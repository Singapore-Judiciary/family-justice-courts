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That the Plaintiff be at liberty to file a writ of summons for dissolution of the marriage notwithstanding </w:t>
            </w:r>
            <w:proofErr w:type="gramStart"/>
            <w:r w:rsidRPr="006F2CA2">
              <w:rPr>
                <w:rFonts w:ascii="Times New Roman" w:hAnsi="Times New Roman" w:cs="Times New Roman"/>
                <w:sz w:val="22"/>
                <w:szCs w:val="20"/>
                <w:lang w:val="en-GB" w:eastAsia="en-US"/>
              </w:rPr>
              <w:t>that 3 years</w:t>
            </w:r>
            <w:proofErr w:type="gramEnd"/>
            <w:r w:rsidRPr="006F2CA2">
              <w:rPr>
                <w:rFonts w:ascii="Times New Roman" w:hAnsi="Times New Roman" w:cs="Times New Roman"/>
                <w:sz w:val="22"/>
                <w:szCs w:val="20"/>
                <w:lang w:val="en-GB" w:eastAsia="en-US"/>
              </w:rPr>
              <w:t xml:space="preserve">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the Plaintiff has taken out an Originating Summons in court seeking an order that he/she* be at liberty to file a writ of summons for dissolution of the marriage notwithstanding </w:t>
            </w:r>
            <w:proofErr w:type="gramStart"/>
            <w:r w:rsidRPr="006F2CA2">
              <w:rPr>
                <w:rFonts w:ascii="Times New Roman" w:hAnsi="Times New Roman" w:cs="Times New Roman"/>
                <w:sz w:val="22"/>
                <w:szCs w:val="20"/>
                <w:lang w:val="en-GB" w:eastAsia="en-US"/>
              </w:rPr>
              <w:t>that 3 years</w:t>
            </w:r>
            <w:proofErr w:type="gramEnd"/>
            <w:r w:rsidRPr="006F2CA2">
              <w:rPr>
                <w:rFonts w:ascii="Times New Roman" w:hAnsi="Times New Roman" w:cs="Times New Roman"/>
                <w:sz w:val="22"/>
                <w:szCs w:val="20"/>
                <w:lang w:val="en-GB" w:eastAsia="en-US"/>
              </w:rPr>
              <w:t xml:space="preserve">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6F2CA2">
              <w:rPr>
                <w:rFonts w:ascii="Times New Roman" w:hAnsi="Times New Roman" w:cs="Times New Roman"/>
                <w:sz w:val="22"/>
                <w:szCs w:val="20"/>
                <w:lang w:val="en-GB" w:eastAsia="en-US"/>
              </w:rPr>
              <w:t>only)*</w:t>
            </w:r>
            <w:proofErr w:type="gramEnd"/>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6F2CA2">
              <w:rPr>
                <w:rFonts w:ascii="Times New Roman" w:hAnsi="Times New Roman" w:cs="Times New Roman"/>
                <w:sz w:val="22"/>
                <w:szCs w:val="20"/>
                <w:lang w:val="en-GB" w:eastAsia="en-US"/>
              </w:rPr>
              <w:t>applicable)*</w:t>
            </w:r>
            <w:proofErr w:type="gramEnd"/>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Pr>
                <w:rFonts w:ascii="Times New Roman" w:hAnsi="Times New Roman" w:cs="Times New Roman"/>
                <w:sz w:val="22"/>
                <w:szCs w:val="20"/>
                <w:lang w:val="en-GB" w:eastAsia="en-US"/>
              </w:rPr>
              <w:t>advice./</w:t>
            </w:r>
            <w:proofErr w:type="gramEnd"/>
            <w:r w:rsidR="00895CBC">
              <w:rPr>
                <w:rFonts w:ascii="Times New Roman" w:hAnsi="Times New Roman" w:cs="Times New Roman"/>
                <w:sz w:val="22"/>
                <w:szCs w:val="20"/>
                <w:lang w:val="en-GB" w:eastAsia="en-US"/>
              </w:rPr>
              <w:t>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Plaintiff/Name of Plaintiff (if </w:t>
            </w:r>
            <w:proofErr w:type="gramStart"/>
            <w:r w:rsidRPr="006F2CA2">
              <w:rPr>
                <w:rFonts w:ascii="Times New Roman" w:hAnsi="Times New Roman" w:cs="Times New Roman"/>
                <w:i/>
                <w:sz w:val="22"/>
                <w:szCs w:val="20"/>
                <w:lang w:val="en-GB" w:eastAsia="en-US"/>
              </w:rPr>
              <w:t>unrepresented)*</w:t>
            </w:r>
            <w:proofErr w:type="gramEnd"/>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 xml:space="preserve">to state </w:t>
            </w:r>
            <w:proofErr w:type="gramStart"/>
            <w:r w:rsidRPr="00E43EFB">
              <w:rPr>
                <w:rFonts w:ascii="Times New Roman" w:hAnsi="Times New Roman" w:cs="Times New Roman"/>
                <w:i/>
                <w:sz w:val="22"/>
                <w:szCs w:val="22"/>
                <w:lang w:val="en-GB" w:eastAsia="en-US"/>
              </w:rPr>
              <w:t>number</w:t>
            </w:r>
            <w:r w:rsidRPr="00E43EFB">
              <w:rPr>
                <w:rFonts w:ascii="Times New Roman" w:hAnsi="Times New Roman" w:cs="Times New Roman"/>
                <w:sz w:val="22"/>
                <w:szCs w:val="22"/>
                <w:lang w:val="en-GB" w:eastAsia="en-US"/>
              </w:rPr>
              <w:t>]*</w:t>
            </w:r>
            <w:proofErr w:type="gramEnd"/>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r>
            <w:proofErr w:type="gramStart"/>
            <w:r w:rsidRPr="00E43EFB">
              <w:rPr>
                <w:rFonts w:ascii="Times New Roman" w:hAnsi="Times New Roman" w:cs="Times New Roman"/>
                <w:sz w:val="22"/>
                <w:szCs w:val="22"/>
                <w:lang w:val="en-GB" w:eastAsia="en-US"/>
              </w:rPr>
              <w:t>Particulars of</w:t>
            </w:r>
            <w:proofErr w:type="gramEnd"/>
            <w:r w:rsidRPr="00E43EFB">
              <w:rPr>
                <w:rFonts w:ascii="Times New Roman" w:hAnsi="Times New Roman" w:cs="Times New Roman"/>
                <w:sz w:val="22"/>
                <w:szCs w:val="22"/>
                <w:lang w:val="en-GB" w:eastAsia="en-US"/>
              </w:rPr>
              <w:t xml:space="preserve">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E43EFB">
              <w:rPr>
                <w:rFonts w:ascii="Times New Roman" w:hAnsi="Times New Roman" w:cs="Times New Roman"/>
                <w:sz w:val="22"/>
                <w:szCs w:val="22"/>
                <w:lang w:val="en-GB" w:eastAsia="en-US"/>
              </w:rPr>
              <w:t>both of them</w:t>
            </w:r>
            <w:proofErr w:type="gramEnd"/>
            <w:r w:rsidRPr="00E43EFB">
              <w:rPr>
                <w:rFonts w:ascii="Times New Roman" w:hAnsi="Times New Roman" w:cs="Times New Roman"/>
                <w:sz w:val="22"/>
                <w:szCs w:val="22"/>
                <w:lang w:val="en-GB" w:eastAsia="en-US"/>
              </w:rPr>
              <w:t>.</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That the Defendant be presumed </w:t>
            </w:r>
            <w:proofErr w:type="gramStart"/>
            <w:r w:rsidRPr="00E43EFB">
              <w:rPr>
                <w:rFonts w:ascii="Times New Roman" w:hAnsi="Times New Roman" w:cs="Times New Roman"/>
                <w:sz w:val="22"/>
                <w:szCs w:val="22"/>
                <w:lang w:val="en-GB" w:eastAsia="en-US"/>
              </w:rPr>
              <w:t>dead</w:t>
            </w:r>
            <w:proofErr w:type="gramEnd"/>
            <w:r w:rsidRPr="00E43EFB">
              <w:rPr>
                <w:rFonts w:ascii="Times New Roman" w:hAnsi="Times New Roman" w:cs="Times New Roman"/>
                <w:sz w:val="22"/>
                <w:szCs w:val="22"/>
                <w:lang w:val="en-GB" w:eastAsia="en-US"/>
              </w:rPr>
              <w:t xml:space="preserve">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i/>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6F2CA2">
              <w:rPr>
                <w:rFonts w:ascii="Times New Roman" w:hAnsi="Times New Roman" w:cs="Times New Roman"/>
                <w:i/>
                <w:sz w:val="22"/>
                <w:szCs w:val="20"/>
                <w:lang w:val="en-GB" w:eastAsia="en-US"/>
              </w:rPr>
              <w:t>of Particulars</w:t>
            </w:r>
            <w:proofErr w:type="gramEnd"/>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w:t>
            </w:r>
            <w:proofErr w:type="gramStart"/>
            <w:r w:rsidRPr="00E43EFB">
              <w:rPr>
                <w:rFonts w:ascii="Times New Roman" w:hAnsi="Times New Roman" w:cs="Times New Roman"/>
                <w:sz w:val="22"/>
                <w:szCs w:val="22"/>
                <w:lang w:val="en-GB" w:eastAsia="en-US"/>
              </w:rPr>
              <w:t>*, or</w:t>
            </w:r>
            <w:proofErr w:type="gramEnd"/>
            <w:r w:rsidRPr="00E43EFB">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in</w:t>
            </w:r>
            <w:proofErr w:type="gramEnd"/>
            <w:r w:rsidRPr="006F2CA2">
              <w:rPr>
                <w:rFonts w:ascii="Times New Roman" w:hAnsi="Times New Roman" w:cs="Times New Roman"/>
                <w:sz w:val="22"/>
                <w:szCs w:val="20"/>
                <w:lang w:val="en-GB" w:eastAsia="en-US"/>
              </w:rPr>
              <w:t xml:space="preserve">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Co-Defendant/Defendant in Counterclaim/Person Entitled to Intervene/Other Party (To </w:t>
            </w:r>
            <w:proofErr w:type="gramStart"/>
            <w:r w:rsidRPr="006F2CA2">
              <w:rPr>
                <w:rFonts w:ascii="Times New Roman" w:hAnsi="Times New Roman" w:cs="Times New Roman"/>
                <w:i/>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39651FE9"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has been filed in the </w:t>
            </w:r>
            <w:r w:rsidR="00AB1B6B" w:rsidRPr="00AB1B6B">
              <w:rPr>
                <w:rFonts w:ascii="Times New Roman" w:hAnsi="Times New Roman" w:cs="Times New Roman"/>
                <w:sz w:val="22"/>
                <w:szCs w:val="20"/>
                <w:lang w:val="en-GB" w:eastAsia="en-US"/>
              </w:rPr>
              <w:t>Family Justice Courts</w:t>
            </w:r>
            <w:r w:rsidRPr="006F2CA2">
              <w:rPr>
                <w:rFonts w:ascii="Times New Roman" w:hAnsi="Times New Roman" w:cs="Times New Roman"/>
                <w:sz w:val="22"/>
                <w:szCs w:val="20"/>
                <w:lang w:val="en-GB" w:eastAsia="en-US"/>
              </w:rPr>
              <w:t xml:space="preserve">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agreement between parties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 xml:space="preserve">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pay all moneys due to the HDB (including resale levy and upgrading levy, if applicable, but excluding 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HDB</w:t>
            </w:r>
            <w:r w:rsidR="00C02720">
              <w:rPr>
                <w:rFonts w:ascii="Times New Roman" w:hAnsi="Times New Roman" w:cs="Times New Roman"/>
                <w:sz w:val="22"/>
                <w:szCs w:val="20"/>
                <w:lang w:val="en-GB" w:eastAsia="en-US"/>
              </w:rPr>
              <w:t>(</w:t>
            </w:r>
            <w:proofErr w:type="gramEnd"/>
            <w:r w:rsidR="00C02720">
              <w:rPr>
                <w:rFonts w:ascii="Times New Roman" w:hAnsi="Times New Roman" w:cs="Times New Roman"/>
                <w:sz w:val="22"/>
                <w:szCs w:val="20"/>
                <w:lang w:val="en-GB" w:eastAsia="en-US"/>
              </w:rPr>
              <w:t>via “</w:t>
            </w:r>
            <w:proofErr w:type="spellStart"/>
            <w:r w:rsidR="00C02720">
              <w:rPr>
                <w:rFonts w:ascii="Times New Roman" w:hAnsi="Times New Roman" w:cs="Times New Roman"/>
                <w:sz w:val="22"/>
                <w:szCs w:val="20"/>
                <w:lang w:val="en-GB" w:eastAsia="en-US"/>
              </w:rPr>
              <w:t>myHDBpage</w:t>
            </w:r>
            <w:proofErr w:type="spellEnd"/>
            <w:r w:rsidR="00C02720">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 xml:space="preserve">to state name of recipient of </w:t>
            </w:r>
            <w:proofErr w:type="gramStart"/>
            <w:r w:rsidRPr="006F2CA2">
              <w:rPr>
                <w:rFonts w:ascii="Times New Roman" w:hAnsi="Times New Roman" w:cs="Times New Roman"/>
                <w:i/>
                <w:sz w:val="22"/>
                <w:szCs w:val="20"/>
                <w:lang w:val="en-GB" w:eastAsia="en-US"/>
              </w:rPr>
              <w:t>documents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r>
            <w:proofErr w:type="gramStart"/>
            <w:r w:rsidRPr="00841158">
              <w:rPr>
                <w:rFonts w:ascii="Times New Roman" w:hAnsi="Times New Roman" w:cs="Times New Roman"/>
                <w:lang w:val="en-GB" w:eastAsia="en-US"/>
              </w:rPr>
              <w:t>Particulars of</w:t>
            </w:r>
            <w:proofErr w:type="gramEnd"/>
            <w:r w:rsidRPr="00841158">
              <w:rPr>
                <w:rFonts w:ascii="Times New Roman" w:hAnsi="Times New Roman" w:cs="Times New Roman"/>
                <w:lang w:val="en-GB" w:eastAsia="en-US"/>
              </w:rPr>
              <w:t xml:space="preserve">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 xml:space="preserve">with reference to maintenance or to any property of either or </w:t>
            </w:r>
            <w:proofErr w:type="gramStart"/>
            <w:r w:rsidRPr="00841158">
              <w:rPr>
                <w:rFonts w:ascii="Times New Roman" w:hAnsi="Times New Roman" w:cs="Times New Roman"/>
                <w:lang w:val="en-GB" w:eastAsia="en-US"/>
              </w:rPr>
              <w:t>both of them</w:t>
            </w:r>
            <w:proofErr w:type="gramEnd"/>
            <w:r w:rsidRPr="00841158">
              <w:rPr>
                <w:rFonts w:ascii="Times New Roman" w:hAnsi="Times New Roman" w:cs="Times New Roman"/>
                <w:lang w:val="en-GB" w:eastAsia="en-US"/>
              </w:rPr>
              <w:t>.</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 xml:space="preserve">Nature of the proceedings, </w:t>
            </w:r>
            <w:proofErr w:type="gramStart"/>
            <w:r w:rsidRPr="00841158">
              <w:rPr>
                <w:rFonts w:ascii="Times New Roman" w:hAnsi="Times New Roman" w:cs="Times New Roman"/>
                <w:lang w:val="en-GB" w:eastAsia="en-US"/>
              </w:rPr>
              <w:t>i.e.</w:t>
            </w:r>
            <w:proofErr w:type="gramEnd"/>
            <w:r w:rsidRPr="00841158">
              <w:rPr>
                <w:rFonts w:ascii="Times New Roman" w:hAnsi="Times New Roman" w:cs="Times New Roman"/>
                <w:lang w:val="en-GB" w:eastAsia="en-US"/>
              </w:rPr>
              <w:t xml:space="preserv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 xml:space="preserve">Family violence (between the Plaintiff, </w:t>
            </w:r>
            <w:proofErr w:type="gramStart"/>
            <w:r w:rsidRPr="00841158">
              <w:rPr>
                <w:rFonts w:ascii="Times New Roman" w:hAnsi="Times New Roman" w:cs="Times New Roman"/>
                <w:lang w:val="en-GB" w:eastAsia="zh-CN"/>
              </w:rPr>
              <w:t>Defendant</w:t>
            </w:r>
            <w:proofErr w:type="gramEnd"/>
            <w:r w:rsidRPr="00841158">
              <w:rPr>
                <w:rFonts w:ascii="Times New Roman" w:hAnsi="Times New Roman" w:cs="Times New Roman"/>
                <w:lang w:val="en-GB" w:eastAsia="zh-CN"/>
              </w:rPr>
              <w:t xml:space="preserve">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 xml:space="preserve">Custody, </w:t>
            </w:r>
            <w:proofErr w:type="gramStart"/>
            <w:r w:rsidRPr="00841158">
              <w:rPr>
                <w:rFonts w:ascii="Times New Roman" w:hAnsi="Times New Roman" w:cs="Times New Roman"/>
                <w:lang w:val="en-GB" w:eastAsia="zh-CN"/>
              </w:rPr>
              <w:t>care</w:t>
            </w:r>
            <w:proofErr w:type="gramEnd"/>
            <w:r w:rsidRPr="00841158">
              <w:rPr>
                <w:rFonts w:ascii="Times New Roman" w:hAnsi="Times New Roman" w:cs="Times New Roman"/>
                <w:lang w:val="en-GB" w:eastAsia="zh-CN"/>
              </w:rPr>
              <w:t xml:space="preserv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xml:space="preserve">)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6172E9">
            <w:pPr>
              <w:numPr>
                <w:ilvl w:val="0"/>
                <w:numId w:val="114"/>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has obtained an Order of Court allowing the Defendant to file the Counterclaim pursuant to section 94</w:t>
            </w:r>
            <w:proofErr w:type="gramStart"/>
            <w:r w:rsidRPr="00841158">
              <w:rPr>
                <w:rFonts w:ascii="Times New Roman" w:hAnsi="Times New Roman" w:cs="Times New Roman"/>
              </w:rPr>
              <w:t>A(</w:t>
            </w:r>
            <w:proofErr w:type="gramEnd"/>
            <w:r w:rsidRPr="00841158">
              <w:rPr>
                <w:rFonts w:ascii="Times New Roman" w:hAnsi="Times New Roman" w:cs="Times New Roman"/>
              </w:rPr>
              <w:t xml:space="preserve">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 xml:space="preserve">please specify in the Statement of </w:t>
            </w:r>
            <w:proofErr w:type="gramStart"/>
            <w:r w:rsidRPr="00841158">
              <w:rPr>
                <w:rFonts w:ascii="Times New Roman" w:hAnsi="Times New Roman" w:cs="Times New Roman"/>
                <w:i/>
                <w:lang w:val="en-GB" w:eastAsia="en-US"/>
              </w:rPr>
              <w:t>Particulars</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 xml:space="preserve">to state </w:t>
            </w:r>
            <w:proofErr w:type="gramStart"/>
            <w:r w:rsidRPr="00841158">
              <w:rPr>
                <w:rFonts w:ascii="Times New Roman" w:hAnsi="Times New Roman" w:cs="Times New Roman"/>
                <w:i/>
                <w:lang w:val="en-GB" w:eastAsia="en-US"/>
              </w:rPr>
              <w:t>number</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i/>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w:t>
            </w:r>
            <w:proofErr w:type="gramStart"/>
            <w:r w:rsidRPr="00841158">
              <w:rPr>
                <w:rFonts w:ascii="Times New Roman" w:hAnsi="Times New Roman" w:cs="Times New Roman"/>
                <w:lang w:val="en-GB" w:eastAsia="en-US"/>
              </w:rPr>
              <w:t>*, or</w:t>
            </w:r>
            <w:proofErr w:type="gramEnd"/>
            <w:r w:rsidRPr="00841158">
              <w:rPr>
                <w:rFonts w:ascii="Times New Roman" w:hAnsi="Times New Roman" w:cs="Times New Roman"/>
                <w:lang w:val="en-GB" w:eastAsia="en-US"/>
              </w:rPr>
              <w:t xml:space="preserve">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w:t>
            </w:r>
            <w:proofErr w:type="gramStart"/>
            <w:r w:rsidRPr="004066EF">
              <w:rPr>
                <w:rFonts w:ascii="Times New Roman" w:hAnsi="Times New Roman" w:cs="Times New Roman"/>
                <w:sz w:val="22"/>
                <w:szCs w:val="20"/>
                <w:lang w:val="en-GB" w:eastAsia="en-US"/>
              </w:rPr>
              <w:t>i.e.</w:t>
            </w:r>
            <w:proofErr w:type="gramEnd"/>
            <w:r w:rsidRPr="004066EF">
              <w:rPr>
                <w:rFonts w:ascii="Times New Roman" w:hAnsi="Times New Roman" w:cs="Times New Roman"/>
                <w:sz w:val="22"/>
                <w:szCs w:val="20"/>
                <w:lang w:val="en-GB" w:eastAsia="en-US"/>
              </w:rPr>
              <w:t xml:space="preserv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I confirm that parties will not be making any further applications (</w:t>
            </w:r>
            <w:proofErr w:type="gramStart"/>
            <w:r w:rsidRPr="006F2CA2">
              <w:rPr>
                <w:rFonts w:ascii="Times New Roman" w:hAnsi="Times New Roman" w:cs="Times New Roman"/>
                <w:sz w:val="22"/>
                <w:szCs w:val="22"/>
                <w:lang w:val="en-GB" w:eastAsia="en-US"/>
              </w:rPr>
              <w:t>e.g.</w:t>
            </w:r>
            <w:proofErr w:type="gramEnd"/>
            <w:r w:rsidRPr="006F2CA2">
              <w:rPr>
                <w:rFonts w:ascii="Times New Roman" w:hAnsi="Times New Roman" w:cs="Times New Roman"/>
                <w:sz w:val="22"/>
                <w:szCs w:val="22"/>
                <w:lang w:val="en-GB" w:eastAsia="en-US"/>
              </w:rPr>
              <w:t xml:space="preserve"> abridgment of time, cost, withdrawal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xml:space="preserve">] is void in law and the Plaintiff/Defendant* was and is free from all </w:t>
            </w:r>
            <w:proofErr w:type="gramStart"/>
            <w:r w:rsidRPr="006F2CA2">
              <w:rPr>
                <w:rFonts w:ascii="Times New Roman" w:hAnsi="Times New Roman" w:cs="Times New Roman"/>
                <w:sz w:val="22"/>
                <w:szCs w:val="20"/>
                <w:lang w:val="en-GB" w:eastAsia="en-US"/>
              </w:rPr>
              <w:t>bond</w:t>
            </w:r>
            <w:proofErr w:type="gramEnd"/>
            <w:r w:rsidRPr="006F2CA2">
              <w:rPr>
                <w:rFonts w:ascii="Times New Roman" w:hAnsi="Times New Roman" w:cs="Times New Roman"/>
                <w:sz w:val="22"/>
                <w:szCs w:val="20"/>
                <w:lang w:val="en-GB" w:eastAsia="en-US"/>
              </w:rPr>
              <w:t xml:space="preserve">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Defendant is presumed </w:t>
            </w:r>
            <w:proofErr w:type="gramStart"/>
            <w:r w:rsidRPr="006F2CA2">
              <w:rPr>
                <w:rFonts w:ascii="Times New Roman" w:hAnsi="Times New Roman" w:cs="Times New Roman"/>
                <w:sz w:val="22"/>
                <w:szCs w:val="20"/>
                <w:lang w:val="en-GB" w:eastAsia="en-US"/>
              </w:rPr>
              <w:t>dead</w:t>
            </w:r>
            <w:proofErr w:type="gramEnd"/>
            <w:r w:rsidRPr="006F2CA2">
              <w:rPr>
                <w:rFonts w:ascii="Times New Roman" w:hAnsi="Times New Roman" w:cs="Times New Roman"/>
                <w:sz w:val="22"/>
                <w:szCs w:val="20"/>
                <w:lang w:val="en-GB" w:eastAsia="en-US"/>
              </w:rPr>
              <w:t xml:space="preserve">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82AE95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COURT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MSS </w:t>
            </w:r>
            <w:proofErr w:type="gramStart"/>
            <w:r w:rsidRPr="006F2CA2">
              <w:rPr>
                <w:rFonts w:ascii="Times New Roman" w:hAnsi="Times New Roman" w:cs="Times New Roman"/>
                <w:sz w:val="20"/>
                <w:szCs w:val="20"/>
                <w:lang w:val="en-GB" w:eastAsia="en-US"/>
              </w:rPr>
              <w:t>No. )</w:t>
            </w:r>
            <w:proofErr w:type="gramEnd"/>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of </w:t>
            </w:r>
            <w:proofErr w:type="gramStart"/>
            <w:r w:rsidRPr="006F2CA2">
              <w:rPr>
                <w:rFonts w:ascii="Times New Roman" w:hAnsi="Times New Roman" w:cs="Times New Roman"/>
                <w:sz w:val="20"/>
                <w:szCs w:val="20"/>
                <w:lang w:val="en-GB" w:eastAsia="en-US"/>
              </w:rPr>
              <w:t>20 )</w:t>
            </w:r>
            <w:proofErr w:type="gramEnd"/>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4AA5DCE0"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by the Judge that all debts due or accruing due from the abovementioned garnishee to the abovementioned defendant (in the sum of $        ) be attached to answer an order made in the </w:t>
            </w:r>
            <w:r w:rsidR="00AB1B6B" w:rsidRPr="00AB1B6B">
              <w:rPr>
                <w:rFonts w:ascii="Times New Roman" w:hAnsi="Times New Roman" w:cs="Times New Roman"/>
                <w:sz w:val="20"/>
                <w:szCs w:val="20"/>
                <w:lang w:val="en-GB" w:eastAsia="en-US"/>
              </w:rPr>
              <w:t xml:space="preserve">Family Division of the </w:t>
            </w:r>
            <w:r w:rsidRPr="006F2CA2">
              <w:rPr>
                <w:rFonts w:ascii="Times New Roman" w:hAnsi="Times New Roman" w:cs="Times New Roman"/>
                <w:sz w:val="20"/>
                <w:szCs w:val="20"/>
                <w:lang w:val="en-GB" w:eastAsia="en-US"/>
              </w:rPr>
              <w:t>High Court/Family Justice Court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6F2CA2">
              <w:rPr>
                <w:rFonts w:ascii="Times New Roman" w:hAnsi="Times New Roman" w:cs="Times New Roman"/>
                <w:sz w:val="20"/>
                <w:szCs w:val="20"/>
                <w:lang w:val="en-GB" w:eastAsia="en-US"/>
              </w:rPr>
              <w:t>received</w:t>
            </w:r>
            <w:proofErr w:type="spellEnd"/>
            <w:r w:rsidRPr="006F2CA2">
              <w:rPr>
                <w:rFonts w:ascii="Times New Roman" w:hAnsi="Times New Roman" w:cs="Times New Roman"/>
                <w:sz w:val="20"/>
                <w:szCs w:val="20"/>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505" w:type="dxa"/>
        <w:jc w:val="center"/>
        <w:tblLook w:val="04A0" w:firstRow="1" w:lastRow="0" w:firstColumn="1" w:lastColumn="0" w:noHBand="0" w:noVBand="1"/>
      </w:tblPr>
      <w:tblGrid>
        <w:gridCol w:w="709"/>
        <w:gridCol w:w="517"/>
        <w:gridCol w:w="4873"/>
        <w:gridCol w:w="1157"/>
        <w:gridCol w:w="541"/>
        <w:gridCol w:w="708"/>
      </w:tblGrid>
      <w:tr w:rsidR="00892A9E" w14:paraId="57DFE776" w14:textId="77777777" w:rsidTr="00892A9E">
        <w:trPr>
          <w:divId w:val="2116439976"/>
          <w:cantSplit/>
          <w:jc w:val="center"/>
        </w:trPr>
        <w:tc>
          <w:tcPr>
            <w:tcW w:w="8505" w:type="dxa"/>
            <w:gridSpan w:val="6"/>
            <w:hideMark/>
          </w:tcPr>
          <w:p w14:paraId="2C3A6921" w14:textId="77777777" w:rsidR="00892A9E" w:rsidRPr="00892A9E" w:rsidRDefault="00892A9E">
            <w:pPr>
              <w:pStyle w:val="Heading1"/>
              <w:jc w:val="center"/>
              <w:rPr>
                <w:rFonts w:ascii="Times New Roman" w:hAnsi="Times New Roman"/>
                <w:b w:val="0"/>
                <w:bCs w:val="0"/>
                <w:sz w:val="22"/>
                <w:szCs w:val="22"/>
                <w:lang w:val="en-GB"/>
              </w:rPr>
            </w:pPr>
            <w:r w:rsidRPr="00892A9E">
              <w:rPr>
                <w:rFonts w:ascii="Times New Roman" w:hAnsi="Times New Roman"/>
                <w:b w:val="0"/>
                <w:bCs w:val="0"/>
                <w:color w:val="auto"/>
                <w:sz w:val="22"/>
                <w:szCs w:val="22"/>
                <w:lang w:val="en-GB"/>
              </w:rPr>
              <w:lastRenderedPageBreak/>
              <w:t>FORM 37</w:t>
            </w:r>
          </w:p>
        </w:tc>
      </w:tr>
      <w:tr w:rsidR="00892A9E" w14:paraId="11CA395C" w14:textId="77777777" w:rsidTr="00892A9E">
        <w:trPr>
          <w:divId w:val="2116439976"/>
          <w:cantSplit/>
          <w:jc w:val="center"/>
        </w:trPr>
        <w:tc>
          <w:tcPr>
            <w:tcW w:w="709" w:type="dxa"/>
            <w:hideMark/>
          </w:tcPr>
          <w:p w14:paraId="43BF825B" w14:textId="77777777" w:rsidR="00892A9E" w:rsidRDefault="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GUID=acfe58b1-6b12-420b-b88f-b11c4d84615c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 xml:space="preserve">R. 133 </w:t>
            </w:r>
          </w:p>
        </w:tc>
        <w:tc>
          <w:tcPr>
            <w:tcW w:w="7088" w:type="dxa"/>
            <w:gridSpan w:val="4"/>
          </w:tcPr>
          <w:p w14:paraId="24F8AF2F" w14:textId="77777777" w:rsidR="00892A9E" w:rsidRDefault="00892A9E">
            <w:pPr>
              <w:spacing w:before="60" w:after="60" w:line="240" w:lineRule="auto"/>
              <w:jc w:val="center"/>
              <w:rPr>
                <w:rFonts w:ascii="Times New Roman" w:hAnsi="Times New Roman" w:cs="Times New Roman"/>
                <w:sz w:val="22"/>
                <w:szCs w:val="20"/>
                <w:lang w:val="en-GB"/>
              </w:rPr>
            </w:pPr>
          </w:p>
          <w:p w14:paraId="7365548B"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GUID=2d2f0853-0195-4fcd-862f-e9e75ba3a699 </w:instrText>
            </w:r>
            <w:r>
              <w:rPr>
                <w:rFonts w:ascii="Times New Roman" w:hAnsi="Times New Roman" w:cs="Times New Roman"/>
                <w:szCs w:val="20"/>
                <w:lang w:val="en-GB"/>
              </w:rPr>
              <w:fldChar w:fldCharType="end"/>
            </w:r>
            <w:r>
              <w:rPr>
                <w:rFonts w:ascii="Times New Roman" w:hAnsi="Times New Roman" w:cs="Times New Roman"/>
                <w:szCs w:val="20"/>
                <w:lang w:val="en-GB"/>
              </w:rPr>
              <w:t>ORIGINATING SUMMONS FOR ADOPTION</w:t>
            </w:r>
          </w:p>
        </w:tc>
        <w:tc>
          <w:tcPr>
            <w:tcW w:w="708" w:type="dxa"/>
            <w:hideMark/>
          </w:tcPr>
          <w:p w14:paraId="11695ABA"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GUID=d872ce23-37f2-495c-a875-8b1587919769 </w:instrText>
            </w:r>
            <w:r>
              <w:rPr>
                <w:rFonts w:ascii="Times New Roman" w:hAnsi="Times New Roman" w:cs="Times New Roman"/>
                <w:szCs w:val="20"/>
                <w:lang w:val="en-GB"/>
              </w:rPr>
              <w:fldChar w:fldCharType="end"/>
            </w:r>
          </w:p>
        </w:tc>
      </w:tr>
      <w:tr w:rsidR="00892A9E" w14:paraId="121FCE7C" w14:textId="77777777" w:rsidTr="00892A9E">
        <w:trPr>
          <w:divId w:val="2116439976"/>
          <w:cantSplit/>
          <w:trHeight w:val="20"/>
          <w:jc w:val="center"/>
        </w:trPr>
        <w:tc>
          <w:tcPr>
            <w:tcW w:w="8505" w:type="dxa"/>
            <w:gridSpan w:val="6"/>
          </w:tcPr>
          <w:p w14:paraId="16074335"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GUID=dd528a78-7673-49ee-9171-dcad6863d357 </w:instrText>
            </w:r>
            <w:r>
              <w:rPr>
                <w:rFonts w:ascii="Times New Roman" w:hAnsi="Times New Roman" w:cs="Times New Roman"/>
                <w:szCs w:val="20"/>
                <w:lang w:val="en-GB"/>
              </w:rPr>
              <w:fldChar w:fldCharType="end"/>
            </w:r>
            <w:r>
              <w:rPr>
                <w:rFonts w:ascii="Times New Roman" w:hAnsi="Times New Roman" w:cs="Times New Roman"/>
                <w:szCs w:val="20"/>
                <w:lang w:val="en-GB"/>
              </w:rPr>
              <w:t xml:space="preserve">IN THE FAMILY JUSTICE COURTS OF </w:t>
            </w:r>
            <w:r>
              <w:rPr>
                <w:rFonts w:ascii="Times New Roman" w:hAnsi="Times New Roman" w:cs="Times New Roman"/>
                <w:szCs w:val="20"/>
                <w:lang w:val="en-GB"/>
              </w:rPr>
              <w:br/>
              <w:t>THE REPUBLIC OF SINGAPORE</w:t>
            </w:r>
          </w:p>
          <w:p w14:paraId="2FAA185B"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GUID=fd57d306-0034-400f-b443-dcbbd1261f46 </w:instrText>
            </w:r>
            <w:r>
              <w:rPr>
                <w:rFonts w:ascii="Times New Roman" w:hAnsi="Times New Roman" w:cs="Times New Roman"/>
                <w:szCs w:val="20"/>
                <w:lang w:val="en-GB"/>
              </w:rPr>
              <w:fldChar w:fldCharType="end"/>
            </w:r>
            <w:r>
              <w:rPr>
                <w:rFonts w:ascii="Times New Roman" w:hAnsi="Times New Roman" w:cs="Times New Roman"/>
                <w:szCs w:val="20"/>
                <w:lang w:val="en-GB"/>
              </w:rPr>
              <w:t>O.S. No.      )</w:t>
            </w:r>
            <w:r>
              <w:rPr>
                <w:rFonts w:ascii="Times New Roman" w:hAnsi="Times New Roman" w:cs="Times New Roman"/>
                <w:szCs w:val="20"/>
                <w:lang w:val="en-GB"/>
              </w:rPr>
              <w:br/>
              <w:t>of 20   </w:t>
            </w:r>
            <w:proofErr w:type="gramStart"/>
            <w:r>
              <w:rPr>
                <w:rFonts w:ascii="Times New Roman" w:hAnsi="Times New Roman" w:cs="Times New Roman"/>
                <w:szCs w:val="20"/>
                <w:lang w:val="en-GB"/>
              </w:rPr>
              <w:t>  )</w:t>
            </w:r>
            <w:proofErr w:type="gramEnd"/>
          </w:p>
          <w:p w14:paraId="2B751534"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GUID=cf65b7c0-904d-4575-a08c-7da8455833e7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the Adoption of Children Act (Cap. 4)</w:t>
            </w:r>
          </w:p>
          <w:p w14:paraId="45BB43EE"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GUID=c40fd804-7108-4fe1-9332-5c77ef417265 </w:instrText>
            </w:r>
            <w:r>
              <w:rPr>
                <w:rFonts w:ascii="Times New Roman" w:hAnsi="Times New Roman" w:cs="Times New Roman"/>
                <w:szCs w:val="20"/>
                <w:lang w:val="en-GB"/>
              </w:rPr>
              <w:fldChar w:fldCharType="end"/>
            </w:r>
            <w:r>
              <w:rPr>
                <w:rFonts w:ascii="Times New Roman" w:hAnsi="Times New Roman" w:cs="Times New Roman"/>
                <w:szCs w:val="20"/>
                <w:lang w:val="en-GB"/>
              </w:rPr>
              <w:t>And</w:t>
            </w:r>
          </w:p>
          <w:p w14:paraId="3C29EBB6"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GUID=0c0ed8c5-7606-45fe-8310-c22c8a967bc7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to be called                  ), an infant.</w:t>
            </w:r>
          </w:p>
          <w:p w14:paraId="2F446E53" w14:textId="77777777" w:rsidR="00892A9E" w:rsidRDefault="00892A9E">
            <w:pPr>
              <w:spacing w:before="60" w:after="60" w:line="240" w:lineRule="auto"/>
              <w:ind w:left="940"/>
              <w:rPr>
                <w:rFonts w:ascii="Times New Roman" w:hAnsi="Times New Roman" w:cs="Times New Roman"/>
                <w:szCs w:val="20"/>
                <w:lang w:val="en-GB"/>
              </w:rPr>
            </w:pPr>
          </w:p>
          <w:p w14:paraId="6F492B62" w14:textId="77777777" w:rsidR="00892A9E" w:rsidRDefault="00892A9E">
            <w:pPr>
              <w:spacing w:before="60" w:after="60" w:line="240" w:lineRule="auto"/>
              <w:ind w:left="940"/>
              <w:rPr>
                <w:rFonts w:ascii="Times New Roman" w:hAnsi="Times New Roman" w:cs="Times New Roman"/>
                <w:szCs w:val="20"/>
                <w:lang w:val="en-GB"/>
              </w:rPr>
            </w:pPr>
            <w:r>
              <w:rPr>
                <w:rFonts w:ascii="Times New Roman" w:hAnsi="Times New Roman" w:cs="Times New Roman"/>
                <w:szCs w:val="20"/>
                <w:lang w:val="en-GB"/>
              </w:rPr>
              <w:t>The Applicant(s) apply for the following orders:</w:t>
            </w:r>
          </w:p>
          <w:p w14:paraId="65124882"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GUID=a9b98bb1-473c-4714-9eb8-9fc33b7c4bd8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Director</w:t>
            </w:r>
            <w:ins w:id="1"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 xml:space="preserve">of Social Welfare be appointed as the guardian in adoption of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w:t>
            </w:r>
          </w:p>
          <w:p w14:paraId="0974917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GUID=b28b5bba-f747-4576-8cb2-347862882d25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consent of the following persons be dispensed with:</w:t>
            </w:r>
          </w:p>
          <w:p w14:paraId="57FCA3A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GUID=cfdcad0d-c07a-4e33-9c16-183caa9067ef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The service of the Originating Summons, Notice to Hear Originating Summons and all subsequent documents filed in these proceedings on the following persons be dispensed with:</w:t>
            </w:r>
          </w:p>
        </w:tc>
      </w:tr>
      <w:tr w:rsidR="00892A9E" w14:paraId="3F5E1637" w14:textId="77777777" w:rsidTr="00892A9E">
        <w:trPr>
          <w:divId w:val="2116439976"/>
          <w:cantSplit/>
          <w:jc w:val="center"/>
        </w:trPr>
        <w:tc>
          <w:tcPr>
            <w:tcW w:w="8505" w:type="dxa"/>
            <w:gridSpan w:val="6"/>
          </w:tcPr>
          <w:p w14:paraId="69412C15"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GUID=46908977-f457-4950-a75e-e2e4d6f1e224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w:t>
            </w:r>
            <w:r>
              <w:rPr>
                <w:rFonts w:ascii="Times New Roman" w:hAnsi="Times New Roman" w:cs="Times New Roman"/>
                <w:i/>
                <w:szCs w:val="20"/>
                <w:lang w:val="en-GB"/>
              </w:rPr>
              <w:t>Where the child is born in Singapore</w:t>
            </w:r>
            <w:r>
              <w:rPr>
                <w:rFonts w:ascii="Times New Roman" w:hAnsi="Times New Roman" w:cs="Times New Roman"/>
                <w:szCs w:val="20"/>
                <w:lang w:val="en-GB"/>
              </w:rPr>
              <w:t>]</w:t>
            </w:r>
          </w:p>
          <w:p w14:paraId="044514F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GUID=253c411d-85a9-4e04-86b0-e78d7edab54e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6941504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GUID=062b6bd7-7f8f-485e-9615-c4488c77e18d </w:instrText>
            </w:r>
            <w:r>
              <w:rPr>
                <w:rFonts w:ascii="Times New Roman" w:hAnsi="Times New Roman" w:cs="Times New Roman"/>
                <w:szCs w:val="20"/>
                <w:lang w:val="en-GB"/>
              </w:rPr>
              <w:fldChar w:fldCharType="end"/>
            </w:r>
            <w:r>
              <w:rPr>
                <w:rFonts w:ascii="Times New Roman" w:hAnsi="Times New Roman" w:cs="Times New Roman"/>
                <w:szCs w:val="20"/>
                <w:lang w:val="en-GB"/>
              </w:rPr>
              <w:tab/>
              <w:t>[</w:t>
            </w:r>
            <w:r>
              <w:rPr>
                <w:rFonts w:ascii="Times New Roman" w:hAnsi="Times New Roman" w:cs="Times New Roman"/>
                <w:i/>
                <w:szCs w:val="20"/>
                <w:lang w:val="en-GB"/>
              </w:rPr>
              <w:t>Where the child is born outside Singapore</w:t>
            </w:r>
            <w:r>
              <w:rPr>
                <w:rFonts w:ascii="Times New Roman" w:hAnsi="Times New Roman" w:cs="Times New Roman"/>
                <w:szCs w:val="20"/>
                <w:lang w:val="en-GB"/>
              </w:rPr>
              <w:t>]</w:t>
            </w:r>
          </w:p>
          <w:p w14:paraId="09B238EC"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GUID=88bd7b6c-5de8-4b28-ace9-b044cb247fc5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born on                     .</w:t>
            </w:r>
          </w:p>
          <w:p w14:paraId="153E69E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GUID=f57ef4ef-1057-4b09-9677-6da52fce3dc2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The applicant(s) pay(s) the cost of these proceedings to the Director</w:t>
            </w:r>
            <w:ins w:id="2"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670ED21"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GUID=ebae03bf-9a10-497b-98ab-5ba0289be6ac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f</w:t>
            </w:r>
            <w:r>
              <w:rPr>
                <w:rFonts w:ascii="Times New Roman" w:hAnsi="Times New Roman" w:cs="Times New Roman"/>
                <w:szCs w:val="20"/>
                <w:lang w:val="en-GB"/>
              </w:rPr>
              <w:t>)</w:t>
            </w:r>
            <w:r>
              <w:rPr>
                <w:rFonts w:ascii="Times New Roman" w:hAnsi="Times New Roman" w:cs="Times New Roman"/>
                <w:szCs w:val="20"/>
                <w:lang w:val="en-GB"/>
              </w:rPr>
              <w:tab/>
              <w:t xml:space="preserve">(To specify if any other orders sought.) </w:t>
            </w:r>
          </w:p>
          <w:p w14:paraId="0545BF4B" w14:textId="77777777" w:rsidR="00892A9E" w:rsidRDefault="00892A9E">
            <w:pPr>
              <w:spacing w:before="60" w:after="60" w:line="240" w:lineRule="auto"/>
              <w:ind w:left="1880" w:hanging="533"/>
              <w:jc w:val="both"/>
              <w:rPr>
                <w:rFonts w:ascii="Times New Roman" w:hAnsi="Times New Roman" w:cs="Times New Roman"/>
                <w:szCs w:val="20"/>
                <w:lang w:val="en-GB"/>
              </w:rPr>
            </w:pPr>
          </w:p>
          <w:p w14:paraId="5FC84B7A" w14:textId="77777777" w:rsidR="00892A9E" w:rsidRDefault="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GUID=8b6ab1b4-59f2-40f1-a51c-d64076cc195e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A copy of the affidavit and Adoption Statement in support of this application is filed together with the Originating Summons.</w:t>
            </w:r>
          </w:p>
          <w:p w14:paraId="2204801B"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GUID=ad1eaa33-2b1c-4a8e-aeb4-89af7013ec41 </w:instrText>
            </w:r>
            <w:r>
              <w:rPr>
                <w:rFonts w:ascii="Times New Roman" w:hAnsi="Times New Roman" w:cs="Times New Roman"/>
                <w:szCs w:val="20"/>
                <w:lang w:val="en-GB"/>
              </w:rPr>
              <w:fldChar w:fldCharType="end"/>
            </w:r>
            <w:r>
              <w:rPr>
                <w:rFonts w:ascii="Times New Roman" w:hAnsi="Times New Roman" w:cs="Times New Roman"/>
                <w:szCs w:val="20"/>
                <w:lang w:val="en-GB"/>
              </w:rPr>
              <w:t>Signed:</w:t>
            </w:r>
          </w:p>
          <w:p w14:paraId="21B35E2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GUID=cd4eb5c3-b308-427a-bf24-ddb646969f8b </w:instrText>
            </w:r>
            <w:r>
              <w:rPr>
                <w:rFonts w:ascii="Times New Roman" w:hAnsi="Times New Roman" w:cs="Times New Roman"/>
                <w:szCs w:val="20"/>
                <w:lang w:val="en-GB"/>
              </w:rPr>
              <w:fldChar w:fldCharType="end"/>
            </w:r>
            <w:r>
              <w:rPr>
                <w:rFonts w:ascii="Times New Roman" w:hAnsi="Times New Roman" w:cs="Times New Roman"/>
                <w:szCs w:val="20"/>
                <w:lang w:val="en-GB"/>
              </w:rPr>
              <w:t>Registrar:</w:t>
            </w:r>
          </w:p>
          <w:p w14:paraId="792FEFE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GUID=cf0e177a-e8da-4ba5-9654-ab277c956ed9 </w:instrText>
            </w:r>
            <w:r>
              <w:rPr>
                <w:rFonts w:ascii="Times New Roman" w:hAnsi="Times New Roman" w:cs="Times New Roman"/>
                <w:szCs w:val="20"/>
                <w:lang w:val="en-GB"/>
              </w:rPr>
              <w:fldChar w:fldCharType="end"/>
            </w:r>
            <w:r>
              <w:rPr>
                <w:rFonts w:ascii="Times New Roman" w:hAnsi="Times New Roman" w:cs="Times New Roman"/>
                <w:szCs w:val="20"/>
                <w:lang w:val="en-GB"/>
              </w:rPr>
              <w:t>Date:</w:t>
            </w:r>
          </w:p>
          <w:p w14:paraId="3F138D25"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GUID=514d6dce-09bb-40a0-afc9-e73fed0529e6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solicitor for the abovenamed applicants whose address is                      .</w:t>
            </w:r>
          </w:p>
          <w:p w14:paraId="6C1A93A3"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GUID=278b35cf-6bd5-409d-8714-65a092b94b16 </w:instrText>
            </w:r>
            <w:r>
              <w:rPr>
                <w:rFonts w:ascii="Times New Roman" w:hAnsi="Times New Roman" w:cs="Times New Roman"/>
                <w:szCs w:val="20"/>
                <w:lang w:val="en-GB"/>
              </w:rPr>
              <w:fldChar w:fldCharType="end"/>
            </w:r>
            <w:r>
              <w:rPr>
                <w:rFonts w:ascii="Times New Roman" w:hAnsi="Times New Roman" w:cs="Times New Roman"/>
                <w:i/>
                <w:szCs w:val="20"/>
                <w:lang w:val="en-GB"/>
              </w:rPr>
              <w:t>[If applicant is unrepresented]</w:t>
            </w:r>
          </w:p>
          <w:p w14:paraId="529ED431"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GUID=11cf39e8-6f4d-40f6-97de-90a6f5427fe6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the abovenamed applicant who resides at                   </w:t>
            </w:r>
            <w:proofErr w:type="gramStart"/>
            <w:r>
              <w:rPr>
                <w:rFonts w:ascii="Times New Roman" w:hAnsi="Times New Roman" w:cs="Times New Roman"/>
                <w:szCs w:val="20"/>
                <w:lang w:val="en-GB"/>
              </w:rPr>
              <w:t>   </w:t>
            </w:r>
            <w:r>
              <w:rPr>
                <w:rFonts w:ascii="Times New Roman" w:hAnsi="Times New Roman" w:cs="Times New Roman"/>
                <w:i/>
                <w:szCs w:val="20"/>
                <w:lang w:val="en-GB"/>
              </w:rPr>
              <w:t>[</w:t>
            </w:r>
            <w:proofErr w:type="gramEnd"/>
            <w:r>
              <w:rPr>
                <w:rFonts w:ascii="Times New Roman" w:hAnsi="Times New Roman" w:cs="Times New Roman"/>
                <w:i/>
                <w:szCs w:val="20"/>
                <w:lang w:val="en-GB"/>
              </w:rPr>
              <w:t>and if applicant does not reside within the jurisdiction]</w:t>
            </w:r>
            <w:r>
              <w:rPr>
                <w:rFonts w:ascii="Times New Roman" w:hAnsi="Times New Roman" w:cs="Times New Roman"/>
                <w:szCs w:val="20"/>
                <w:lang w:val="en-GB"/>
              </w:rPr>
              <w:t xml:space="preserve"> and whose address for service is (to state address in Singapore).</w:t>
            </w:r>
          </w:p>
          <w:p w14:paraId="323F3EEF"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GUID=48ce7d03-3462-44ad-8137-071cf8c22331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r w:rsidR="00892A9E" w14:paraId="327440F3" w14:textId="77777777" w:rsidTr="00892A9E">
        <w:trPr>
          <w:divId w:val="2116439976"/>
          <w:cantSplit/>
          <w:jc w:val="center"/>
        </w:trPr>
        <w:tc>
          <w:tcPr>
            <w:tcW w:w="8505" w:type="dxa"/>
            <w:gridSpan w:val="6"/>
          </w:tcPr>
          <w:p w14:paraId="17870916" w14:textId="77777777" w:rsidR="00892A9E" w:rsidRDefault="00892A9E">
            <w:pPr>
              <w:spacing w:before="60" w:after="60" w:line="240" w:lineRule="auto"/>
              <w:rPr>
                <w:rFonts w:ascii="Times New Roman" w:hAnsi="Times New Roman" w:cs="Times New Roman"/>
                <w:szCs w:val="20"/>
                <w:lang w:val="en-GB"/>
              </w:rPr>
            </w:pPr>
          </w:p>
        </w:tc>
      </w:tr>
      <w:tr w:rsidR="006F2CA2" w:rsidRPr="006F2CA2" w14:paraId="2FF45C16" w14:textId="77777777" w:rsidTr="00892A9E">
        <w:trPr>
          <w:gridAfter w:val="2"/>
          <w:divId w:val="2116439976"/>
          <w:wAfter w:w="1249" w:type="dxa"/>
          <w:cantSplit/>
          <w:jc w:val="center"/>
        </w:trPr>
        <w:tc>
          <w:tcPr>
            <w:tcW w:w="7256" w:type="dxa"/>
            <w:gridSpan w:val="4"/>
          </w:tcPr>
          <w:p w14:paraId="278838B6" w14:textId="2C140F5E" w:rsidR="006F2CA2" w:rsidRPr="006F2CA2" w:rsidRDefault="006F2CA2" w:rsidP="00892A9E">
            <w:pPr>
              <w:spacing w:before="60" w:after="60" w:line="240" w:lineRule="auto"/>
              <w:rPr>
                <w:rFonts w:ascii="Times New Roman" w:hAnsi="Times New Roman" w:cs="Times New Roman"/>
                <w:sz w:val="22"/>
                <w:szCs w:val="20"/>
                <w:lang w:val="en-GB" w:eastAsia="en-US"/>
              </w:rPr>
            </w:pPr>
          </w:p>
        </w:tc>
      </w:tr>
      <w:tr w:rsidR="006F2CA2" w:rsidRPr="006F2CA2" w14:paraId="4695FBE8" w14:textId="77777777" w:rsidTr="00892A9E">
        <w:trPr>
          <w:gridAfter w:val="2"/>
          <w:divId w:val="2116439976"/>
          <w:wAfter w:w="1249" w:type="dxa"/>
          <w:cantSplit/>
          <w:jc w:val="center"/>
        </w:trPr>
        <w:tc>
          <w:tcPr>
            <w:tcW w:w="1226" w:type="dxa"/>
            <w:gridSpan w:val="2"/>
          </w:tcPr>
          <w:p w14:paraId="4C7D8ACA" w14:textId="2639BAC4"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873" w:type="dxa"/>
          </w:tcPr>
          <w:p w14:paraId="12266C65" w14:textId="0E06641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157" w:type="dxa"/>
          </w:tcPr>
          <w:p w14:paraId="671909B3" w14:textId="189E5A99"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06CF56A4" w14:textId="77777777" w:rsidTr="00892A9E">
        <w:trPr>
          <w:gridAfter w:val="2"/>
          <w:divId w:val="2116439976"/>
          <w:wAfter w:w="1249" w:type="dxa"/>
          <w:cantSplit/>
          <w:jc w:val="center"/>
        </w:trPr>
        <w:tc>
          <w:tcPr>
            <w:tcW w:w="7256" w:type="dxa"/>
            <w:gridSpan w:val="4"/>
          </w:tcPr>
          <w:p w14:paraId="0FAD4F7E" w14:textId="0FBEBBD6"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4295DE0F" w14:textId="77777777" w:rsidTr="00892A9E">
        <w:trPr>
          <w:gridAfter w:val="2"/>
          <w:divId w:val="2116439976"/>
          <w:wAfter w:w="1249" w:type="dxa"/>
          <w:cantSplit/>
          <w:jc w:val="center"/>
        </w:trPr>
        <w:tc>
          <w:tcPr>
            <w:tcW w:w="7256" w:type="dxa"/>
            <w:gridSpan w:val="4"/>
          </w:tcPr>
          <w:p w14:paraId="7A44F5C7" w14:textId="77777777" w:rsidR="006F2CA2" w:rsidRPr="006F2CA2" w:rsidRDefault="006F2CA2" w:rsidP="00892A9E">
            <w:pPr>
              <w:spacing w:before="60" w:after="60" w:line="240" w:lineRule="auto"/>
              <w:jc w:val="both"/>
              <w:rPr>
                <w:rFonts w:ascii="Times New Roman" w:hAnsi="Times New Roman" w:cs="Times New Roman"/>
                <w:sz w:val="22"/>
                <w:szCs w:val="20"/>
                <w:lang w:val="en-GB" w:eastAsia="en-US"/>
              </w:rPr>
            </w:pPr>
          </w:p>
        </w:tc>
      </w:tr>
      <w:tr w:rsidR="006F2CA2" w:rsidRPr="006F2CA2" w14:paraId="220F9D3B" w14:textId="77777777" w:rsidTr="00892A9E">
        <w:trPr>
          <w:gridAfter w:val="2"/>
          <w:divId w:val="2116439976"/>
          <w:wAfter w:w="1249" w:type="dxa"/>
          <w:cantSplit/>
          <w:jc w:val="center"/>
        </w:trPr>
        <w:tc>
          <w:tcPr>
            <w:tcW w:w="7256" w:type="dxa"/>
            <w:gridSpan w:val="4"/>
          </w:tcPr>
          <w:p w14:paraId="0F7BF917" w14:textId="2338B0EC"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bl>
    <w:tbl>
      <w:tblPr>
        <w:tblW w:w="7040" w:type="dxa"/>
        <w:jc w:val="center"/>
        <w:tblLook w:val="04A0" w:firstRow="1" w:lastRow="0" w:firstColumn="1" w:lastColumn="0" w:noHBand="0" w:noVBand="1"/>
      </w:tblPr>
      <w:tblGrid>
        <w:gridCol w:w="1280"/>
        <w:gridCol w:w="4380"/>
        <w:gridCol w:w="1380"/>
      </w:tblGrid>
      <w:tr w:rsidR="00892A9E" w14:paraId="2A889A82" w14:textId="77777777" w:rsidTr="00892A9E">
        <w:trPr>
          <w:cantSplit/>
          <w:jc w:val="center"/>
        </w:trPr>
        <w:tc>
          <w:tcPr>
            <w:tcW w:w="7040" w:type="dxa"/>
            <w:gridSpan w:val="3"/>
            <w:hideMark/>
          </w:tcPr>
          <w:p w14:paraId="64910563" w14:textId="77777777" w:rsidR="00892A9E" w:rsidRPr="00892A9E" w:rsidRDefault="00892A9E">
            <w:pPr>
              <w:pStyle w:val="Heading1"/>
              <w:jc w:val="center"/>
              <w:rPr>
                <w:rFonts w:ascii="Times New Roman" w:hAnsi="Times New Roman"/>
                <w:b w:val="0"/>
                <w:bCs w:val="0"/>
                <w:sz w:val="22"/>
                <w:szCs w:val="22"/>
              </w:rPr>
            </w:pPr>
            <w:r w:rsidRPr="00892A9E">
              <w:rPr>
                <w:rFonts w:ascii="Times New Roman" w:hAnsi="Times New Roman"/>
                <w:b w:val="0"/>
                <w:bCs w:val="0"/>
                <w:color w:val="auto"/>
                <w:sz w:val="22"/>
                <w:szCs w:val="22"/>
              </w:rPr>
              <w:t>FORM 38</w:t>
            </w:r>
          </w:p>
        </w:tc>
      </w:tr>
      <w:tr w:rsidR="00892A9E" w14:paraId="575A20A0" w14:textId="77777777" w:rsidTr="00892A9E">
        <w:trPr>
          <w:cantSplit/>
          <w:jc w:val="center"/>
        </w:trPr>
        <w:tc>
          <w:tcPr>
            <w:tcW w:w="1280" w:type="dxa"/>
            <w:hideMark/>
          </w:tcPr>
          <w:p w14:paraId="559C2426" w14:textId="77777777" w:rsidR="00892A9E" w:rsidRDefault="00892A9E">
            <w:pPr>
              <w:pStyle w:val="TableItemNoIndent"/>
              <w:spacing w:line="256" w:lineRule="auto"/>
              <w:rPr>
                <w:sz w:val="18"/>
                <w:szCs w:val="18"/>
              </w:rPr>
            </w:pPr>
            <w:r>
              <w:rPr>
                <w:sz w:val="18"/>
                <w:szCs w:val="18"/>
              </w:rPr>
              <w:fldChar w:fldCharType="begin"/>
            </w:r>
            <w:r>
              <w:rPr>
                <w:sz w:val="18"/>
                <w:szCs w:val="18"/>
              </w:rPr>
              <w:instrText xml:space="preserve"> GUID=88faf6e8-81a0-4ad5-b3a5-3f58d125a27b </w:instrText>
            </w:r>
            <w:r>
              <w:rPr>
                <w:sz w:val="18"/>
                <w:szCs w:val="18"/>
              </w:rPr>
              <w:fldChar w:fldCharType="end"/>
            </w:r>
            <w:r>
              <w:rPr>
                <w:sz w:val="18"/>
                <w:szCs w:val="18"/>
              </w:rPr>
              <w:t>R.135</w:t>
            </w:r>
          </w:p>
        </w:tc>
        <w:tc>
          <w:tcPr>
            <w:tcW w:w="4380" w:type="dxa"/>
          </w:tcPr>
          <w:p w14:paraId="6223A51D" w14:textId="77777777" w:rsidR="00892A9E" w:rsidRDefault="00892A9E">
            <w:pPr>
              <w:pStyle w:val="TableItemCentered"/>
              <w:spacing w:line="256" w:lineRule="auto"/>
            </w:pPr>
          </w:p>
          <w:p w14:paraId="0C82252D" w14:textId="77777777" w:rsidR="00892A9E" w:rsidRDefault="00892A9E">
            <w:pPr>
              <w:pStyle w:val="TableItemCentered"/>
              <w:spacing w:line="256" w:lineRule="auto"/>
            </w:pPr>
            <w:r>
              <w:fldChar w:fldCharType="begin"/>
            </w:r>
            <w:r>
              <w:instrText xml:space="preserve"> GUID=ec12b525-ad2e-4fba-a90b-c74312d1d4ec </w:instrText>
            </w:r>
            <w:r>
              <w:fldChar w:fldCharType="end"/>
            </w:r>
            <w:r>
              <w:t>ADOPTION STATEMENT</w:t>
            </w:r>
          </w:p>
        </w:tc>
        <w:tc>
          <w:tcPr>
            <w:tcW w:w="1380" w:type="dxa"/>
            <w:hideMark/>
          </w:tcPr>
          <w:p w14:paraId="77D8E871" w14:textId="77777777" w:rsidR="00892A9E" w:rsidRDefault="00892A9E">
            <w:pPr>
              <w:pStyle w:val="TableItemCentered"/>
              <w:spacing w:line="256" w:lineRule="auto"/>
            </w:pPr>
            <w:r>
              <w:fldChar w:fldCharType="begin"/>
            </w:r>
            <w:r>
              <w:instrText xml:space="preserve"> GUID=c18eac9d-03da-40ea-beb6-92eb97af8242 </w:instrText>
            </w:r>
            <w:r>
              <w:fldChar w:fldCharType="end"/>
            </w:r>
          </w:p>
        </w:tc>
      </w:tr>
      <w:tr w:rsidR="00892A9E" w14:paraId="43616841" w14:textId="77777777" w:rsidTr="00892A9E">
        <w:trPr>
          <w:cantSplit/>
          <w:jc w:val="center"/>
        </w:trPr>
        <w:tc>
          <w:tcPr>
            <w:tcW w:w="7040" w:type="dxa"/>
            <w:gridSpan w:val="3"/>
            <w:hideMark/>
          </w:tcPr>
          <w:p w14:paraId="37A2716B" w14:textId="77777777" w:rsidR="00892A9E" w:rsidRDefault="00892A9E">
            <w:pPr>
              <w:pStyle w:val="TableItemCentered"/>
              <w:spacing w:line="256" w:lineRule="auto"/>
            </w:pPr>
            <w:r>
              <w:fldChar w:fldCharType="begin"/>
            </w:r>
            <w:r>
              <w:instrText xml:space="preserve"> GUID=95486568-7558-4a26-86ac-fa4ee941f1d4 </w:instrText>
            </w:r>
            <w:r>
              <w:fldChar w:fldCharType="end"/>
            </w:r>
            <w:r>
              <w:t>(Title as in Form 37)</w:t>
            </w:r>
          </w:p>
          <w:p w14:paraId="6DE5E0CC" w14:textId="77777777" w:rsidR="00892A9E" w:rsidRDefault="00892A9E">
            <w:pPr>
              <w:pStyle w:val="ScheduleSectionTextIndent"/>
              <w:spacing w:line="256" w:lineRule="auto"/>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26EDE487" w14:textId="77777777" w:rsidR="00892A9E" w:rsidRDefault="00892A9E">
            <w:pPr>
              <w:pStyle w:val="TableItemIndent2"/>
              <w:spacing w:line="256" w:lineRule="auto"/>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0F64D09C" w14:textId="77777777" w:rsidR="00892A9E" w:rsidRDefault="00892A9E">
            <w:pPr>
              <w:pStyle w:val="TableItemIndent3"/>
              <w:spacing w:line="256" w:lineRule="auto"/>
              <w:ind w:left="1880" w:firstLine="0"/>
              <w:jc w:val="both"/>
            </w:pPr>
            <w:r>
              <w:fldChar w:fldCharType="begin"/>
            </w:r>
            <w:r>
              <w:instrText xml:space="preserve"> GUID=f6ca7a07-82a5-4431-b0ec-36b0a42c5cb4 </w:instrText>
            </w:r>
            <w:r>
              <w:fldChar w:fldCharType="end"/>
            </w:r>
            <w:r>
              <w:t>(</w:t>
            </w:r>
            <w:r>
              <w:rPr>
                <w:i/>
              </w:rPr>
              <w:t>a</w:t>
            </w:r>
            <w:r>
              <w:t>)</w:t>
            </w:r>
            <w:r>
              <w:tab/>
              <w:t>Name:</w:t>
            </w:r>
          </w:p>
          <w:p w14:paraId="29A3A1AD" w14:textId="77777777" w:rsidR="00892A9E" w:rsidRDefault="00892A9E">
            <w:pPr>
              <w:pStyle w:val="TableItemIndent3"/>
              <w:spacing w:line="256" w:lineRule="auto"/>
              <w:ind w:left="1880" w:firstLine="0"/>
              <w:jc w:val="both"/>
            </w:pPr>
            <w:r>
              <w:fldChar w:fldCharType="begin"/>
            </w:r>
            <w:r>
              <w:instrText xml:space="preserve"> GUID=c4563a5b-1be8-4eca-a345-76d62f757d8d </w:instrText>
            </w:r>
            <w:r>
              <w:fldChar w:fldCharType="end"/>
            </w:r>
            <w:r>
              <w:t>(</w:t>
            </w:r>
            <w:r>
              <w:rPr>
                <w:i/>
              </w:rPr>
              <w:t>b</w:t>
            </w:r>
            <w:r>
              <w:t>)</w:t>
            </w:r>
            <w:r>
              <w:tab/>
              <w:t>Age:</w:t>
            </w:r>
          </w:p>
          <w:p w14:paraId="057E3BC0" w14:textId="77777777" w:rsidR="00892A9E" w:rsidRDefault="00892A9E">
            <w:pPr>
              <w:pStyle w:val="TableItemIndent3"/>
              <w:spacing w:line="256" w:lineRule="auto"/>
              <w:ind w:left="1880" w:firstLine="0"/>
              <w:jc w:val="both"/>
            </w:pPr>
            <w:r>
              <w:fldChar w:fldCharType="begin"/>
            </w:r>
            <w:r>
              <w:instrText xml:space="preserve"> GUID=7a36f14e-77b9-4996-88d2-b59b1d1c7b2a </w:instrText>
            </w:r>
            <w:r>
              <w:fldChar w:fldCharType="end"/>
            </w:r>
            <w:r>
              <w:t>(</w:t>
            </w:r>
            <w:r>
              <w:rPr>
                <w:i/>
              </w:rPr>
              <w:t>c</w:t>
            </w:r>
            <w:r>
              <w:t>)</w:t>
            </w:r>
            <w:r>
              <w:tab/>
              <w:t>NRIC No.:</w:t>
            </w:r>
          </w:p>
          <w:p w14:paraId="56C6D651" w14:textId="77777777" w:rsidR="00892A9E" w:rsidRDefault="00892A9E">
            <w:pPr>
              <w:pStyle w:val="TableItemIndent3"/>
              <w:spacing w:line="256" w:lineRule="auto"/>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2518C9A7" w14:textId="77777777" w:rsidR="00892A9E" w:rsidRDefault="00892A9E">
            <w:pPr>
              <w:pStyle w:val="TableItemIndent3"/>
              <w:spacing w:line="256" w:lineRule="auto"/>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42FCD88B" w14:textId="77777777" w:rsidR="00892A9E" w:rsidRDefault="00892A9E">
            <w:pPr>
              <w:pStyle w:val="TableItemIndent3"/>
              <w:spacing w:line="256" w:lineRule="auto"/>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790C3445" w14:textId="77777777" w:rsidR="00892A9E" w:rsidRDefault="00892A9E">
            <w:pPr>
              <w:pStyle w:val="TableItemIndent2"/>
              <w:spacing w:line="256" w:lineRule="auto"/>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643E2ADC" w14:textId="77777777" w:rsidR="00892A9E" w:rsidRDefault="00892A9E">
            <w:pPr>
              <w:pStyle w:val="TableItemIndent3"/>
              <w:spacing w:line="256" w:lineRule="auto"/>
              <w:ind w:left="1880" w:firstLine="0"/>
              <w:jc w:val="both"/>
            </w:pPr>
            <w:r>
              <w:fldChar w:fldCharType="begin"/>
            </w:r>
            <w:r>
              <w:instrText xml:space="preserve"> GUID=1b947682-715a-48e0-9aae-da6f9c28c08a </w:instrText>
            </w:r>
            <w:r>
              <w:fldChar w:fldCharType="end"/>
            </w:r>
            <w:r>
              <w:t>(</w:t>
            </w:r>
            <w:r>
              <w:rPr>
                <w:i/>
              </w:rPr>
              <w:t>a</w:t>
            </w:r>
            <w:r>
              <w:t>)</w:t>
            </w:r>
            <w:r>
              <w:tab/>
              <w:t>Name:</w:t>
            </w:r>
          </w:p>
          <w:p w14:paraId="3FFF1410" w14:textId="77777777" w:rsidR="00892A9E" w:rsidRDefault="00892A9E">
            <w:pPr>
              <w:pStyle w:val="TableItemIndent3"/>
              <w:spacing w:line="256" w:lineRule="auto"/>
              <w:ind w:left="1880" w:firstLine="0"/>
              <w:jc w:val="both"/>
            </w:pPr>
            <w:r>
              <w:fldChar w:fldCharType="begin"/>
            </w:r>
            <w:r>
              <w:instrText xml:space="preserve"> GUID=65334945-6128-40f9-90c7-7a27e46e3824 </w:instrText>
            </w:r>
            <w:r>
              <w:fldChar w:fldCharType="end"/>
            </w:r>
            <w:r>
              <w:t>(</w:t>
            </w:r>
            <w:r>
              <w:rPr>
                <w:i/>
              </w:rPr>
              <w:t>b</w:t>
            </w:r>
            <w:r>
              <w:t>)</w:t>
            </w:r>
            <w:r>
              <w:tab/>
              <w:t>Age:</w:t>
            </w:r>
          </w:p>
          <w:p w14:paraId="37B170FF" w14:textId="77777777" w:rsidR="00892A9E" w:rsidRDefault="00892A9E">
            <w:pPr>
              <w:pStyle w:val="TableItemIndent3"/>
              <w:spacing w:line="256" w:lineRule="auto"/>
              <w:ind w:left="1880" w:firstLine="0"/>
              <w:jc w:val="both"/>
            </w:pPr>
            <w:r>
              <w:fldChar w:fldCharType="begin"/>
            </w:r>
            <w:r>
              <w:instrText xml:space="preserve"> GUID=682a19cf-3ebc-4ff9-aa19-e6417d35750f </w:instrText>
            </w:r>
            <w:r>
              <w:fldChar w:fldCharType="end"/>
            </w:r>
            <w:r>
              <w:t>(</w:t>
            </w:r>
            <w:r>
              <w:rPr>
                <w:i/>
              </w:rPr>
              <w:t>c</w:t>
            </w:r>
            <w:r>
              <w:t>)</w:t>
            </w:r>
            <w:r>
              <w:tab/>
              <w:t>NRIC No.:</w:t>
            </w:r>
          </w:p>
          <w:p w14:paraId="2D48AF8B" w14:textId="77777777" w:rsidR="00892A9E" w:rsidRDefault="00892A9E">
            <w:pPr>
              <w:pStyle w:val="TableItemIndent3"/>
              <w:spacing w:line="256" w:lineRule="auto"/>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58833738" w14:textId="77777777" w:rsidR="00892A9E" w:rsidRDefault="00892A9E">
            <w:pPr>
              <w:pStyle w:val="TableItemIndent3"/>
              <w:spacing w:line="256" w:lineRule="auto"/>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3CEA4360" w14:textId="77777777" w:rsidR="00892A9E" w:rsidRDefault="00892A9E">
            <w:pPr>
              <w:pStyle w:val="TableItemIndent3"/>
              <w:spacing w:line="256" w:lineRule="auto"/>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2278029" w14:textId="77777777" w:rsidR="00892A9E" w:rsidRDefault="00892A9E">
            <w:pPr>
              <w:pStyle w:val="TableItemIndent2"/>
              <w:spacing w:line="256" w:lineRule="auto"/>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406C66E8" w14:textId="77777777" w:rsidR="00892A9E" w:rsidRDefault="00892A9E">
            <w:pPr>
              <w:pStyle w:val="TableItemIndent2"/>
              <w:spacing w:line="256" w:lineRule="auto"/>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869D29" w14:textId="77777777" w:rsidR="00892A9E" w:rsidRDefault="00892A9E">
            <w:pPr>
              <w:pStyle w:val="TableItemIndent2"/>
              <w:spacing w:line="256" w:lineRule="auto"/>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p w14:paraId="4E3CB6EA" w14:textId="77777777" w:rsidR="00892A9E" w:rsidRDefault="00892A9E">
            <w:pPr>
              <w:pStyle w:val="TableItemIndent2"/>
              <w:spacing w:line="256" w:lineRule="auto"/>
              <w:ind w:left="940" w:firstLine="0"/>
              <w:jc w:val="both"/>
            </w:pPr>
          </w:p>
          <w:p w14:paraId="19B4AD19" w14:textId="708F8DB8" w:rsidR="00892A9E" w:rsidRDefault="00892A9E">
            <w:pPr>
              <w:pStyle w:val="TableItemIndent2"/>
              <w:spacing w:line="256" w:lineRule="auto"/>
              <w:ind w:left="940" w:firstLine="0"/>
              <w:jc w:val="both"/>
            </w:pPr>
          </w:p>
        </w:tc>
      </w:tr>
    </w:tbl>
    <w:tbl>
      <w:tblPr>
        <w:tblW w:w="7256" w:type="dxa"/>
        <w:jc w:val="center"/>
        <w:tblLook w:val="04A0" w:firstRow="1" w:lastRow="0" w:firstColumn="1" w:lastColumn="0" w:noHBand="0" w:noVBand="1"/>
      </w:tblPr>
      <w:tblGrid>
        <w:gridCol w:w="7256"/>
      </w:tblGrid>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lastRenderedPageBreak/>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892A9E">
            <w:pPr>
              <w:pStyle w:val="TableItemIndent2"/>
              <w:ind w:left="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2260BCEC"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 xml:space="preserve">The Applicant(s) shall provide for the costs of this Originating Summons including the costs of the </w:t>
      </w:r>
      <w:r w:rsidR="007C0FB8" w:rsidRPr="00D61EB4">
        <w:rPr>
          <w:rFonts w:ascii="Times New Roman" w:hAnsi="Times New Roman" w:cs="Times New Roman"/>
          <w:szCs w:val="20"/>
          <w:lang w:val="en-GB"/>
        </w:rPr>
        <w:t>Director</w:t>
      </w:r>
      <w:ins w:id="3" w:author="Aziziyah MD HAMBALI (FJCOURTS)" w:date="2020-04-24T16:12:00Z">
        <w:r w:rsidR="007C0FB8" w:rsidRPr="005F3ED8">
          <w:rPr>
            <w:rFonts w:ascii="Times New Roman" w:hAnsi="Times New Roman" w:cs="Times New Roman"/>
            <w:szCs w:val="20"/>
            <w:lang w:val="en-GB"/>
          </w:rPr>
          <w:t>-General</w:t>
        </w:r>
        <w:r w:rsidR="007C0FB8" w:rsidRPr="00D3028D" w:rsidDel="00D3028D">
          <w:rPr>
            <w:rFonts w:ascii="Times New Roman" w:hAnsi="Times New Roman" w:cs="Times New Roman"/>
            <w:szCs w:val="20"/>
            <w:lang w:val="en-GB"/>
          </w:rPr>
          <w:t xml:space="preserve"> </w:t>
        </w:r>
      </w:ins>
      <w:r w:rsidR="007C0FB8" w:rsidRPr="00D61EB4">
        <w:rPr>
          <w:rFonts w:ascii="Times New Roman" w:hAnsi="Times New Roman" w:cs="Times New Roman"/>
          <w:szCs w:val="20"/>
          <w:lang w:val="en-GB"/>
        </w:rPr>
        <w:t xml:space="preserve">of Social Welfare </w:t>
      </w:r>
      <w:r w:rsidRPr="00D61EB4">
        <w:rPr>
          <w:rFonts w:ascii="Times New Roman" w:hAnsi="Times New Roman" w:cs="Times New Roman"/>
          <w:sz w:val="22"/>
          <w:szCs w:val="20"/>
          <w:lang w:val="en-GB" w:eastAsia="en-US"/>
        </w:rPr>
        <w:t>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C79084" w14:textId="77777777" w:rsidR="00892A9E" w:rsidRDefault="00892A9E" w:rsidP="00892A9E">
            <w:pPr>
              <w:spacing w:before="60" w:after="60" w:line="240" w:lineRule="auto"/>
              <w:ind w:left="475"/>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GUID=3b07c507-7459-4990-9d4b-bf32da77caf4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Name of Applicant(s):</w:t>
            </w:r>
          </w:p>
          <w:p w14:paraId="36FFEF05"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GUID=9b28e631-096d-4701-9be8-ac2b48e3dca8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sought:</w:t>
            </w:r>
          </w:p>
          <w:p w14:paraId="13816F35"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GUID=fcae62bf-8cb6-48e9-ad83-83bfa6272769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r>
            <w:r>
              <w:rPr>
                <w:rFonts w:ascii="Times New Roman" w:hAnsi="Times New Roman" w:cs="Times New Roman"/>
                <w:i/>
                <w:szCs w:val="20"/>
                <w:lang w:val="en-GB"/>
              </w:rPr>
              <w:t>[Where child is born in Singapore]</w:t>
            </w:r>
          </w:p>
          <w:p w14:paraId="6793F64E"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GUID=75f87125-885e-4e86-a4d2-23c919429377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325CF510"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GUID=5683ec43-4c9c-4ae1-b0b6-4956362892cc </w:instrText>
            </w:r>
            <w:r>
              <w:rPr>
                <w:rFonts w:ascii="Times New Roman" w:hAnsi="Times New Roman" w:cs="Times New Roman"/>
                <w:szCs w:val="20"/>
                <w:lang w:val="en-GB"/>
              </w:rPr>
              <w:fldChar w:fldCharType="end"/>
            </w:r>
            <w:r>
              <w:rPr>
                <w:rFonts w:ascii="Times New Roman" w:hAnsi="Times New Roman" w:cs="Times New Roman"/>
                <w:szCs w:val="20"/>
                <w:lang w:val="en-GB"/>
              </w:rPr>
              <w:tab/>
            </w:r>
            <w:r>
              <w:rPr>
                <w:rFonts w:ascii="Times New Roman" w:hAnsi="Times New Roman" w:cs="Times New Roman"/>
                <w:i/>
                <w:szCs w:val="20"/>
                <w:lang w:val="en-GB"/>
              </w:rPr>
              <w:t>[Where child is born outside Singapore]</w:t>
            </w:r>
          </w:p>
          <w:p w14:paraId="333241C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GUID=3b1f41ef-6aef-470e-8097-a9a0a9b6606e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w:t>
            </w:r>
            <w:r>
              <w:rPr>
                <w:rFonts w:ascii="Times New Roman" w:hAnsi="Times New Roman" w:cs="Times New Roman"/>
                <w:szCs w:val="20"/>
                <w:lang w:val="en-GB"/>
              </w:rPr>
              <w:br/>
              <w:t>name of infant) to be called                  born on                     .</w:t>
            </w:r>
          </w:p>
          <w:p w14:paraId="2A12366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GUID=a09278c5-10c3-41a6-b7a1-25df0a053743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4"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7BDCF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GUID=79b203e4-2138-44f1-8f4d-49981e960503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sought.)</w:t>
            </w:r>
          </w:p>
          <w:p w14:paraId="67C8A9E7"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GUID=3bdc29eb-56d8-44fa-981e-2e9d10511311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The grounds of the application are set out in the affidavit(s) filed in support of this application.</w:t>
            </w:r>
          </w:p>
          <w:p w14:paraId="182AE693"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GUID=79ceba46-5400-40ac-b64a-92c498a247e8 </w:instrText>
            </w:r>
            <w:r>
              <w:rPr>
                <w:rFonts w:ascii="Times New Roman" w:hAnsi="Times New Roman" w:cs="Times New Roman"/>
                <w:szCs w:val="20"/>
                <w:lang w:val="en-GB"/>
              </w:rPr>
              <w:fldChar w:fldCharType="end"/>
            </w:r>
            <w:r>
              <w:rPr>
                <w:rFonts w:ascii="Times New Roman" w:hAnsi="Times New Roman" w:cs="Times New Roman"/>
                <w:szCs w:val="20"/>
                <w:lang w:val="en-GB"/>
              </w:rPr>
              <w:t>4.</w:t>
            </w:r>
            <w:r>
              <w:rPr>
                <w:rFonts w:ascii="Times New Roman" w:hAnsi="Times New Roman" w:cs="Times New Roman"/>
                <w:szCs w:val="20"/>
                <w:lang w:val="en-GB"/>
              </w:rPr>
              <w:tab/>
              <w:t>Party/Parties* to be served with this summons: (</w:t>
            </w:r>
            <w:proofErr w:type="gramStart"/>
            <w:r>
              <w:rPr>
                <w:rFonts w:ascii="Times New Roman" w:hAnsi="Times New Roman" w:cs="Times New Roman"/>
                <w:szCs w:val="20"/>
                <w:lang w:val="en-GB"/>
              </w:rPr>
              <w:t>e.g.</w:t>
            </w:r>
            <w:proofErr w:type="gramEnd"/>
            <w:r>
              <w:rPr>
                <w:rFonts w:ascii="Times New Roman" w:hAnsi="Times New Roman" w:cs="Times New Roman"/>
                <w:szCs w:val="20"/>
                <w:lang w:val="en-GB"/>
              </w:rPr>
              <w:t xml:space="preserve"> natural parents)</w:t>
            </w:r>
          </w:p>
          <w:p w14:paraId="40DC5F35"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GUID=a8ece008-1e8c-4c39-8d88-e1edf77aaee8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3DA28CB6" w14:textId="613D4ADF" w:rsidR="006F2CA2" w:rsidRPr="006F2CA2" w:rsidRDefault="00892A9E" w:rsidP="00892A9E">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GUID=7f5af3c8-c2d9-460f-be99-f5e7102dbbdd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1913"/>
        <w:gridCol w:w="5063"/>
        <w:gridCol w:w="1369"/>
      </w:tblGrid>
      <w:tr w:rsidR="006F2CA2" w:rsidRPr="006F2CA2" w14:paraId="5C3AFEBA" w14:textId="77777777" w:rsidTr="00892A9E">
        <w:trPr>
          <w:divId w:val="2116439976"/>
          <w:cantSplit/>
          <w:jc w:val="center"/>
        </w:trPr>
        <w:tc>
          <w:tcPr>
            <w:tcW w:w="8129" w:type="dxa"/>
            <w:gridSpan w:val="3"/>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892A9E">
        <w:trPr>
          <w:divId w:val="2116439976"/>
          <w:cantSplit/>
          <w:jc w:val="center"/>
        </w:trPr>
        <w:tc>
          <w:tcPr>
            <w:tcW w:w="1579" w:type="dxa"/>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5017" w:type="dxa"/>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533" w:type="dxa"/>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892A9E">
        <w:trPr>
          <w:divId w:val="2116439976"/>
          <w:cantSplit/>
          <w:jc w:val="center"/>
        </w:trPr>
        <w:tc>
          <w:tcPr>
            <w:tcW w:w="8129" w:type="dxa"/>
            <w:gridSpan w:val="3"/>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892A9E">
        <w:trPr>
          <w:divId w:val="2116439976"/>
          <w:cantSplit/>
          <w:jc w:val="center"/>
        </w:trPr>
        <w:tc>
          <w:tcPr>
            <w:tcW w:w="8129" w:type="dxa"/>
            <w:gridSpan w:val="3"/>
          </w:tcPr>
          <w:p w14:paraId="3C8805EE" w14:textId="50AA67C8" w:rsidR="00892A9E" w:rsidRDefault="00892A9E" w:rsidP="006F2CA2">
            <w:pPr>
              <w:spacing w:before="60" w:after="60" w:line="240" w:lineRule="auto"/>
              <w:jc w:val="center"/>
              <w:rPr>
                <w:rFonts w:ascii="Times New Roman" w:hAnsi="Times New Roman" w:cs="Times New Roman"/>
                <w:sz w:val="22"/>
                <w:szCs w:val="20"/>
                <w:lang w:val="en-GB" w:eastAsia="en-US"/>
              </w:rPr>
            </w:pPr>
          </w:p>
          <w:p w14:paraId="345C55C6" w14:textId="77777777" w:rsidR="00892A9E" w:rsidRDefault="00892A9E" w:rsidP="006F2CA2">
            <w:pPr>
              <w:spacing w:before="60" w:after="60" w:line="240" w:lineRule="auto"/>
              <w:jc w:val="center"/>
              <w:rPr>
                <w:rFonts w:ascii="Times New Roman" w:hAnsi="Times New Roman" w:cs="Times New Roman"/>
                <w:sz w:val="22"/>
                <w:szCs w:val="20"/>
                <w:lang w:val="en-GB" w:eastAsia="en-US"/>
              </w:rPr>
            </w:pPr>
          </w:p>
          <w:tbl>
            <w:tblPr>
              <w:tblW w:w="8129" w:type="dxa"/>
              <w:jc w:val="center"/>
              <w:tblLook w:val="04A0" w:firstRow="1" w:lastRow="0" w:firstColumn="1" w:lastColumn="0" w:noHBand="0" w:noVBand="1"/>
            </w:tblPr>
            <w:tblGrid>
              <w:gridCol w:w="909"/>
              <w:gridCol w:w="710"/>
              <w:gridCol w:w="636"/>
              <w:gridCol w:w="1313"/>
              <w:gridCol w:w="1788"/>
              <w:gridCol w:w="1513"/>
              <w:gridCol w:w="567"/>
              <w:gridCol w:w="693"/>
            </w:tblGrid>
            <w:tr w:rsidR="00892A9E" w14:paraId="0F8E9A43" w14:textId="77777777" w:rsidTr="00892A9E">
              <w:trPr>
                <w:gridAfter w:val="1"/>
                <w:wAfter w:w="693" w:type="dxa"/>
                <w:cantSplit/>
                <w:jc w:val="center"/>
              </w:trPr>
              <w:tc>
                <w:tcPr>
                  <w:tcW w:w="7436" w:type="dxa"/>
                  <w:gridSpan w:val="7"/>
                </w:tcPr>
                <w:tbl>
                  <w:tblPr>
                    <w:tblW w:w="7200" w:type="dxa"/>
                    <w:jc w:val="center"/>
                    <w:tblLook w:val="04A0" w:firstRow="1" w:lastRow="0" w:firstColumn="1" w:lastColumn="0" w:noHBand="0" w:noVBand="1"/>
                  </w:tblPr>
                  <w:tblGrid>
                    <w:gridCol w:w="1600"/>
                    <w:gridCol w:w="4020"/>
                    <w:gridCol w:w="1580"/>
                  </w:tblGrid>
                  <w:tr w:rsidR="00892A9E" w14:paraId="07B41ABE" w14:textId="77777777">
                    <w:trPr>
                      <w:cantSplit/>
                      <w:jc w:val="center"/>
                    </w:trPr>
                    <w:tc>
                      <w:tcPr>
                        <w:tcW w:w="7200" w:type="dxa"/>
                        <w:gridSpan w:val="3"/>
                        <w:hideMark/>
                      </w:tcPr>
                      <w:p w14:paraId="66167C86" w14:textId="77777777" w:rsidR="00892A9E" w:rsidRPr="00892A9E" w:rsidRDefault="00892A9E" w:rsidP="00892A9E">
                        <w:pPr>
                          <w:pStyle w:val="Heading1"/>
                          <w:jc w:val="center"/>
                          <w:rPr>
                            <w:rFonts w:ascii="Times New Roman" w:hAnsi="Times New Roman"/>
                            <w:b w:val="0"/>
                            <w:bCs w:val="0"/>
                            <w:sz w:val="22"/>
                            <w:szCs w:val="22"/>
                            <w:lang w:val="en-GB"/>
                          </w:rPr>
                        </w:pPr>
                        <w:r>
                          <w:rPr>
                            <w:rFonts w:asciiTheme="majorHAnsi" w:eastAsiaTheme="majorEastAsia" w:hAnsiTheme="majorHAnsi" w:cstheme="majorBidi"/>
                            <w:color w:val="2E74B5" w:themeColor="accent1" w:themeShade="BF"/>
                            <w:sz w:val="26"/>
                            <w:szCs w:val="32"/>
                            <w:lang w:val="en-GB"/>
                          </w:rPr>
                          <w:br w:type="page"/>
                        </w:r>
                        <w:r>
                          <w:rPr>
                            <w:rFonts w:asciiTheme="majorHAnsi" w:eastAsiaTheme="majorEastAsia" w:hAnsiTheme="majorHAnsi" w:cstheme="majorBidi"/>
                            <w:color w:val="2E74B5" w:themeColor="accent1" w:themeShade="BF"/>
                            <w:sz w:val="32"/>
                            <w:szCs w:val="32"/>
                            <w:lang w:val="en-GB"/>
                          </w:rPr>
                          <w:br w:type="page"/>
                        </w:r>
                        <w:r w:rsidRPr="00892A9E">
                          <w:rPr>
                            <w:rFonts w:ascii="Times New Roman" w:hAnsi="Times New Roman"/>
                            <w:b w:val="0"/>
                            <w:bCs w:val="0"/>
                            <w:color w:val="auto"/>
                            <w:sz w:val="22"/>
                            <w:szCs w:val="22"/>
                            <w:lang w:val="en-GB"/>
                          </w:rPr>
                          <w:fldChar w:fldCharType="begin"/>
                        </w:r>
                        <w:r w:rsidRPr="00892A9E">
                          <w:rPr>
                            <w:rFonts w:ascii="Times New Roman" w:hAnsi="Times New Roman"/>
                            <w:b w:val="0"/>
                            <w:bCs w:val="0"/>
                            <w:color w:val="auto"/>
                            <w:sz w:val="22"/>
                            <w:szCs w:val="22"/>
                            <w:lang w:val="en-GB"/>
                          </w:rPr>
                          <w:instrText xml:space="preserve"> GUID=bf7fb4b5-5d58-41ec-a043-973909f325fb </w:instrText>
                        </w:r>
                        <w:r w:rsidRPr="00892A9E">
                          <w:rPr>
                            <w:rFonts w:ascii="Times New Roman" w:hAnsi="Times New Roman"/>
                            <w:b w:val="0"/>
                            <w:bCs w:val="0"/>
                            <w:color w:val="auto"/>
                            <w:sz w:val="22"/>
                            <w:szCs w:val="22"/>
                            <w:lang w:val="en-GB"/>
                          </w:rPr>
                          <w:fldChar w:fldCharType="end"/>
                        </w:r>
                        <w:r w:rsidRPr="00892A9E">
                          <w:rPr>
                            <w:rFonts w:ascii="Times New Roman" w:hAnsi="Times New Roman"/>
                            <w:b w:val="0"/>
                            <w:bCs w:val="0"/>
                            <w:color w:val="auto"/>
                            <w:sz w:val="22"/>
                            <w:szCs w:val="22"/>
                            <w:lang w:val="en-GB"/>
                          </w:rPr>
                          <w:t>FORM 42</w:t>
                        </w:r>
                      </w:p>
                    </w:tc>
                  </w:tr>
                  <w:tr w:rsidR="00892A9E" w14:paraId="5224AFA5" w14:textId="77777777">
                    <w:trPr>
                      <w:cantSplit/>
                      <w:jc w:val="center"/>
                    </w:trPr>
                    <w:tc>
                      <w:tcPr>
                        <w:tcW w:w="1600" w:type="dxa"/>
                        <w:hideMark/>
                      </w:tcPr>
                      <w:p w14:paraId="23729A61" w14:textId="77777777" w:rsidR="00892A9E" w:rsidRDefault="00892A9E" w:rsidP="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GUID=48b6f3fa-d80f-4e6a-a676-9a05d1e24d59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020" w:type="dxa"/>
                      </w:tcPr>
                      <w:p w14:paraId="7E994D48" w14:textId="77777777" w:rsidR="00892A9E" w:rsidRDefault="00892A9E" w:rsidP="00892A9E">
                        <w:pPr>
                          <w:spacing w:before="60" w:after="60" w:line="240" w:lineRule="auto"/>
                          <w:jc w:val="center"/>
                          <w:rPr>
                            <w:rFonts w:ascii="Times New Roman" w:hAnsi="Times New Roman" w:cs="Times New Roman"/>
                            <w:sz w:val="22"/>
                            <w:szCs w:val="20"/>
                            <w:lang w:val="en-GB"/>
                          </w:rPr>
                        </w:pPr>
                      </w:p>
                      <w:p w14:paraId="5A36BF6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GUID=329fd2e5-c9fa-4630-9903-78fad81bcc14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580" w:type="dxa"/>
                        <w:hideMark/>
                      </w:tcPr>
                      <w:p w14:paraId="0159191A"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GUID=ed1eeb79-0c90-49e3-bb0e-bea8af5b40a3 </w:instrText>
                        </w:r>
                        <w:r>
                          <w:rPr>
                            <w:rFonts w:ascii="Times New Roman" w:hAnsi="Times New Roman" w:cs="Times New Roman"/>
                            <w:szCs w:val="20"/>
                            <w:lang w:val="en-GB"/>
                          </w:rPr>
                          <w:fldChar w:fldCharType="end"/>
                        </w:r>
                      </w:p>
                    </w:tc>
                  </w:tr>
                </w:tbl>
                <w:p w14:paraId="6473256E"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GUID=b85adb78-aa2b-44e3-9506-63d77a1efc09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306FE61F" w14:textId="77777777" w:rsidR="00892A9E" w:rsidRDefault="00892A9E" w:rsidP="00892A9E">
                  <w:pPr>
                    <w:spacing w:before="60" w:after="60" w:line="240" w:lineRule="auto"/>
                    <w:jc w:val="center"/>
                    <w:rPr>
                      <w:rFonts w:ascii="Times New Roman" w:eastAsiaTheme="minorHAnsi"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GUID=9df03465-fad5-4162-9a8b-8544960237f5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in Singapore)</w:t>
                  </w:r>
                </w:p>
                <w:p w14:paraId="4FDC0216"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GUID=085ca181-373b-4d39-af75-247588b5884e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4648E321"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GUID=3744bfda-2d65-4fe9-8fe9-ffabed0c7bd2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753E3A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GUID=c9701bc7-7ffe-42cd-93e1-a9ed25a2ed92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6F51BF4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GUID=36b6e5fa-141b-4c46-b15f-8779d9455063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2E24CBC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GUID=0120e6c2-a991-459f-9ba6-706e68b0db9c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4A9A2C6"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GUID=c0f772b7-d16f-420d-a008-0392bf609ef4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0AD662D8"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GUID=87a6591e-149e-41cc-a2ed-e79609f23133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5D9AB4EF"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GUID=6ebcac3b-9725-4ca8-a8a7-5add4decc2af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which date is identical with the entry numbered                          and made on                       in the Register of Births for the Republic of Singapore.</w:t>
                  </w:r>
                </w:p>
                <w:p w14:paraId="131C251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GUID=4943e438-3431-4605-91bb-752174b1164b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5"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39C6DAC3"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GUID=51444bbb-1e34-4218-b41e-a520c6492970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given.)</w:t>
                  </w:r>
                </w:p>
                <w:p w14:paraId="1CC33FA9"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GUID=25c745dc-b272-4832-8444-8e0a6e45fb95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96E018D"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GUID=59c51f1b-4f9d-4056-a560-4578b9c8a4a7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p w14:paraId="5C3E38D1" w14:textId="77777777" w:rsidR="00892A9E" w:rsidRDefault="00892A9E" w:rsidP="00892A9E">
                  <w:pPr>
                    <w:spacing w:before="60" w:after="60" w:line="240" w:lineRule="auto"/>
                    <w:jc w:val="both"/>
                    <w:rPr>
                      <w:rFonts w:ascii="Times New Roman" w:hAnsi="Times New Roman" w:cs="Times New Roman"/>
                      <w:szCs w:val="20"/>
                      <w:lang w:val="en-GB"/>
                    </w:rPr>
                  </w:pPr>
                </w:p>
                <w:tbl>
                  <w:tblPr>
                    <w:tblW w:w="7220" w:type="dxa"/>
                    <w:tblLook w:val="04A0" w:firstRow="1" w:lastRow="0" w:firstColumn="1" w:lastColumn="0" w:noHBand="0" w:noVBand="1"/>
                  </w:tblPr>
                  <w:tblGrid>
                    <w:gridCol w:w="1013"/>
                    <w:gridCol w:w="555"/>
                    <w:gridCol w:w="676"/>
                    <w:gridCol w:w="516"/>
                    <w:gridCol w:w="802"/>
                    <w:gridCol w:w="945"/>
                    <w:gridCol w:w="1244"/>
                    <w:gridCol w:w="1469"/>
                  </w:tblGrid>
                  <w:tr w:rsidR="00892A9E" w14:paraId="2D090508" w14:textId="77777777">
                    <w:trPr>
                      <w:cantSplit/>
                      <w:trHeight w:val="420"/>
                    </w:trPr>
                    <w:tc>
                      <w:tcPr>
                        <w:tcW w:w="7220" w:type="dxa"/>
                        <w:gridSpan w:val="8"/>
                        <w:vAlign w:val="bottom"/>
                        <w:hideMark/>
                      </w:tcPr>
                      <w:p w14:paraId="5A16856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GUID=690f6839-37e1-4555-add0-5bed5f605edc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892A9E" w14:paraId="58F9A166" w14:textId="77777777">
                    <w:trPr>
                      <w:cantSplit/>
                      <w:trHeight w:val="1200"/>
                    </w:trPr>
                    <w:tc>
                      <w:tcPr>
                        <w:tcW w:w="1012" w:type="dxa"/>
                        <w:vMerge w:val="restart"/>
                        <w:textDirection w:val="btLr"/>
                        <w:vAlign w:val="center"/>
                        <w:hideMark/>
                      </w:tcPr>
                      <w:p w14:paraId="4E12CF5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CHILD’S PARTICULARS</w:t>
                        </w:r>
                      </w:p>
                    </w:tc>
                    <w:tc>
                      <w:tcPr>
                        <w:tcW w:w="3229" w:type="dxa"/>
                        <w:gridSpan w:val="5"/>
                        <w:hideMark/>
                      </w:tcPr>
                      <w:p w14:paraId="42A9D2E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GUID=803e4483-d8a0-4962-ae8f-0e6f1bcf8181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979" w:type="dxa"/>
                        <w:gridSpan w:val="2"/>
                        <w:hideMark/>
                      </w:tcPr>
                      <w:p w14:paraId="080C3FD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GUID=02252c77-0f6e-4cd6-b4b3-d78453dabd21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892A9E" w14:paraId="67FD0F43" w14:textId="77777777">
                    <w:trPr>
                      <w:cantSplit/>
                    </w:trPr>
                    <w:tc>
                      <w:tcPr>
                        <w:tcW w:w="0" w:type="auto"/>
                        <w:vMerge/>
                        <w:vAlign w:val="center"/>
                        <w:hideMark/>
                      </w:tcPr>
                      <w:p w14:paraId="7BB1A9C8" w14:textId="77777777" w:rsidR="00892A9E" w:rsidRDefault="00892A9E" w:rsidP="00892A9E">
                        <w:pPr>
                          <w:spacing w:after="0"/>
                          <w:rPr>
                            <w:rFonts w:ascii="Times New Roman" w:hAnsi="Times New Roman" w:cs="Times New Roman"/>
                            <w:sz w:val="22"/>
                            <w:szCs w:val="20"/>
                            <w:lang w:val="en-GB" w:eastAsia="en-US"/>
                          </w:rPr>
                        </w:pPr>
                      </w:p>
                    </w:tc>
                    <w:tc>
                      <w:tcPr>
                        <w:tcW w:w="580" w:type="dxa"/>
                        <w:hideMark/>
                      </w:tcPr>
                      <w:p w14:paraId="69CB54CA"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p>
                      <w:p w14:paraId="3880C265"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GUID=9338fafe-0f64-4df0-b381-f2dc95632d3f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720" w:type="dxa"/>
                        <w:hideMark/>
                      </w:tcPr>
                      <w:p w14:paraId="3EAE5D94"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GUID=9803fbf9-8263-476b-971e-dbc62d20c835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6" w:type="dxa"/>
                        <w:hideMark/>
                      </w:tcPr>
                      <w:p w14:paraId="4248DC25"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GUID=c0c16f89-f6fc-4cec-bcd4-b46fbf8d9a09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840" w:type="dxa"/>
                        <w:hideMark/>
                      </w:tcPr>
                      <w:p w14:paraId="00324812"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GUID=a7203132-8c1e-497a-a5f1-7fafed6466ae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20" w:type="dxa"/>
                        <w:hideMark/>
                      </w:tcPr>
                      <w:p w14:paraId="240378BD"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GUID=098cb734-72e5-4fa8-a2ea-34635dae53d3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320" w:type="dxa"/>
                        <w:hideMark/>
                      </w:tcPr>
                      <w:p w14:paraId="343BA5D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GUID=575e28f2-d795-4131-be0f-a701d3b4e144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100" w:type="dxa"/>
                        <w:hideMark/>
                      </w:tcPr>
                      <w:p w14:paraId="6F56977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GUID=bcfb3a00-84c9-4e7e-9d43-ff77c9d61704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892A9E" w14:paraId="148C77F2" w14:textId="77777777">
                    <w:trPr>
                      <w:cantSplit/>
                    </w:trPr>
                    <w:tc>
                      <w:tcPr>
                        <w:tcW w:w="1100" w:type="dxa"/>
                        <w:vMerge w:val="restart"/>
                        <w:textDirection w:val="btLr"/>
                        <w:vAlign w:val="center"/>
                        <w:hideMark/>
                      </w:tcPr>
                      <w:p w14:paraId="723F5A2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2140" w:type="dxa"/>
                        <w:gridSpan w:val="5"/>
                        <w:hideMark/>
                      </w:tcPr>
                      <w:p w14:paraId="03734C37"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GUID=90bd4527-117c-4e7f-bb98-80ee9c5eb64d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320" w:type="dxa"/>
                        <w:hideMark/>
                      </w:tcPr>
                      <w:p w14:paraId="793F81C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GUID=dcb39c4f-749e-46a4-8971-07e89e4a4df9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100" w:type="dxa"/>
                        <w:hideMark/>
                      </w:tcPr>
                      <w:p w14:paraId="1462275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GUID=72202393-12fa-458e-92c1-348e276de229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7E43B22" w14:textId="77777777">
                    <w:trPr>
                      <w:cantSplit/>
                    </w:trPr>
                    <w:tc>
                      <w:tcPr>
                        <w:tcW w:w="0" w:type="auto"/>
                        <w:vMerge/>
                        <w:vAlign w:val="center"/>
                        <w:hideMark/>
                      </w:tcPr>
                      <w:p w14:paraId="6BE246FE" w14:textId="77777777" w:rsidR="00892A9E" w:rsidRDefault="00892A9E" w:rsidP="00892A9E">
                        <w:pPr>
                          <w:spacing w:after="0"/>
                          <w:rPr>
                            <w:rFonts w:ascii="Times New Roman" w:hAnsi="Times New Roman" w:cs="Times New Roman"/>
                            <w:sz w:val="22"/>
                            <w:szCs w:val="20"/>
                            <w:lang w:val="en-GB" w:eastAsia="en-US"/>
                          </w:rPr>
                        </w:pPr>
                      </w:p>
                    </w:tc>
                    <w:tc>
                      <w:tcPr>
                        <w:tcW w:w="2140" w:type="dxa"/>
                        <w:gridSpan w:val="5"/>
                        <w:hideMark/>
                      </w:tcPr>
                      <w:p w14:paraId="62CA746F"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p>
                      <w:p w14:paraId="0BE1B166"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GUID=1bf06297-2f66-4f16-a5bf-489216dfae8c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320" w:type="dxa"/>
                        <w:hideMark/>
                      </w:tcPr>
                      <w:p w14:paraId="6C5F5F2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GUID=c47a9a1f-2bb9-42c3-b0c3-a62ea8b37bb3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100" w:type="dxa"/>
                        <w:hideMark/>
                      </w:tcPr>
                      <w:p w14:paraId="21D372B5"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GUID=2e9b055a-77cf-425c-9d1e-cb2f623b9463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bl>
                <w:p w14:paraId="19BD55BB" w14:textId="77777777" w:rsidR="00892A9E" w:rsidRDefault="00892A9E" w:rsidP="00892A9E">
                  <w:pPr>
                    <w:spacing w:before="60" w:after="60" w:line="240" w:lineRule="auto"/>
                    <w:jc w:val="both"/>
                    <w:rPr>
                      <w:rFonts w:ascii="Times New Roman" w:hAnsi="Times New Roman" w:cs="Times New Roman"/>
                      <w:szCs w:val="20"/>
                      <w:lang w:val="en-GB"/>
                    </w:rPr>
                  </w:pPr>
                </w:p>
              </w:tc>
            </w:tr>
            <w:tr w:rsidR="00892A9E" w14:paraId="7FE53C64" w14:textId="77777777" w:rsidTr="00892A9E">
              <w:trPr>
                <w:gridBefore w:val="1"/>
                <w:wBefore w:w="909" w:type="dxa"/>
                <w:cantSplit/>
                <w:jc w:val="center"/>
              </w:trPr>
              <w:tc>
                <w:tcPr>
                  <w:tcW w:w="710" w:type="dxa"/>
                  <w:vMerge w:val="restart"/>
                  <w:textDirection w:val="btLr"/>
                  <w:vAlign w:val="center"/>
                  <w:hideMark/>
                </w:tcPr>
                <w:p w14:paraId="6CC0C01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ADOPTIVE PARENTS</w:t>
                  </w:r>
                </w:p>
              </w:tc>
              <w:tc>
                <w:tcPr>
                  <w:tcW w:w="636" w:type="dxa"/>
                  <w:vMerge w:val="restart"/>
                  <w:textDirection w:val="btLr"/>
                  <w:vAlign w:val="center"/>
                  <w:hideMark/>
                </w:tcPr>
                <w:p w14:paraId="39957A8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01" w:type="dxa"/>
                  <w:gridSpan w:val="2"/>
                  <w:hideMark/>
                </w:tcPr>
                <w:p w14:paraId="368AA75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GUID=3b187067-b978-46da-b850-dee5dc6998c1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513" w:type="dxa"/>
                  <w:hideMark/>
                </w:tcPr>
                <w:p w14:paraId="0041CE8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GUID=6c34357a-867a-46ab-a31f-cb406663ca2b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79DE84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GUID=cdcd21b5-037a-499c-aa3e-5150799aac58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7B56574" w14:textId="77777777" w:rsidTr="00892A9E">
              <w:trPr>
                <w:gridBefore w:val="1"/>
                <w:wBefore w:w="909" w:type="dxa"/>
                <w:cantSplit/>
                <w:jc w:val="center"/>
              </w:trPr>
              <w:tc>
                <w:tcPr>
                  <w:tcW w:w="0" w:type="auto"/>
                  <w:vMerge/>
                  <w:vAlign w:val="center"/>
                  <w:hideMark/>
                </w:tcPr>
                <w:p w14:paraId="184ACAE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0857D705"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2CE08407"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3C35D6A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GUID=5d0d2c91-daa0-494c-8602-2e7734c8b416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7877F9B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GUID=497e9541-75f1-471b-8052-3b59a2ee7d86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2DB4AF4A"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GUID=92bed2ff-c118-43b9-a3cd-0c5792c5ad78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05F0F6EA" w14:textId="77777777" w:rsidTr="00892A9E">
              <w:trPr>
                <w:gridBefore w:val="1"/>
                <w:wBefore w:w="909" w:type="dxa"/>
                <w:cantSplit/>
                <w:jc w:val="center"/>
              </w:trPr>
              <w:tc>
                <w:tcPr>
                  <w:tcW w:w="0" w:type="auto"/>
                  <w:vMerge/>
                  <w:vAlign w:val="center"/>
                  <w:hideMark/>
                </w:tcPr>
                <w:p w14:paraId="5501D620"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4280724D"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54ADC44B"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295066A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GUID=001b1d2e-14dc-4329-a313-ed7c5ae39869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C7F2D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GUID=4abf24e6-44a0-4caf-8bd1-14ec0b02bd44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34FFD73" w14:textId="77777777" w:rsidTr="00892A9E">
              <w:trPr>
                <w:gridBefore w:val="1"/>
                <w:wBefore w:w="909" w:type="dxa"/>
                <w:cantSplit/>
                <w:trHeight w:val="667"/>
                <w:jc w:val="center"/>
              </w:trPr>
              <w:tc>
                <w:tcPr>
                  <w:tcW w:w="0" w:type="auto"/>
                  <w:vMerge/>
                  <w:vAlign w:val="center"/>
                  <w:hideMark/>
                </w:tcPr>
                <w:p w14:paraId="083D2DA7" w14:textId="77777777" w:rsidR="00892A9E" w:rsidRDefault="00892A9E" w:rsidP="00892A9E">
                  <w:pPr>
                    <w:spacing w:before="60" w:after="60" w:line="240" w:lineRule="auto"/>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p>
                <w:p w14:paraId="2E0D0D73" w14:textId="77777777" w:rsidR="00892A9E" w:rsidRDefault="00892A9E" w:rsidP="00892A9E">
                  <w:pPr>
                    <w:spacing w:after="0"/>
                    <w:rPr>
                      <w:rFonts w:ascii="Times New Roman" w:hAnsi="Times New Roman" w:cs="Times New Roman"/>
                      <w:sz w:val="22"/>
                      <w:szCs w:val="20"/>
                      <w:lang w:val="en-GB" w:eastAsia="en-US"/>
                    </w:rPr>
                  </w:pPr>
                </w:p>
              </w:tc>
              <w:tc>
                <w:tcPr>
                  <w:tcW w:w="636" w:type="dxa"/>
                  <w:vMerge w:val="restart"/>
                  <w:textDirection w:val="btLr"/>
                  <w:vAlign w:val="center"/>
                  <w:hideMark/>
                </w:tcPr>
                <w:p w14:paraId="45C9CDF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01" w:type="dxa"/>
                  <w:gridSpan w:val="2"/>
                  <w:hideMark/>
                </w:tcPr>
                <w:p w14:paraId="69EE763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GUID=20319730-168e-4b55-be09-c004e32ebf50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513" w:type="dxa"/>
                  <w:hideMark/>
                </w:tcPr>
                <w:p w14:paraId="7C3AB3E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GUID=1e2ab9f3-9c11-41e7-9efe-601c4e8a33ff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314E2DC"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GUID=762ac6c0-18ee-40ac-a720-4d767995e52a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62A21B2" w14:textId="77777777" w:rsidTr="00892A9E">
              <w:trPr>
                <w:gridBefore w:val="1"/>
                <w:wBefore w:w="909" w:type="dxa"/>
                <w:cantSplit/>
                <w:jc w:val="center"/>
              </w:trPr>
              <w:tc>
                <w:tcPr>
                  <w:tcW w:w="0" w:type="auto"/>
                  <w:vMerge/>
                  <w:vAlign w:val="center"/>
                  <w:hideMark/>
                </w:tcPr>
                <w:p w14:paraId="2EBACB11"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4F0D1E0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5469F28"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4154917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GUID=5a776251-df05-4afb-98fe-01aa8e3d8750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645DEE4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GUID=b5ade3b4-18e9-4ed4-a8d8-280c4255d6c3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028A13E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GUID=42dbee17-f29b-44c5-8591-870bab8609c9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84915A4" w14:textId="77777777" w:rsidTr="00892A9E">
              <w:trPr>
                <w:gridBefore w:val="1"/>
                <w:wBefore w:w="909" w:type="dxa"/>
                <w:cantSplit/>
                <w:jc w:val="center"/>
              </w:trPr>
              <w:tc>
                <w:tcPr>
                  <w:tcW w:w="0" w:type="auto"/>
                  <w:vMerge/>
                  <w:vAlign w:val="center"/>
                  <w:hideMark/>
                </w:tcPr>
                <w:p w14:paraId="195B538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5FA1274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46D6C75"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34E69E9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GUID=c1a42729-b037-4a49-86fd-4a9d305b6cdd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E5E074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GUID=1273d74a-728f-48b6-ac1a-eb77a5183052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427F532" w14:textId="77777777" w:rsidTr="00892A9E">
              <w:trPr>
                <w:gridBefore w:val="1"/>
                <w:wBefore w:w="909" w:type="dxa"/>
                <w:cantSplit/>
                <w:jc w:val="center"/>
              </w:trPr>
              <w:tc>
                <w:tcPr>
                  <w:tcW w:w="1346" w:type="dxa"/>
                  <w:gridSpan w:val="2"/>
                  <w:hideMark/>
                </w:tcPr>
                <w:p w14:paraId="36D003E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GUID=a3d0a9bc-5891-484d-92ce-382c98285f10 </w:instrText>
                  </w:r>
                  <w:r>
                    <w:rPr>
                      <w:rFonts w:ascii="Times New Roman" w:hAnsi="Times New Roman" w:cs="Times New Roman"/>
                      <w:szCs w:val="20"/>
                      <w:lang w:val="en-GB"/>
                    </w:rPr>
                    <w:fldChar w:fldCharType="end"/>
                  </w:r>
                </w:p>
              </w:tc>
              <w:tc>
                <w:tcPr>
                  <w:tcW w:w="5874" w:type="dxa"/>
                  <w:gridSpan w:val="5"/>
                  <w:hideMark/>
                </w:tcPr>
                <w:p w14:paraId="653382A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GUID=158084f2-76b1-4826-843f-11494d1fe58c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892A9E" w14:paraId="465D4B29" w14:textId="77777777" w:rsidTr="00892A9E">
              <w:trPr>
                <w:gridBefore w:val="1"/>
                <w:wBefore w:w="909" w:type="dxa"/>
                <w:cantSplit/>
                <w:jc w:val="center"/>
              </w:trPr>
              <w:tc>
                <w:tcPr>
                  <w:tcW w:w="1346" w:type="dxa"/>
                  <w:gridSpan w:val="2"/>
                  <w:hideMark/>
                </w:tcPr>
                <w:p w14:paraId="0BF63F4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GUID=17250446-05d6-4a4b-af71-9f6a847e24e4 </w:instrText>
                  </w:r>
                  <w:r>
                    <w:rPr>
                      <w:rFonts w:ascii="Times New Roman" w:hAnsi="Times New Roman" w:cs="Times New Roman"/>
                      <w:szCs w:val="20"/>
                      <w:lang w:val="en-GB"/>
                    </w:rPr>
                    <w:fldChar w:fldCharType="end"/>
                  </w:r>
                </w:p>
              </w:tc>
              <w:tc>
                <w:tcPr>
                  <w:tcW w:w="5874" w:type="dxa"/>
                  <w:gridSpan w:val="5"/>
                  <w:hideMark/>
                </w:tcPr>
                <w:p w14:paraId="00E7596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GUID=3b39bd99-ee47-4e80-90ed-12066d56374d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892A9E" w14:paraId="07FF5DA4" w14:textId="77777777" w:rsidTr="00892A9E">
              <w:trPr>
                <w:gridBefore w:val="1"/>
                <w:wBefore w:w="909" w:type="dxa"/>
                <w:cantSplit/>
                <w:jc w:val="center"/>
              </w:trPr>
              <w:tc>
                <w:tcPr>
                  <w:tcW w:w="1346" w:type="dxa"/>
                  <w:gridSpan w:val="2"/>
                  <w:hideMark/>
                </w:tcPr>
                <w:p w14:paraId="04194B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GUID=a53884ca-35c6-42a0-b19b-e3c858b328d8 </w:instrText>
                  </w:r>
                  <w:r>
                    <w:rPr>
                      <w:rFonts w:ascii="Times New Roman" w:hAnsi="Times New Roman" w:cs="Times New Roman"/>
                      <w:szCs w:val="20"/>
                      <w:lang w:val="en-GB"/>
                    </w:rPr>
                    <w:fldChar w:fldCharType="end"/>
                  </w:r>
                </w:p>
              </w:tc>
              <w:tc>
                <w:tcPr>
                  <w:tcW w:w="5874" w:type="dxa"/>
                  <w:gridSpan w:val="5"/>
                  <w:hideMark/>
                </w:tcPr>
                <w:p w14:paraId="5961DB6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GUID=6b8181fd-81da-48dd-b43d-e0d9c3b6d331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1A2B3E3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GUID=f510ebdf-2f91-4f61-b4f1-b536de7b6e2f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bl>
          <w:p w14:paraId="2DCC4621" w14:textId="3AD9471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DF53AE" w14:paraId="0CF7B926" w14:textId="77777777" w:rsidTr="00DF53AE">
        <w:trPr>
          <w:divId w:val="2116439976"/>
          <w:cantSplit/>
          <w:jc w:val="center"/>
        </w:trPr>
        <w:tc>
          <w:tcPr>
            <w:tcW w:w="7000" w:type="dxa"/>
            <w:gridSpan w:val="3"/>
            <w:hideMark/>
          </w:tcPr>
          <w:p w14:paraId="451D37F0" w14:textId="77777777" w:rsidR="00DF53AE" w:rsidRPr="00DF53AE" w:rsidRDefault="00DF53AE">
            <w:pPr>
              <w:pStyle w:val="Heading1"/>
              <w:jc w:val="center"/>
              <w:rPr>
                <w:rFonts w:ascii="Times New Roman" w:hAnsi="Times New Roman"/>
                <w:b w:val="0"/>
                <w:bCs w:val="0"/>
                <w:sz w:val="22"/>
                <w:szCs w:val="22"/>
                <w:lang w:val="en-GB"/>
              </w:rPr>
            </w:pPr>
            <w:r w:rsidRPr="00DF53AE">
              <w:rPr>
                <w:rFonts w:ascii="Times New Roman" w:hAnsi="Times New Roman"/>
                <w:b w:val="0"/>
                <w:bCs w:val="0"/>
                <w:color w:val="auto"/>
                <w:sz w:val="22"/>
                <w:szCs w:val="22"/>
                <w:lang w:val="en-GB"/>
              </w:rPr>
              <w:lastRenderedPageBreak/>
              <w:fldChar w:fldCharType="begin"/>
            </w:r>
            <w:r w:rsidRPr="00DF53AE">
              <w:rPr>
                <w:rFonts w:ascii="Times New Roman" w:hAnsi="Times New Roman"/>
                <w:b w:val="0"/>
                <w:bCs w:val="0"/>
                <w:color w:val="auto"/>
                <w:sz w:val="22"/>
                <w:szCs w:val="22"/>
                <w:lang w:val="en-GB"/>
              </w:rPr>
              <w:instrText xml:space="preserve"> GUID=9d39b631-3be7-4af5-bf29-10899ac185ca </w:instrText>
            </w:r>
            <w:r w:rsidRPr="00DF53AE">
              <w:rPr>
                <w:rFonts w:ascii="Times New Roman" w:hAnsi="Times New Roman"/>
                <w:b w:val="0"/>
                <w:bCs w:val="0"/>
                <w:color w:val="auto"/>
                <w:sz w:val="22"/>
                <w:szCs w:val="22"/>
                <w:lang w:val="en-GB"/>
              </w:rPr>
              <w:fldChar w:fldCharType="end"/>
            </w:r>
            <w:r w:rsidRPr="00DF53AE">
              <w:rPr>
                <w:rFonts w:ascii="Times New Roman" w:hAnsi="Times New Roman"/>
                <w:b w:val="0"/>
                <w:bCs w:val="0"/>
                <w:color w:val="auto"/>
                <w:sz w:val="22"/>
                <w:szCs w:val="22"/>
                <w:lang w:val="en-GB"/>
              </w:rPr>
              <w:t>FORM 43</w:t>
            </w:r>
          </w:p>
        </w:tc>
      </w:tr>
      <w:tr w:rsidR="00DF53AE" w14:paraId="07B11F24" w14:textId="77777777" w:rsidTr="00DF53AE">
        <w:trPr>
          <w:divId w:val="2116439976"/>
          <w:cantSplit/>
          <w:jc w:val="center"/>
        </w:trPr>
        <w:tc>
          <w:tcPr>
            <w:tcW w:w="1380" w:type="dxa"/>
            <w:hideMark/>
          </w:tcPr>
          <w:p w14:paraId="16869ACF" w14:textId="77777777" w:rsidR="00DF53AE" w:rsidRDefault="00DF53A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GUID=be077efa-f0c0-471b-b87b-50663a852d32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260" w:type="dxa"/>
          </w:tcPr>
          <w:p w14:paraId="44EDACEC" w14:textId="77777777" w:rsidR="00DF53AE" w:rsidRDefault="00DF53AE">
            <w:pPr>
              <w:spacing w:before="60" w:after="60" w:line="240" w:lineRule="auto"/>
              <w:jc w:val="center"/>
              <w:rPr>
                <w:rFonts w:ascii="Times New Roman" w:hAnsi="Times New Roman" w:cs="Times New Roman"/>
                <w:sz w:val="22"/>
                <w:szCs w:val="20"/>
                <w:lang w:val="en-GB"/>
              </w:rPr>
            </w:pPr>
          </w:p>
          <w:p w14:paraId="6D0FBCA3"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GUID=211854f5-e2a3-4cde-981f-00c8b20a2b89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360" w:type="dxa"/>
            <w:hideMark/>
          </w:tcPr>
          <w:p w14:paraId="0FC4B06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GUID=a9ec99cd-0bf2-43e1-a3c8-744a484cbecb </w:instrText>
            </w:r>
            <w:r>
              <w:rPr>
                <w:rFonts w:ascii="Times New Roman" w:hAnsi="Times New Roman" w:cs="Times New Roman"/>
                <w:szCs w:val="20"/>
                <w:lang w:val="en-GB"/>
              </w:rPr>
              <w:fldChar w:fldCharType="end"/>
            </w:r>
          </w:p>
        </w:tc>
      </w:tr>
      <w:tr w:rsidR="00DF53AE" w14:paraId="57C38B05" w14:textId="77777777" w:rsidTr="00DF53AE">
        <w:trPr>
          <w:divId w:val="2116439976"/>
          <w:cantSplit/>
          <w:jc w:val="center"/>
        </w:trPr>
        <w:tc>
          <w:tcPr>
            <w:tcW w:w="7000" w:type="dxa"/>
            <w:gridSpan w:val="3"/>
            <w:hideMark/>
          </w:tcPr>
          <w:p w14:paraId="31045DE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GUID=ba6958aa-3ffa-4494-a5f2-3a6656deab6f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0F92444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GUID=120abdcb-04aa-4742-98f9-59057863aecf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outside Singapore)</w:t>
            </w:r>
          </w:p>
          <w:p w14:paraId="795117F9"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GUID=0dfde384-364f-4152-bd32-3b58cd12dbf2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3711ABA9"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GUID=a61326a4-d793-440b-bab3-43e79cdbcb70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3BF3442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GUID=1fbfe401-bfcd-4bea-acb3-7c2c8e89376e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7E89F96F"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GUID=905d8137-cf69-41e1-ac11-b247feb1d521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0E3307CC"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GUID=29f615f6-8c15-46bc-ae1c-4a50614dcc7c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6BEC2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GUID=d246ea05-f2bf-4dc6-b9eb-fae6135a7698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6F49B3B3"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GUID=a9bb25da-8998-4b0e-90de-e0fcd6504acd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797FC88B"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GUID=6f69f482-a87a-4d07-b4e6-f04fd0a463f0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p>
          <w:p w14:paraId="363D79B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GUID=3d019d8e-e967-48eb-a89f-a4798abb05cf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6"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6F72B5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GUID=01dc1d69-13d7-4778-921e-35dacec5002f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 given.)</w:t>
            </w:r>
          </w:p>
          <w:p w14:paraId="1EBAF0AA"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GUID=86942e11-c85b-4a54-b58f-1196cae1b0ca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4AF6508"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GUID=52eee1e8-54b4-4d85-b033-cceb19a6018f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03B9119E" w14:textId="77777777" w:rsidR="00DF53AE" w:rsidRDefault="00DF53AE" w:rsidP="00DF53AE">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DF53AE" w14:paraId="18DA0F0F" w14:textId="77777777" w:rsidTr="00DF53AE">
        <w:trPr>
          <w:gridBefore w:val="1"/>
          <w:divId w:val="2116439976"/>
          <w:wBefore w:w="817" w:type="dxa"/>
          <w:cantSplit/>
          <w:trHeight w:val="420"/>
        </w:trPr>
        <w:tc>
          <w:tcPr>
            <w:tcW w:w="7307" w:type="dxa"/>
            <w:gridSpan w:val="11"/>
            <w:vAlign w:val="bottom"/>
            <w:hideMark/>
          </w:tcPr>
          <w:p w14:paraId="6DE582D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GUID=bb4d469e-b9f3-432e-bbaa-4d63b1507781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DF53AE" w14:paraId="6DE4BDCC" w14:textId="77777777" w:rsidTr="00DF53AE">
        <w:trPr>
          <w:gridBefore w:val="1"/>
          <w:divId w:val="2116439976"/>
          <w:wBefore w:w="817" w:type="dxa"/>
          <w:cantSplit/>
          <w:trHeight w:val="1200"/>
        </w:trPr>
        <w:tc>
          <w:tcPr>
            <w:tcW w:w="1311" w:type="dxa"/>
            <w:gridSpan w:val="2"/>
            <w:textDirection w:val="btLr"/>
            <w:vAlign w:val="center"/>
            <w:hideMark/>
          </w:tcPr>
          <w:p w14:paraId="008083E7"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w:t>
            </w:r>
            <w:r>
              <w:rPr>
                <w:rFonts w:ascii="Times New Roman" w:hAnsi="Times New Roman" w:cs="Times New Roman"/>
                <w:sz w:val="16"/>
                <w:szCs w:val="16"/>
                <w:lang w:val="en-GB"/>
              </w:rPr>
              <w:t>HILD’S PARTICULARS</w:t>
            </w:r>
          </w:p>
        </w:tc>
        <w:tc>
          <w:tcPr>
            <w:tcW w:w="3190" w:type="dxa"/>
            <w:gridSpan w:val="6"/>
            <w:hideMark/>
          </w:tcPr>
          <w:p w14:paraId="5D50D30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GUID=c636a75f-ca46-48cd-b028-1a8e51e64758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806" w:type="dxa"/>
            <w:gridSpan w:val="3"/>
            <w:hideMark/>
          </w:tcPr>
          <w:p w14:paraId="00BD013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GUID=27c1ec68-dd85-448d-a87a-49ffc9b0cd25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DF53AE" w14:paraId="4DE1A05C" w14:textId="77777777" w:rsidTr="00DF53AE">
        <w:trPr>
          <w:gridBefore w:val="1"/>
          <w:divId w:val="2116439976"/>
          <w:wBefore w:w="817" w:type="dxa"/>
          <w:cantSplit/>
        </w:trPr>
        <w:tc>
          <w:tcPr>
            <w:tcW w:w="1311" w:type="dxa"/>
            <w:gridSpan w:val="2"/>
            <w:textDirection w:val="btLr"/>
            <w:vAlign w:val="center"/>
            <w:hideMark/>
          </w:tcPr>
          <w:p w14:paraId="7B522FFF"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p>
        </w:tc>
        <w:tc>
          <w:tcPr>
            <w:tcW w:w="542" w:type="dxa"/>
            <w:hideMark/>
          </w:tcPr>
          <w:p w14:paraId="1B083CC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GUID=a97e3e09-f5c0-456b-ad88-0d907c0256c7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654" w:type="dxa"/>
            <w:hideMark/>
          </w:tcPr>
          <w:p w14:paraId="2611655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GUID=c4bcf8e3-e959-42ee-9e08-5b19e7142696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566" w:type="dxa"/>
            <w:hideMark/>
          </w:tcPr>
          <w:p w14:paraId="046A289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GUID=542a9555-dce9-43e3-959e-8a49aaf9cce7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698" w:type="dxa"/>
            <w:gridSpan w:val="2"/>
            <w:hideMark/>
          </w:tcPr>
          <w:p w14:paraId="77A38B68"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GUID=d472ee66-9d8c-4367-ac76-b3c2374a6514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30" w:type="dxa"/>
            <w:hideMark/>
          </w:tcPr>
          <w:p w14:paraId="58280639"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GUID=afe209c1-beef-412c-a98b-283f46fd3c0a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206" w:type="dxa"/>
            <w:hideMark/>
          </w:tcPr>
          <w:p w14:paraId="128392D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GUID=18cbf85b-1689-4514-beca-ebea732c0db1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600" w:type="dxa"/>
            <w:gridSpan w:val="2"/>
            <w:hideMark/>
          </w:tcPr>
          <w:p w14:paraId="5CA5560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GUID=821ae005-080a-4543-8d46-89e75b3aa8dd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DF53AE" w14:paraId="5738DA53" w14:textId="77777777" w:rsidTr="00DF53AE">
        <w:trPr>
          <w:gridBefore w:val="1"/>
          <w:divId w:val="2116439976"/>
          <w:wBefore w:w="817" w:type="dxa"/>
          <w:cantSplit/>
        </w:trPr>
        <w:tc>
          <w:tcPr>
            <w:tcW w:w="1311" w:type="dxa"/>
            <w:gridSpan w:val="2"/>
            <w:textDirection w:val="btLr"/>
            <w:vAlign w:val="center"/>
            <w:hideMark/>
          </w:tcPr>
          <w:p w14:paraId="63D1B92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3190" w:type="dxa"/>
            <w:gridSpan w:val="6"/>
            <w:hideMark/>
          </w:tcPr>
          <w:p w14:paraId="7FB8A47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GUID=5726eabb-4897-4c76-ab5d-c0dbb11c3516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206" w:type="dxa"/>
            <w:hideMark/>
          </w:tcPr>
          <w:p w14:paraId="698A7C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GUID=704540b7-2eb6-4114-a96b-42732adc5d8c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600" w:type="dxa"/>
            <w:gridSpan w:val="2"/>
            <w:hideMark/>
          </w:tcPr>
          <w:p w14:paraId="00CD18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GUID=fcf7c469-83a4-4dc5-9075-2f1c2ab2ee5d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3E780F8B" w14:textId="77777777" w:rsidTr="00DF53AE">
        <w:trPr>
          <w:gridBefore w:val="1"/>
          <w:divId w:val="2116439976"/>
          <w:wBefore w:w="817" w:type="dxa"/>
          <w:cantSplit/>
        </w:trPr>
        <w:tc>
          <w:tcPr>
            <w:tcW w:w="1311" w:type="dxa"/>
            <w:gridSpan w:val="2"/>
            <w:textDirection w:val="btLr"/>
            <w:vAlign w:val="center"/>
            <w:hideMark/>
          </w:tcPr>
          <w:p w14:paraId="3B1C7972"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p>
        </w:tc>
        <w:tc>
          <w:tcPr>
            <w:tcW w:w="3190" w:type="dxa"/>
            <w:gridSpan w:val="6"/>
            <w:hideMark/>
          </w:tcPr>
          <w:p w14:paraId="4E6BE0C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GUID=30c19798-95f1-407f-9cbb-6aec261728c6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206" w:type="dxa"/>
            <w:hideMark/>
          </w:tcPr>
          <w:p w14:paraId="1B9C29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GUID=1b9043e7-7420-4a29-8716-15d34bc07899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600" w:type="dxa"/>
            <w:gridSpan w:val="2"/>
            <w:hideMark/>
          </w:tcPr>
          <w:p w14:paraId="50E6B9F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GUID=8e2ae52f-c8a7-4bdf-8f07-ddefd61f6c07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0F5FA28C" w14:textId="77777777" w:rsidTr="00DF53AE">
        <w:trPr>
          <w:gridBefore w:val="1"/>
          <w:divId w:val="2116439976"/>
          <w:wBefore w:w="817" w:type="dxa"/>
          <w:cantSplit/>
        </w:trPr>
        <w:tc>
          <w:tcPr>
            <w:tcW w:w="709" w:type="dxa"/>
            <w:textDirection w:val="btLr"/>
            <w:vAlign w:val="center"/>
            <w:hideMark/>
          </w:tcPr>
          <w:p w14:paraId="1EF91BCB" w14:textId="77777777" w:rsidR="00DF53AE" w:rsidRDefault="00DF53AE">
            <w:pPr>
              <w:spacing w:before="60" w:after="60" w:line="240" w:lineRule="auto"/>
              <w:jc w:val="center"/>
              <w:rPr>
                <w:rFonts w:ascii="Times New Roman" w:hAnsi="Times New Roman" w:cs="Times New Roman"/>
                <w:sz w:val="16"/>
                <w:szCs w:val="16"/>
                <w:lang w:val="en-GB"/>
              </w:rPr>
            </w:pPr>
            <w:r>
              <w:rPr>
                <w:rFonts w:ascii="Times New Roman" w:hAnsi="Times New Roman" w:cs="Times New Roman"/>
                <w:sz w:val="16"/>
                <w:szCs w:val="16"/>
                <w:lang w:val="en-GB"/>
              </w:rPr>
              <w:fldChar w:fldCharType="begin"/>
            </w:r>
            <w:r>
              <w:rPr>
                <w:rFonts w:ascii="Times New Roman" w:hAnsi="Times New Roman" w:cs="Times New Roman"/>
                <w:sz w:val="16"/>
                <w:szCs w:val="16"/>
                <w:lang w:val="en-GB"/>
              </w:rPr>
              <w:instrText xml:space="preserve"> GUID=365c0d7f-c618-4b45-915d-312168e0d62b </w:instrText>
            </w:r>
            <w:r>
              <w:rPr>
                <w:rFonts w:ascii="Times New Roman" w:hAnsi="Times New Roman" w:cs="Times New Roman"/>
                <w:sz w:val="16"/>
                <w:szCs w:val="16"/>
                <w:lang w:val="en-GB"/>
              </w:rPr>
              <w:fldChar w:fldCharType="end"/>
            </w:r>
            <w:r>
              <w:rPr>
                <w:rFonts w:ascii="Times New Roman" w:hAnsi="Times New Roman" w:cs="Times New Roman"/>
                <w:sz w:val="16"/>
                <w:szCs w:val="16"/>
                <w:lang w:val="en-GB"/>
              </w:rPr>
              <w:t>ADOPTIVE PARENTS</w:t>
            </w:r>
          </w:p>
        </w:tc>
        <w:tc>
          <w:tcPr>
            <w:tcW w:w="602" w:type="dxa"/>
            <w:textDirection w:val="btLr"/>
            <w:vAlign w:val="center"/>
            <w:hideMark/>
          </w:tcPr>
          <w:p w14:paraId="55ABFB7C" w14:textId="77777777" w:rsidR="00DF53AE" w:rsidRDefault="00DF53AE">
            <w:pPr>
              <w:spacing w:before="60" w:after="60" w:line="240" w:lineRule="auto"/>
              <w:jc w:val="center"/>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90" w:type="dxa"/>
            <w:gridSpan w:val="6"/>
            <w:hideMark/>
          </w:tcPr>
          <w:p w14:paraId="41DB9B7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GUID=74df39a1-2145-4e5f-84b2-4f4aacbbbde9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206" w:type="dxa"/>
            <w:hideMark/>
          </w:tcPr>
          <w:p w14:paraId="20E8E34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GUID=65f7d784-5937-4464-8d5f-4a76ab33da52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2163DE9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GUID=65b5f7fa-e617-4c8b-9d90-dae1136e9034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7EA0A560" w14:textId="77777777" w:rsidTr="00DF53AE">
        <w:trPr>
          <w:gridBefore w:val="1"/>
          <w:divId w:val="2116439976"/>
          <w:wBefore w:w="817" w:type="dxa"/>
          <w:cantSplit/>
        </w:trPr>
        <w:tc>
          <w:tcPr>
            <w:tcW w:w="709" w:type="dxa"/>
            <w:textDirection w:val="btLr"/>
            <w:vAlign w:val="center"/>
            <w:hideMark/>
          </w:tcPr>
          <w:p w14:paraId="62EB9E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0421772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2111" w:type="dxa"/>
            <w:gridSpan w:val="4"/>
            <w:hideMark/>
          </w:tcPr>
          <w:p w14:paraId="12E4DE7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GUID=f9f2e1dc-ea23-41c5-b439-76d34f5bec86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713790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GUID=6b9eb606-a61f-4342-a518-e2d5d771efb1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7BAEDEA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GUID=f48b2baf-3534-4f45-877e-2e1a57731aac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65E33245" w14:textId="77777777" w:rsidTr="00DF53AE">
        <w:trPr>
          <w:gridBefore w:val="1"/>
          <w:divId w:val="2116439976"/>
          <w:wBefore w:w="817" w:type="dxa"/>
          <w:cantSplit/>
          <w:trHeight w:val="237"/>
        </w:trPr>
        <w:tc>
          <w:tcPr>
            <w:tcW w:w="709" w:type="dxa"/>
            <w:textDirection w:val="btLr"/>
            <w:vAlign w:val="center"/>
            <w:hideMark/>
          </w:tcPr>
          <w:p w14:paraId="73F545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37F6DD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3190" w:type="dxa"/>
            <w:gridSpan w:val="6"/>
            <w:hideMark/>
          </w:tcPr>
          <w:p w14:paraId="6AA5C98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GUID=8212df6a-27df-41a1-9260-7be010fb91af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7530A2D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GUID=bc608109-608e-4d5d-9f2b-2be757ef5a20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0F5460EF" w14:textId="77777777" w:rsidTr="00DF53AE">
        <w:trPr>
          <w:gridBefore w:val="1"/>
          <w:divId w:val="2116439976"/>
          <w:wBefore w:w="817" w:type="dxa"/>
          <w:cantSplit/>
          <w:trHeight w:val="610"/>
        </w:trPr>
        <w:tc>
          <w:tcPr>
            <w:tcW w:w="709" w:type="dxa"/>
            <w:textDirection w:val="btLr"/>
            <w:vAlign w:val="center"/>
            <w:hideMark/>
          </w:tcPr>
          <w:p w14:paraId="580C752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70F65AB0"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90" w:type="dxa"/>
            <w:gridSpan w:val="6"/>
            <w:hideMark/>
          </w:tcPr>
          <w:p w14:paraId="3601FAC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GUID=f6735683-599c-49ea-a7a6-9ae9c823e4e1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206" w:type="dxa"/>
            <w:hideMark/>
          </w:tcPr>
          <w:p w14:paraId="04FDE92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GUID=dc3616b6-4be6-47ae-a29a-227d5c1cde53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1BE7312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GUID=41a484da-f936-4256-997b-b44e85163677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12EE41BA" w14:textId="77777777" w:rsidTr="00DF53AE">
        <w:trPr>
          <w:gridBefore w:val="1"/>
          <w:divId w:val="2116439976"/>
          <w:wBefore w:w="817" w:type="dxa"/>
          <w:cantSplit/>
        </w:trPr>
        <w:tc>
          <w:tcPr>
            <w:tcW w:w="709" w:type="dxa"/>
            <w:textDirection w:val="btLr"/>
            <w:vAlign w:val="center"/>
            <w:hideMark/>
          </w:tcPr>
          <w:p w14:paraId="33176F2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5107CE5"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2111" w:type="dxa"/>
            <w:gridSpan w:val="4"/>
            <w:hideMark/>
          </w:tcPr>
          <w:p w14:paraId="0494207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GUID=ec0d3f49-b7a7-4b9e-a9b4-9e0395b1708a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41AEC68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GUID=0c27def9-7ce6-4edd-91a9-d4d419b76bbc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6902291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GUID=f348caf7-2383-46c2-a0a7-e82c4ad7f332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523DEF4F" w14:textId="77777777" w:rsidTr="00DF53AE">
        <w:trPr>
          <w:gridBefore w:val="1"/>
          <w:divId w:val="2116439976"/>
          <w:wBefore w:w="817" w:type="dxa"/>
          <w:cantSplit/>
        </w:trPr>
        <w:tc>
          <w:tcPr>
            <w:tcW w:w="709" w:type="dxa"/>
            <w:textDirection w:val="btLr"/>
            <w:vAlign w:val="center"/>
            <w:hideMark/>
          </w:tcPr>
          <w:p w14:paraId="595C3A2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42301C9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3190" w:type="dxa"/>
            <w:gridSpan w:val="6"/>
            <w:hideMark/>
          </w:tcPr>
          <w:p w14:paraId="4AC4F98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GUID=9ee844ed-4c8a-4090-9a13-90dbafa13c1f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01A5D7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GUID=c9e86030-279f-4664-a3d9-6f061124bca6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2A4FCF39" w14:textId="77777777" w:rsidTr="00DF53AE">
        <w:trPr>
          <w:gridBefore w:val="1"/>
          <w:divId w:val="2116439976"/>
          <w:wBefore w:w="817" w:type="dxa"/>
          <w:cantSplit/>
        </w:trPr>
        <w:tc>
          <w:tcPr>
            <w:tcW w:w="1311" w:type="dxa"/>
            <w:gridSpan w:val="2"/>
            <w:hideMark/>
          </w:tcPr>
          <w:p w14:paraId="2D1288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GUID=f7599594-0073-4429-aeba-0fc9a4481eb0 </w:instrText>
            </w:r>
            <w:r>
              <w:rPr>
                <w:rFonts w:ascii="Times New Roman" w:hAnsi="Times New Roman" w:cs="Times New Roman"/>
                <w:szCs w:val="20"/>
                <w:lang w:val="en-GB"/>
              </w:rPr>
              <w:fldChar w:fldCharType="end"/>
            </w:r>
          </w:p>
        </w:tc>
        <w:tc>
          <w:tcPr>
            <w:tcW w:w="5996" w:type="dxa"/>
            <w:gridSpan w:val="9"/>
            <w:hideMark/>
          </w:tcPr>
          <w:p w14:paraId="3B0AD9B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GUID=d21498d7-70f0-46f9-a534-ac4da84bce27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DF53AE" w14:paraId="42630B0B" w14:textId="77777777" w:rsidTr="00DF53AE">
        <w:trPr>
          <w:gridBefore w:val="1"/>
          <w:divId w:val="2116439976"/>
          <w:wBefore w:w="817" w:type="dxa"/>
          <w:cantSplit/>
        </w:trPr>
        <w:tc>
          <w:tcPr>
            <w:tcW w:w="1311" w:type="dxa"/>
            <w:gridSpan w:val="2"/>
            <w:hideMark/>
          </w:tcPr>
          <w:p w14:paraId="52CD93F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GUID=fc961c8f-f59a-493a-8aa9-37d966fc5725 </w:instrText>
            </w:r>
            <w:r>
              <w:rPr>
                <w:rFonts w:ascii="Times New Roman" w:hAnsi="Times New Roman" w:cs="Times New Roman"/>
                <w:szCs w:val="20"/>
                <w:lang w:val="en-GB"/>
              </w:rPr>
              <w:fldChar w:fldCharType="end"/>
            </w:r>
          </w:p>
        </w:tc>
        <w:tc>
          <w:tcPr>
            <w:tcW w:w="5996" w:type="dxa"/>
            <w:gridSpan w:val="9"/>
            <w:hideMark/>
          </w:tcPr>
          <w:p w14:paraId="33B1ADB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GUID=c8e4b63e-b98e-499a-9281-95c7322a36c3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DF53AE" w14:paraId="04E36D61" w14:textId="77777777" w:rsidTr="00DF53AE">
        <w:trPr>
          <w:gridBefore w:val="1"/>
          <w:divId w:val="2116439976"/>
          <w:wBefore w:w="817" w:type="dxa"/>
          <w:cantSplit/>
        </w:trPr>
        <w:tc>
          <w:tcPr>
            <w:tcW w:w="1311" w:type="dxa"/>
            <w:gridSpan w:val="2"/>
            <w:hideMark/>
          </w:tcPr>
          <w:p w14:paraId="6CAB879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GUID=c040ce6e-b02f-4267-8fa7-d1f3101db350 </w:instrText>
            </w:r>
            <w:r>
              <w:rPr>
                <w:rFonts w:ascii="Times New Roman" w:hAnsi="Times New Roman" w:cs="Times New Roman"/>
                <w:szCs w:val="20"/>
                <w:lang w:val="en-GB"/>
              </w:rPr>
              <w:fldChar w:fldCharType="end"/>
            </w:r>
          </w:p>
        </w:tc>
        <w:tc>
          <w:tcPr>
            <w:tcW w:w="5996" w:type="dxa"/>
            <w:gridSpan w:val="9"/>
            <w:hideMark/>
          </w:tcPr>
          <w:p w14:paraId="0B7DFA4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GUID=e23fcc2c-b4a3-45d6-b2dd-65d4c72ba003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7AF7862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GUID=612680ef-e1aa-4130-839c-c2e9b751b29f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r w:rsidR="00DF53AE" w14:paraId="7A3CCAEC" w14:textId="77777777" w:rsidTr="00DF53AE">
        <w:trPr>
          <w:gridAfter w:val="1"/>
          <w:divId w:val="2116439976"/>
          <w:wAfter w:w="1124" w:type="dxa"/>
          <w:cantSplit/>
        </w:trPr>
        <w:tc>
          <w:tcPr>
            <w:tcW w:w="7000" w:type="dxa"/>
            <w:gridSpan w:val="11"/>
          </w:tcPr>
          <w:p w14:paraId="23E7CDA0" w14:textId="77777777" w:rsidR="00DF53AE" w:rsidRDefault="00DF53AE">
            <w:pPr>
              <w:spacing w:before="60" w:after="60" w:line="240" w:lineRule="auto"/>
              <w:ind w:left="475"/>
              <w:rPr>
                <w:rFonts w:ascii="Times New Roman" w:hAnsi="Times New Roman" w:cs="Times New Roman"/>
                <w:sz w:val="20"/>
                <w:szCs w:val="20"/>
                <w:lang w:val="en-GB"/>
              </w:rPr>
            </w:pPr>
          </w:p>
          <w:p w14:paraId="0EC82D1F"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GUID=62f6468b-8ba0-4c67-b77b-e884f5457ea3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1.</w:t>
            </w:r>
            <w:r>
              <w:rPr>
                <w:rFonts w:ascii="Times New Roman" w:hAnsi="Times New Roman" w:cs="Times New Roman"/>
                <w:sz w:val="18"/>
                <w:szCs w:val="18"/>
                <w:lang w:val="en-GB"/>
              </w:rPr>
              <w:tab/>
              <w:t>No. of Entry:</w:t>
            </w:r>
          </w:p>
          <w:p w14:paraId="3077C85E"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GUID=b3181167-6efa-4215-9878-8cada893ef3e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2.</w:t>
            </w:r>
            <w:r>
              <w:rPr>
                <w:rFonts w:ascii="Times New Roman" w:hAnsi="Times New Roman" w:cs="Times New Roman"/>
                <w:sz w:val="18"/>
                <w:szCs w:val="18"/>
                <w:lang w:val="en-GB"/>
              </w:rPr>
              <w:tab/>
              <w:t>Date and country of birth of child:</w:t>
            </w:r>
          </w:p>
          <w:p w14:paraId="7E4E8A46"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GUID=671aa747-ddf3-4c06-9c78-62cc8e096b2c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3.</w:t>
            </w:r>
            <w:r>
              <w:rPr>
                <w:rFonts w:ascii="Times New Roman" w:hAnsi="Times New Roman" w:cs="Times New Roman"/>
                <w:sz w:val="18"/>
                <w:szCs w:val="18"/>
                <w:lang w:val="en-GB"/>
              </w:rPr>
              <w:tab/>
              <w:t>Name and surname of child:</w:t>
            </w:r>
          </w:p>
          <w:p w14:paraId="261B8E40"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GUID=ba8f6b09-d451-4255-b409-52c2074d917a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4.</w:t>
            </w:r>
            <w:r>
              <w:rPr>
                <w:rFonts w:ascii="Times New Roman" w:hAnsi="Times New Roman" w:cs="Times New Roman"/>
                <w:sz w:val="18"/>
                <w:szCs w:val="18"/>
                <w:lang w:val="en-GB"/>
              </w:rPr>
              <w:tab/>
              <w:t>Sex of child:</w:t>
            </w:r>
          </w:p>
          <w:p w14:paraId="0A2CF99B"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GUID=10d068f5-2ec8-486b-b890-bba214da88b5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5.</w:t>
            </w:r>
            <w:r>
              <w:rPr>
                <w:rFonts w:ascii="Times New Roman" w:hAnsi="Times New Roman" w:cs="Times New Roman"/>
                <w:sz w:val="18"/>
                <w:szCs w:val="18"/>
                <w:lang w:val="en-GB"/>
              </w:rPr>
              <w:tab/>
              <w:t>Name and surname, address and occupation of adopter or adopters:</w:t>
            </w:r>
          </w:p>
          <w:p w14:paraId="7A70664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GUID=c0ca41c4-349e-4477-8053-4148c8138dc6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6.</w:t>
            </w:r>
            <w:r>
              <w:rPr>
                <w:rFonts w:ascii="Times New Roman" w:hAnsi="Times New Roman" w:cs="Times New Roman"/>
                <w:sz w:val="18"/>
                <w:szCs w:val="18"/>
                <w:lang w:val="en-GB"/>
              </w:rPr>
              <w:tab/>
              <w:t>Date of adoption order and description of Court by which made:</w:t>
            </w:r>
          </w:p>
          <w:p w14:paraId="4511A49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GUID=ea59a312-f0e9-4dc4-9a70-721eea444e02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7.</w:t>
            </w:r>
            <w:r>
              <w:rPr>
                <w:rFonts w:ascii="Times New Roman" w:hAnsi="Times New Roman" w:cs="Times New Roman"/>
                <w:sz w:val="18"/>
                <w:szCs w:val="18"/>
                <w:lang w:val="en-GB"/>
              </w:rPr>
              <w:tab/>
              <w:t>Date of Entry:</w:t>
            </w:r>
          </w:p>
          <w:p w14:paraId="50E4F2A0" w14:textId="77777777" w:rsidR="00DF53AE" w:rsidRDefault="00DF53AE">
            <w:pPr>
              <w:spacing w:before="60" w:after="60" w:line="240" w:lineRule="auto"/>
              <w:ind w:left="475"/>
              <w:rPr>
                <w:rFonts w:ascii="Times New Roman" w:hAnsi="Times New Roman" w:cs="Times New Roman"/>
                <w:sz w:val="20"/>
                <w:szCs w:val="20"/>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GUID=960eb724-d5d7-4baf-9ee2-c6aa4ab76f21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8.</w:t>
            </w:r>
            <w:r>
              <w:rPr>
                <w:rFonts w:ascii="Times New Roman" w:hAnsi="Times New Roman" w:cs="Times New Roman"/>
                <w:sz w:val="18"/>
                <w:szCs w:val="18"/>
                <w:lang w:val="en-GB"/>
              </w:rPr>
              <w:tab/>
              <w:t xml:space="preserve">Signature of officer deputed by Registrar-General to </w:t>
            </w:r>
            <w:proofErr w:type="gramStart"/>
            <w:r>
              <w:rPr>
                <w:rFonts w:ascii="Times New Roman" w:hAnsi="Times New Roman" w:cs="Times New Roman"/>
                <w:sz w:val="18"/>
                <w:szCs w:val="18"/>
                <w:lang w:val="en-GB"/>
              </w:rPr>
              <w:t>effect</w:t>
            </w:r>
            <w:proofErr w:type="gramEnd"/>
            <w:r>
              <w:rPr>
                <w:rFonts w:ascii="Times New Roman" w:hAnsi="Times New Roman" w:cs="Times New Roman"/>
                <w:sz w:val="18"/>
                <w:szCs w:val="18"/>
                <w:lang w:val="en-GB"/>
              </w:rPr>
              <w:t xml:space="preserve">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0EEFFC6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19A00C" w14:textId="77777777" w:rsidR="00DF53AE" w:rsidRPr="00DF53AE" w:rsidRDefault="00DF53AE" w:rsidP="00DF53AE">
      <w:pPr>
        <w:spacing w:after="0"/>
        <w:divId w:val="2116439976"/>
        <w:rPr>
          <w:rFonts w:ascii="Times New Roman" w:hAnsi="Times New Roman" w:cs="Times New Roman"/>
          <w:sz w:val="22"/>
          <w:szCs w:val="22"/>
        </w:rPr>
      </w:pPr>
      <w:r w:rsidRPr="00DF53AE">
        <w:rPr>
          <w:rFonts w:ascii="Times New Roman" w:hAnsi="Times New Roman" w:cs="Times New Roman"/>
          <w:sz w:val="20"/>
          <w:szCs w:val="20"/>
        </w:rPr>
        <w:lastRenderedPageBreak/>
        <w:t>R.148A(2)</w:t>
      </w:r>
      <w:r w:rsidRPr="00DF53AE">
        <w:rPr>
          <w:rFonts w:ascii="Times New Roman" w:hAnsi="Times New Roman" w:cs="Times New Roman"/>
        </w:rPr>
        <w:t xml:space="preserve"> </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45A</w:t>
      </w:r>
    </w:p>
    <w:p w14:paraId="391DD4E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87CCAE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NOTICE OF MOTION</w:t>
      </w:r>
    </w:p>
    <w:p w14:paraId="7681C45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(SECTIONS 405 AND 407)</w:t>
      </w:r>
    </w:p>
    <w:p w14:paraId="6B56C43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AB2D7E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IN THE FAMILY JUSTICE COURTS OF THE REPUBLIC OF SINGAPORE</w:t>
      </w:r>
    </w:p>
    <w:p w14:paraId="3A12D7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FD67E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Motion No. ________ of 20 ___</w:t>
      </w:r>
    </w:p>
    <w:p w14:paraId="62B5EBA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81DA14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IN THE MATTER OF SECTIONS 405 AND 407 OF</w:t>
      </w:r>
    </w:p>
    <w:p w14:paraId="23C0410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THE CRIMINAL PROCEDURE CODE (CAP. 68)</w:t>
      </w:r>
    </w:p>
    <w:p w14:paraId="218BCB0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0AF81CA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6B6F7E4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2F4CDE5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[NAME AND IDENTIFICATION OF CHILD / YOUNG PERSON]</w:t>
      </w:r>
    </w:p>
    <w:p w14:paraId="32FB447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89A107A" w14:textId="26356C8E"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Between</w:t>
      </w:r>
    </w:p>
    <w:p w14:paraId="5976F50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43A21BA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3D0BABE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Applicant</w:t>
      </w:r>
    </w:p>
    <w:p w14:paraId="335E79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D93841E" w14:textId="631B37B8"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2F405CD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5336C48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71E44C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Respondent</w:t>
      </w:r>
    </w:p>
    <w:p w14:paraId="5F40BEE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1E7E068"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NOTICE OF MOTION</w:t>
      </w:r>
    </w:p>
    <w:p w14:paraId="4798DCB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E58E1C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lastRenderedPageBreak/>
        <w:t xml:space="preserve">       </w:t>
      </w:r>
      <w:r w:rsidRPr="00DF53AE">
        <w:rPr>
          <w:rFonts w:ascii="Times New Roman" w:hAnsi="Times New Roman" w:cs="Times New Roman"/>
          <w:b/>
        </w:rPr>
        <w:t>TAKE NOTICE</w:t>
      </w:r>
      <w:r w:rsidRPr="00DF53AE">
        <w:rPr>
          <w:rFonts w:ascii="Times New Roman" w:hAnsi="Times New Roman" w:cs="Times New Roman"/>
        </w:rPr>
        <w:t xml:space="preserve"> that this Honourable Court will be moved on the ___ day of ___________ 20__ at ________ a.m./p.m. or soon thereafter for [the Applicant to be heard in person/counsel for the Applicant to be heard] for an Order that:</w:t>
      </w:r>
    </w:p>
    <w:p w14:paraId="42DB569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73955530"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42F20215"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946ABF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The grounds for the application are set out in the supporting affidavit of ______________ dated __________________ filed herein.</w:t>
      </w:r>
    </w:p>
    <w:p w14:paraId="0740998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44F4FC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________________________</w:t>
      </w:r>
    </w:p>
    <w:p w14:paraId="01B4367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Applicant/ Solicitors for the Applicant</w:t>
      </w:r>
    </w:p>
    <w:p w14:paraId="7999933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13B2BDF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Dated this ___ day of ___________ 20 __.</w:t>
      </w:r>
    </w:p>
    <w:p w14:paraId="4B2DA0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30692E4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The address for service of the abovenamed Applicant is __________________.</w:t>
      </w:r>
    </w:p>
    <w:p w14:paraId="4E207B9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F32DD2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To:  The Respondent</w:t>
      </w:r>
    </w:p>
    <w:p w14:paraId="6D5ACD9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heme="minorHAnsi" w:hAnsiTheme="minorHAnsi" w:cstheme="minorBidi"/>
        </w:rPr>
      </w:pPr>
      <w:r w:rsidRPr="00DF53AE">
        <w:rPr>
          <w:rFonts w:ascii="Times New Roman" w:hAnsi="Times New Roman" w:cs="Times New Roman"/>
        </w:rPr>
        <w:t xml:space="preserve">        [Address]</w:t>
      </w:r>
    </w:p>
    <w:p w14:paraId="4F8E5BC5" w14:textId="1B6846D9" w:rsidR="00DF53AE" w:rsidRDefault="00DF53AE" w:rsidP="00DF53AE">
      <w:pPr>
        <w:divId w:val="2116439976"/>
        <w:rPr>
          <w:rFonts w:ascii="Times New Roman" w:hAnsi="Times New Roman" w:cs="Times New Roman"/>
          <w:sz w:val="20"/>
          <w:szCs w:val="20"/>
        </w:rPr>
      </w:pPr>
      <w:r>
        <w:rPr>
          <w:rFonts w:ascii="Times New Roman" w:hAnsi="Times New Roman" w:cs="Times New Roman"/>
          <w:sz w:val="20"/>
          <w:szCs w:val="20"/>
        </w:rPr>
        <w:br w:type="page"/>
      </w:r>
    </w:p>
    <w:p w14:paraId="15B1BA80" w14:textId="77777777" w:rsidR="00DF53AE" w:rsidRPr="00DF53AE" w:rsidRDefault="00DF53AE" w:rsidP="00DF53AE">
      <w:pPr>
        <w:spacing w:after="0"/>
        <w:divId w:val="2116439976"/>
        <w:rPr>
          <w:rFonts w:ascii="Times New Roman" w:hAnsi="Times New Roman" w:cs="Times New Roman"/>
          <w:b/>
          <w:sz w:val="22"/>
          <w:szCs w:val="22"/>
        </w:rPr>
      </w:pPr>
      <w:r w:rsidRPr="00DF53AE">
        <w:rPr>
          <w:rFonts w:ascii="Times New Roman" w:hAnsi="Times New Roman" w:cs="Times New Roman"/>
          <w:sz w:val="20"/>
          <w:szCs w:val="20"/>
        </w:rPr>
        <w:lastRenderedPageBreak/>
        <w:t>R.148D(1)</w:t>
      </w:r>
      <w:r w:rsidRPr="00DF53AE">
        <w:rPr>
          <w:rFonts w:ascii="Times New Roman" w:hAnsi="Times New Roman" w:cs="Times New Roman"/>
          <w:sz w:val="20"/>
          <w:szCs w:val="20"/>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45B</w:t>
      </w:r>
    </w:p>
    <w:p w14:paraId="5E4C70F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rPr>
      </w:pPr>
      <w:r w:rsidRPr="00DF53AE">
        <w:rPr>
          <w:rFonts w:ascii="Times New Roman" w:hAnsi="Times New Roman" w:cs="Times New Roman"/>
          <w:b/>
          <w:u w:val="single"/>
          <w:lang w:val="en-GB"/>
        </w:rPr>
        <w:t>IN THE FAMILY JUSTICE COURTS OF THE REPUBLIC OF SINGAPORE</w:t>
      </w:r>
    </w:p>
    <w:p w14:paraId="359714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0000A28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IN THE MATTER OF THE CHILDREN AND YOUNG PERSONS ACT (CAP.38)</w:t>
      </w:r>
    </w:p>
    <w:p w14:paraId="3368476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4286ED0B"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4D4084F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rPr>
      </w:pPr>
    </w:p>
    <w:p w14:paraId="3F3A5DB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u w:val="single"/>
        </w:rPr>
      </w:pPr>
      <w:r w:rsidRPr="00DF53AE">
        <w:rPr>
          <w:rFonts w:ascii="Times New Roman" w:hAnsi="Times New Roman" w:cs="Times New Roman"/>
          <w:b/>
          <w:u w:val="single"/>
        </w:rPr>
        <w:t>APPLICATION BY DIRECTOR-GENERAL / PROTECTOR / APPROVED WELFARE OFFICER*</w:t>
      </w:r>
    </w:p>
    <w:p w14:paraId="3D28ED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p>
    <w:p w14:paraId="663A62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r w:rsidRPr="00DF53AE">
        <w:rPr>
          <w:rFonts w:ascii="Times New Roman" w:hAnsi="Times New Roman" w:cs="Times New Roman"/>
        </w:rPr>
        <w:t>The above-mentioned applicant hereby applies to the Youth Court under the undermentioned provision(s) for the appropriate orders to be made under the Children and Young Persons Act (Cap 38):</w:t>
      </w:r>
    </w:p>
    <w:p w14:paraId="68D03E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7FF58E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3A02EC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1D2CC05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Order Number: CPO/ECPO/BPC/FGO* ____________</w:t>
      </w:r>
    </w:p>
    <w:p w14:paraId="58DB929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7A935B2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21DF9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0BFF3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E4A52C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s49(1F) – Application for order on appropriate fit person or place of safety or place of temporary care and protection after 3 variations</w:t>
      </w:r>
    </w:p>
    <w:p w14:paraId="5455469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s49(9) – Application for variation or discharge of Care and Protection Order</w:t>
      </w:r>
    </w:p>
    <w:p w14:paraId="668233E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2) – Application for order for Director-General or protector or care-giver to decide on Category 2 matter for child or young person under Care and Protection Order</w:t>
      </w:r>
    </w:p>
    <w:p w14:paraId="2C0EC47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3) – Application for order in respect of making of decisions affecting child or young person under existing Care and Protection Order</w:t>
      </w:r>
    </w:p>
    <w:p w14:paraId="4D94F4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4) – Application for additional order for Director-General or protector to decide on a Category 3 matter for child or young person under Care and Protection Order</w:t>
      </w:r>
    </w:p>
    <w:p w14:paraId="668262A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330F8C7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 xml:space="preserve">2) – Application for additional order for Director-General or protector to decide on Category 3 matter for child or young person under Enhanced Care and Protection Order </w:t>
      </w:r>
    </w:p>
    <w:p w14:paraId="768D7F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s50(10) – Application for order on appropriate fit person or place of safety after 3 variations</w:t>
      </w:r>
    </w:p>
    <w:p w14:paraId="2D6EFC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15E160E2"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lastRenderedPageBreak/>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024E694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528FAC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02A14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95663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1246AAD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Designation:</w:t>
      </w:r>
    </w:p>
    <w:p w14:paraId="3C15C4D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2A2D3CC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482765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03AB3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73CC7096"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5082441"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4638B89"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 xml:space="preserve">Date: </w:t>
      </w:r>
    </w:p>
    <w:p w14:paraId="19ECC9E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2C0A9988"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2DB0BE7D"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R.148D(2)</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t xml:space="preserve"> </w:t>
      </w:r>
      <w:r w:rsidRPr="00DF53AE">
        <w:rPr>
          <w:rFonts w:ascii="Times New Roman" w:hAnsi="Times New Roman" w:cs="Times New Roman"/>
          <w:b/>
          <w:caps/>
          <w:lang w:val="en-GB" w:eastAsia="zh-CN"/>
        </w:rPr>
        <w:t>form 45c</w:t>
      </w:r>
    </w:p>
    <w:p w14:paraId="7088913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4237894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679944C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7DF048A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062112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DCFA9D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62B47C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411F8FD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(Name of Parent / Guardian)</w:t>
      </w:r>
    </w:p>
    <w:p w14:paraId="72DE6EF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5A53F29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dealt with / made a Care and Protection Order/Enhanced Care and Protection Order/Family Guidance Order* in respect of the above-named child/young person*.</w:t>
      </w:r>
    </w:p>
    <w:p w14:paraId="618E643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Director-General/Protector/Approved Welfare Officer* has made an application for the appropriate orders under the following provision(s):</w:t>
      </w:r>
    </w:p>
    <w:p w14:paraId="2EA8931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14208B4A"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3F8C61D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079315CF"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30B8545B"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2A88FCB4"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64535078"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6B42E59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 xml:space="preserve"> ….………………………</w:t>
      </w:r>
    </w:p>
    <w:p w14:paraId="006E64B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r>
      <w:r w:rsidRPr="00DF53AE">
        <w:rPr>
          <w:rFonts w:ascii="Times New Roman" w:hAnsi="Times New Roman" w:cs="Times New Roman"/>
        </w:rPr>
        <w:tab/>
        <w:t>District Judge / Magistrate</w:t>
      </w:r>
    </w:p>
    <w:p w14:paraId="261B77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Department …………………………</w:t>
      </w:r>
    </w:p>
    <w:p w14:paraId="06D00F2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 xml:space="preserve">Received the duplicate of this process on the ________day of __________________, 20_____.                                                                                                          </w:t>
      </w:r>
    </w:p>
    <w:p w14:paraId="76E3018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7DBFA2B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3BD29EA6"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1A1D217F"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6A9ABAC8"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CFC8CF5"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0FB867FA"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079948C"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3449793"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977BEA4"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1D9640F"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4BE05C0E"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R.148D(3)</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45d</w:t>
      </w:r>
    </w:p>
    <w:p w14:paraId="79385F4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02ACDB20"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3C5F1F7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2847AF1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6115DEEC"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1F15F973"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290F71F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b/>
          <w:u w:val="single"/>
        </w:rPr>
      </w:pPr>
      <w:r w:rsidRPr="00DF53AE">
        <w:rPr>
          <w:rFonts w:ascii="Times New Roman" w:hAnsi="Times New Roman" w:cs="Times New Roman"/>
          <w:b/>
          <w:u w:val="single"/>
        </w:rPr>
        <w:t xml:space="preserve">APPLICATION BY PARENT / GUARDIAN* OF CHILD OR YOUNG PERSON </w:t>
      </w:r>
    </w:p>
    <w:p w14:paraId="5093EB9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5C2F2E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rPr>
      </w:pPr>
      <w:r w:rsidRPr="00DF53AE">
        <w:rPr>
          <w:rFonts w:ascii="Times New Roman" w:hAnsi="Times New Roman" w:cs="Times New Roman"/>
        </w:rPr>
        <w:t>I, ________ (NRIC No./ID No: ____________ )  the parent/guardian* of the undermentioned  child/young person hereby apply to the Youth Court under the undermentioned provision(s) for the appropriate orders to be made under the Children and Young Persons Act (Cap 38) :</w:t>
      </w:r>
    </w:p>
    <w:p w14:paraId="32ED4DF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4D5434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1483551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0D62FED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Case Number: CPO/ECPO/BPC/FGO/* ____________</w:t>
      </w:r>
    </w:p>
    <w:p w14:paraId="29D812A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6150EE4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8D30B6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69BC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A75F4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 xml:space="preserve">s49(1D) – Application for review of determination or variation of determination by Director-General or protector </w:t>
      </w:r>
    </w:p>
    <w:p w14:paraId="3A3D62E5"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5) – Application for determination of decision by Director-General or protector or care-giver for child or young person under Care and Protection Order</w:t>
      </w:r>
    </w:p>
    <w:p w14:paraId="6007BFC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24555EA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11) – Application for leave to apply for variation or discharge of Enhanced Care and Protection Order</w:t>
      </w:r>
    </w:p>
    <w:p w14:paraId="7A1C33C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3) – Application for determination of decision by Director-General or protector or care-giver for child or young person under Enhanced Care and Protection Order</w:t>
      </w:r>
    </w:p>
    <w:p w14:paraId="26FC6691"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3BF77E8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20BEB1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p>
    <w:p w14:paraId="4EB40EF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CB026D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CF475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6F0E63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2BBBC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7496D2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66EE8A6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68415615"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D903F58"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1DAD30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12DEBF5D"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6600404"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C86CDE5"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Date:</w:t>
      </w:r>
    </w:p>
    <w:p w14:paraId="4A9585C2"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65394CD3" w14:textId="77777777" w:rsidR="00DF53AE" w:rsidRPr="00DF53AE" w:rsidRDefault="00DF53AE" w:rsidP="00DF53AE">
      <w:pPr>
        <w:spacing w:after="0"/>
        <w:divId w:val="2116439976"/>
        <w:rPr>
          <w:rFonts w:asciiTheme="minorHAnsi" w:hAnsiTheme="minorHAnsi" w:cstheme="minorBidi"/>
        </w:rPr>
      </w:pPr>
    </w:p>
    <w:p w14:paraId="62452353"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11691DD8"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w:t>
      </w:r>
      <w:proofErr w:type="gramStart"/>
      <w:r w:rsidRPr="00DF53AE">
        <w:rPr>
          <w:rFonts w:ascii="Times New Roman" w:hAnsi="Times New Roman" w:cs="Times New Roman"/>
          <w:caps/>
          <w:sz w:val="20"/>
          <w:szCs w:val="20"/>
          <w:lang w:val="en-GB" w:eastAsia="zh-CN"/>
        </w:rPr>
        <w:t>D(</w:t>
      </w:r>
      <w:proofErr w:type="gramEnd"/>
      <w:r w:rsidRPr="00DF53AE">
        <w:rPr>
          <w:rFonts w:ascii="Times New Roman" w:hAnsi="Times New Roman" w:cs="Times New Roman"/>
          <w:caps/>
          <w:sz w:val="20"/>
          <w:szCs w:val="20"/>
          <w:lang w:val="en-GB" w:eastAsia="zh-CN"/>
        </w:rPr>
        <w:t>4)</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45E</w:t>
      </w:r>
    </w:p>
    <w:p w14:paraId="08AA902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12691A3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p>
    <w:p w14:paraId="651F4EA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7D18352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24BB072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360D7C98"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E7193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2634B63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F3F73E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(Director-General of Social Welfare / Protector)</w:t>
      </w:r>
    </w:p>
    <w:p w14:paraId="504F7FC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14E4C01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made a Care and Protection Order / Enhanced Care and Protection Order / Family Guidance Order* in respect of the above-named child/young person*.</w:t>
      </w:r>
    </w:p>
    <w:p w14:paraId="26AB10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parent or guardian has made an application for the appropriate orders under the following provision(s):</w:t>
      </w:r>
    </w:p>
    <w:p w14:paraId="0BB02A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0049A9D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250629CD"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787E5EE2"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230B024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7863597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166D5912"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7BFECB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w:t>
      </w:r>
    </w:p>
    <w:p w14:paraId="78DD3D2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District Judge / Magistrate</w:t>
      </w:r>
    </w:p>
    <w:p w14:paraId="5A7FFEAC"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Department …………………………</w:t>
      </w:r>
    </w:p>
    <w:p w14:paraId="7B59EFE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Received the duplicate of this process on the ________day of __________________, 20_____.</w:t>
      </w:r>
    </w:p>
    <w:p w14:paraId="4455BF4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28979D33"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0A72AF74" w14:textId="77777777" w:rsidR="00DF53AE" w:rsidRDefault="00DF53AE" w:rsidP="00DF53AE">
      <w:pPr>
        <w:divId w:val="2116439976"/>
        <w:rPr>
          <w:rFonts w:ascii="Times New Roman" w:hAnsi="Times New Roman" w:cs="Times New Roman"/>
          <w:sz w:val="20"/>
          <w:szCs w:val="20"/>
        </w:rPr>
      </w:pPr>
    </w:p>
    <w:p w14:paraId="27B1BB14" w14:textId="77777777" w:rsidR="00DF53AE" w:rsidRPr="006F2CA2" w:rsidRDefault="00DF53AE" w:rsidP="006F2CA2">
      <w:pPr>
        <w:spacing w:before="0" w:after="200" w:line="276" w:lineRule="auto"/>
        <w:divId w:val="2116439976"/>
        <w:rPr>
          <w:rFonts w:ascii="Times New Roman" w:hAnsi="Times New Roman" w:cs="Times New Roman"/>
          <w:sz w:val="26"/>
          <w:szCs w:val="20"/>
          <w:lang w:val="en-GB" w:eastAsia="en-US"/>
        </w:rPr>
      </w:pP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0829DF">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0829DF">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0829DF">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matter of an </w:t>
                  </w:r>
                  <w:proofErr w:type="gramStart"/>
                  <w:r w:rsidRPr="006F2CA2">
                    <w:rPr>
                      <w:rFonts w:ascii="Times New Roman" w:hAnsi="Times New Roman" w:cs="Times New Roman"/>
                      <w:sz w:val="22"/>
                      <w:szCs w:val="20"/>
                      <w:lang w:val="en-GB" w:eastAsia="en-US"/>
                    </w:rPr>
                    <w:t>Application</w:t>
                  </w:r>
                  <w:proofErr w:type="gramEnd"/>
                  <w:r w:rsidRPr="006F2CA2">
                    <w:rPr>
                      <w:rFonts w:ascii="Times New Roman" w:hAnsi="Times New Roman" w:cs="Times New Roman"/>
                      <w:sz w:val="22"/>
                      <w:szCs w:val="20"/>
                      <w:lang w:val="en-GB" w:eastAsia="en-US"/>
                    </w:rPr>
                    <w:t xml:space="preserve">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6172E9">
      <w:pPr>
        <w:numPr>
          <w:ilvl w:val="0"/>
          <w:numId w:val="10"/>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6172E9">
      <w:pPr>
        <w:numPr>
          <w:ilvl w:val="0"/>
          <w:numId w:val="11"/>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6172E9">
      <w:pPr>
        <w:numPr>
          <w:ilvl w:val="0"/>
          <w:numId w:val="12"/>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6172E9">
      <w:pPr>
        <w:numPr>
          <w:ilvl w:val="0"/>
          <w:numId w:val="12"/>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6172E9">
      <w:pPr>
        <w:numPr>
          <w:ilvl w:val="0"/>
          <w:numId w:val="13"/>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6172E9">
      <w:pPr>
        <w:numPr>
          <w:ilvl w:val="0"/>
          <w:numId w:val="14"/>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6172E9">
      <w:pPr>
        <w:numPr>
          <w:ilvl w:val="0"/>
          <w:numId w:val="14"/>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6172E9">
      <w:pPr>
        <w:numPr>
          <w:ilvl w:val="0"/>
          <w:numId w:val="15"/>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w:t>
      </w:r>
      <w:proofErr w:type="gramStart"/>
      <w:r w:rsidRPr="006F2CA2">
        <w:rPr>
          <w:rFonts w:ascii="Times New Roman" w:hAnsi="Times New Roman" w:cs="Times New Roman"/>
          <w:sz w:val="26"/>
          <w:szCs w:val="20"/>
          <w:lang w:val="en-GB" w:eastAsia="en-US"/>
        </w:rPr>
        <w:t>)./</w:t>
      </w:r>
      <w:proofErr w:type="gramEnd"/>
      <w:r w:rsidRPr="006F2CA2">
        <w:rPr>
          <w:rFonts w:ascii="Times New Roman" w:hAnsi="Times New Roman" w:cs="Times New Roman"/>
          <w:sz w:val="26"/>
          <w:szCs w:val="20"/>
          <w:lang w:val="en-GB" w:eastAsia="en-US"/>
        </w:rPr>
        <w:t>*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6172E9">
      <w:pPr>
        <w:numPr>
          <w:ilvl w:val="0"/>
          <w:numId w:val="1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w:t>
      </w:r>
      <w:proofErr w:type="gramStart"/>
      <w:r w:rsidRPr="006F2CA2">
        <w:rPr>
          <w:rFonts w:ascii="Times New Roman" w:eastAsia="Calibri" w:hAnsi="Times New Roman" w:cs="Times New Roman"/>
          <w:color w:val="000000"/>
          <w:lang w:val="en-GB" w:eastAsia="en-US"/>
        </w:rPr>
        <w:t>grant</w:t>
      </w:r>
      <w:proofErr w:type="gramEnd"/>
      <w:r w:rsidRPr="006F2CA2">
        <w:rPr>
          <w:rFonts w:ascii="Times New Roman" w:eastAsia="Calibri" w:hAnsi="Times New Roman" w:cs="Times New Roman"/>
          <w:color w:val="000000"/>
          <w:lang w:val="en-GB" w:eastAsia="en-US"/>
        </w:rPr>
        <w:t xml:space="preserve">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There is no minority interest in the </w:t>
      </w:r>
      <w:proofErr w:type="gramStart"/>
      <w:r w:rsidRPr="006F2CA2">
        <w:rPr>
          <w:rFonts w:ascii="Times New Roman" w:eastAsia="Calibri" w:hAnsi="Times New Roman" w:cs="Times New Roman"/>
          <w:color w:val="000000"/>
          <w:lang w:val="en-GB" w:eastAsia="en-US"/>
        </w:rPr>
        <w:t>estate./</w:t>
      </w:r>
      <w:proofErr w:type="gramEnd"/>
      <w:r w:rsidRPr="006F2CA2">
        <w:rPr>
          <w:rFonts w:ascii="Times New Roman" w:eastAsia="Calibri" w:hAnsi="Times New Roman" w:cs="Times New Roman"/>
          <w:color w:val="000000"/>
          <w:lang w:val="en-GB" w:eastAsia="en-US"/>
        </w:rPr>
        <w:t>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6172E9">
      <w:pPr>
        <w:numPr>
          <w:ilvl w:val="0"/>
          <w:numId w:val="18"/>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w:t>
      </w:r>
      <w:proofErr w:type="gramStart"/>
      <w:r w:rsidRPr="006F2CA2">
        <w:rPr>
          <w:rFonts w:ascii="Times New Roman" w:eastAsia="Calibri" w:hAnsi="Times New Roman" w:cs="Times New Roman"/>
          <w:color w:val="000000"/>
          <w:lang w:val="en-GB" w:eastAsia="en-US"/>
        </w:rPr>
        <w:t>died./</w:t>
      </w:r>
      <w:proofErr w:type="gramEnd"/>
      <w:r w:rsidRPr="006F2CA2">
        <w:rPr>
          <w:rFonts w:ascii="Times New Roman" w:eastAsia="Calibri" w:hAnsi="Times New Roman" w:cs="Times New Roman"/>
          <w:color w:val="000000"/>
          <w:lang w:val="en-GB" w:eastAsia="en-US"/>
        </w:rPr>
        <w:t xml:space="preserve">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 — Unadministered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unadministered: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w:t>
      </w:r>
      <w:proofErr w:type="spellStart"/>
      <w:r w:rsidRPr="006F2CA2">
        <w:rPr>
          <w:rFonts w:ascii="Times New Roman" w:eastAsia="Calibri" w:hAnsi="Times New Roman" w:cs="Times New Roman"/>
          <w:color w:val="000000"/>
          <w:lang w:val="en-GB" w:eastAsia="en-US"/>
        </w:rPr>
        <w:t>Madzhab</w:t>
      </w:r>
      <w:proofErr w:type="spellEnd"/>
      <w:r w:rsidRPr="006F2CA2">
        <w:rPr>
          <w:rFonts w:ascii="Times New Roman" w:eastAsia="Calibri" w:hAnsi="Times New Roman" w:cs="Times New Roman"/>
          <w:color w:val="000000"/>
          <w:lang w:val="en-GB" w:eastAsia="en-US"/>
        </w:rPr>
        <w:t xml:space="preserve"> to which he belonged). </w:t>
      </w:r>
    </w:p>
    <w:p w14:paraId="3E120D8E"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w:t>
      </w:r>
      <w:proofErr w:type="gramStart"/>
      <w:r w:rsidRPr="006F2CA2">
        <w:rPr>
          <w:rFonts w:ascii="Times New Roman" w:eastAsia="Calibri" w:hAnsi="Times New Roman" w:cs="Times New Roman"/>
          <w:color w:val="000000"/>
          <w:lang w:val="en-GB" w:eastAsia="en-US"/>
        </w:rPr>
        <w:t>spinster</w:t>
      </w:r>
      <w:proofErr w:type="gramEnd"/>
      <w:r w:rsidRPr="006F2CA2">
        <w:rPr>
          <w:rFonts w:ascii="Times New Roman" w:eastAsia="Calibri" w:hAnsi="Times New Roman" w:cs="Times New Roman"/>
          <w:color w:val="000000"/>
          <w:lang w:val="en-GB" w:eastAsia="en-US"/>
        </w:rPr>
        <w:t xml:space="preserve"> or bachelor. </w:t>
      </w:r>
    </w:p>
    <w:p w14:paraId="559ED614" w14:textId="77777777" w:rsidR="006F2CA2" w:rsidRPr="006F2CA2" w:rsidRDefault="006F2CA2" w:rsidP="006172E9">
      <w:pPr>
        <w:numPr>
          <w:ilvl w:val="0"/>
          <w:numId w:val="19"/>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proofErr w:type="gramStart"/>
            <w:r w:rsidRPr="006F2CA2">
              <w:rPr>
                <w:rFonts w:ascii="Times New Roman" w:eastAsia="Calibri" w:hAnsi="Times New Roman" w:cs="Times New Roman"/>
                <w:color w:val="000000"/>
                <w:lang w:val="en-GB" w:eastAsia="en-US"/>
              </w:rPr>
              <w:t>the</w:t>
            </w:r>
            <w:proofErr w:type="gramEnd"/>
            <w:r w:rsidRPr="006F2CA2">
              <w:rPr>
                <w:rFonts w:ascii="Times New Roman" w:eastAsia="Calibri" w:hAnsi="Times New Roman" w:cs="Times New Roman"/>
                <w:color w:val="000000"/>
                <w:lang w:val="en-GB" w:eastAsia="en-US"/>
              </w:rPr>
              <w:t xml:space="preserve"> lawful widow” or, if the deceased was of a religion allowing polygamy, as “the only lawful widow” or “one of the lawful widows” as the case may be;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6172E9">
      <w:pPr>
        <w:numPr>
          <w:ilvl w:val="0"/>
          <w:numId w:val="21"/>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1. The said deceased [did not reside or did not </w:t>
      </w:r>
      <w:proofErr w:type="gramStart"/>
      <w:r w:rsidRPr="006F2CA2">
        <w:rPr>
          <w:rFonts w:ascii="Times New Roman" w:eastAsia="Calibri" w:hAnsi="Times New Roman" w:cs="Times New Roman"/>
          <w:color w:val="000000"/>
          <w:lang w:val="en-GB" w:eastAsia="en-US"/>
        </w:rPr>
        <w:t>carry][</w:t>
      </w:r>
      <w:proofErr w:type="gramEnd"/>
      <w:r w:rsidRPr="006F2CA2">
        <w:rPr>
          <w:rFonts w:ascii="Times New Roman" w:eastAsia="Calibri" w:hAnsi="Times New Roman" w:cs="Times New Roman"/>
          <w:color w:val="000000"/>
          <w:lang w:val="en-GB" w:eastAsia="en-US"/>
        </w:rPr>
        <w:t>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proofErr w:type="gramStart"/>
            <w:r>
              <w:t xml:space="preserve">I,   </w:t>
            </w:r>
            <w:proofErr w:type="gramEnd"/>
            <w:r>
              <w:t xml:space="preserve">                , state as follows:</w:t>
            </w:r>
          </w:p>
          <w:p w14:paraId="1CB9D74D" w14:textId="77777777" w:rsidR="00EC10EE" w:rsidRDefault="00EC10EE" w:rsidP="00EF280F">
            <w:pPr>
              <w:pStyle w:val="ScheduleSectionTextIndent"/>
              <w:ind w:firstLine="360"/>
            </w:pPr>
          </w:p>
          <w:p w14:paraId="20857872" w14:textId="77777777" w:rsidR="00EC10EE" w:rsidRDefault="00EC10EE" w:rsidP="006172E9">
            <w:pPr>
              <w:pStyle w:val="ScheduleSectionTextIndent"/>
              <w:numPr>
                <w:ilvl w:val="0"/>
                <w:numId w:val="5"/>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6172E9">
            <w:pPr>
              <w:pStyle w:val="ScheduleSectionTextIndent"/>
              <w:numPr>
                <w:ilvl w:val="0"/>
                <w:numId w:val="5"/>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proofErr w:type="gramStart"/>
            <w:r>
              <w:t xml:space="preserve">I,   </w:t>
            </w:r>
            <w:proofErr w:type="gramEnd"/>
            <w:r>
              <w:t xml:space="preserve">                , state as follows:</w:t>
            </w:r>
          </w:p>
          <w:p w14:paraId="3C344520" w14:textId="77777777" w:rsidR="00EC10EE" w:rsidRDefault="00EC10EE" w:rsidP="006172E9">
            <w:pPr>
              <w:pStyle w:val="ScheduleSectionTextIndent"/>
              <w:numPr>
                <w:ilvl w:val="0"/>
                <w:numId w:val="6"/>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6172E9">
            <w:pPr>
              <w:pStyle w:val="ScheduleSectionTextIndent"/>
              <w:numPr>
                <w:ilvl w:val="0"/>
                <w:numId w:val="6"/>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 do make oath (or affirm) and say that:</w:t>
            </w:r>
          </w:p>
          <w:p w14:paraId="52D66BC0"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val="en-GB" w:eastAsia="en-US"/>
              </w:rPr>
              <w:t>requires;</w:t>
            </w:r>
            <w:proofErr w:type="gramEnd"/>
          </w:p>
          <w:p w14:paraId="06F0972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Probate of the Last Will and Testament (with codicils if such is the case) (a copy of which is annexed) of              late of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unadministered.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Caveator</w:t>
            </w:r>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 Solicitor for the Caveator)</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Caveator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warning to caveator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w:t>
            </w:r>
            <w:proofErr w:type="gramStart"/>
            <w:r w:rsidRPr="006F2CA2">
              <w:rPr>
                <w:rFonts w:ascii="Times New Roman" w:hAnsi="Times New Roman" w:cs="Times New Roman"/>
                <w:sz w:val="22"/>
                <w:szCs w:val="20"/>
                <w:lang w:val="en-GB" w:eastAsia="en-US"/>
              </w:rPr>
              <w:t>that,   </w:t>
            </w:r>
            <w:proofErr w:type="gramEnd"/>
            <w:r w:rsidRPr="006F2CA2">
              <w:rPr>
                <w:rFonts w:ascii="Times New Roman" w:hAnsi="Times New Roman"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probate of the alleged Last Will and Testament of                        of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give notice to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6172E9">
            <w:pPr>
              <w:numPr>
                <w:ilvl w:val="0"/>
                <w:numId w:val="22"/>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 xml:space="preserve">Where section 9 of the Status of Children (Assisted Reproduction Technology) Act 2013 applies, particulars of person whose egg, sperm or embryo was used in the fertilisation procedure undergone by gestational mother by reason of any mistake, negligence, </w:t>
            </w:r>
            <w:proofErr w:type="gramStart"/>
            <w:r w:rsidRPr="006F2CA2">
              <w:rPr>
                <w:rFonts w:ascii="Times New Roman" w:hAnsi="Times New Roman" w:cs="Times New Roman"/>
                <w:color w:val="000000"/>
                <w:sz w:val="22"/>
                <w:szCs w:val="20"/>
                <w:lang w:val="en-GB" w:eastAsia="en-US"/>
              </w:rPr>
              <w:t>recklessness</w:t>
            </w:r>
            <w:proofErr w:type="gramEnd"/>
            <w:r w:rsidRPr="006F2CA2">
              <w:rPr>
                <w:rFonts w:ascii="Times New Roman" w:hAnsi="Times New Roman" w:cs="Times New Roman"/>
                <w:color w:val="000000"/>
                <w:sz w:val="22"/>
                <w:szCs w:val="20"/>
                <w:lang w:val="en-GB" w:eastAsia="en-US"/>
              </w:rPr>
              <w:t xml:space="preserve">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AB313B">
            <w:pPr>
              <w:pStyle w:val="ListParagraph"/>
              <w:numPr>
                <w:ilvl w:val="0"/>
                <w:numId w:val="126"/>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AB313B">
            <w:pPr>
              <w:pStyle w:val="ListParagraph"/>
              <w:numPr>
                <w:ilvl w:val="0"/>
                <w:numId w:val="126"/>
              </w:numPr>
              <w:tabs>
                <w:tab w:val="left" w:pos="7088"/>
              </w:tabs>
              <w:spacing w:after="160" w:line="259" w:lineRule="auto"/>
              <w:ind w:hanging="720"/>
              <w:contextualSpacing/>
              <w:jc w:val="both"/>
              <w:rPr>
                <w:sz w:val="22"/>
                <w:szCs w:val="22"/>
              </w:rPr>
            </w:pPr>
            <w:r w:rsidRPr="00B71185">
              <w:rPr>
                <w:sz w:val="22"/>
                <w:szCs w:val="22"/>
              </w:rPr>
              <w:t xml:space="preserve">The (party) may apply to amend, </w:t>
            </w:r>
            <w:proofErr w:type="gramStart"/>
            <w:r w:rsidRPr="00B71185">
              <w:rPr>
                <w:sz w:val="22"/>
                <w:szCs w:val="22"/>
              </w:rPr>
              <w:t>vary</w:t>
            </w:r>
            <w:proofErr w:type="gramEnd"/>
            <w:r w:rsidRPr="00B71185">
              <w:rPr>
                <w:sz w:val="22"/>
                <w:szCs w:val="22"/>
              </w:rPr>
              <w:t xml:space="preserve"> or discharge this order, only if the (party) has the leave of the Court to make the application.</w:t>
            </w:r>
          </w:p>
          <w:p w14:paraId="52704ACE" w14:textId="77777777" w:rsidR="00F52108" w:rsidRPr="00B71185" w:rsidRDefault="00F52108" w:rsidP="00AB313B">
            <w:pPr>
              <w:pStyle w:val="ListParagraph"/>
              <w:numPr>
                <w:ilvl w:val="0"/>
                <w:numId w:val="126"/>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AB313B">
            <w:pPr>
              <w:pStyle w:val="ListParagraph"/>
              <w:numPr>
                <w:ilvl w:val="0"/>
                <w:numId w:val="126"/>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AB313B">
            <w:pPr>
              <w:pStyle w:val="ListParagraph"/>
              <w:numPr>
                <w:ilvl w:val="0"/>
                <w:numId w:val="130"/>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AB313B">
            <w:pPr>
              <w:pStyle w:val="ListParagraph"/>
              <w:numPr>
                <w:ilvl w:val="0"/>
                <w:numId w:val="130"/>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AB313B">
            <w:pPr>
              <w:pStyle w:val="ListParagraph"/>
              <w:numPr>
                <w:ilvl w:val="0"/>
                <w:numId w:val="130"/>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AB313B">
            <w:pPr>
              <w:pStyle w:val="ListParagraph"/>
              <w:numPr>
                <w:ilvl w:val="0"/>
                <w:numId w:val="130"/>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AB313B">
            <w:pPr>
              <w:pStyle w:val="ListParagraph"/>
              <w:numPr>
                <w:ilvl w:val="0"/>
                <w:numId w:val="130"/>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7" w:name="Form642"/>
            <w:bookmarkEnd w:id="7"/>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AB313B">
            <w:pPr>
              <w:pStyle w:val="ListParagraph"/>
              <w:numPr>
                <w:ilvl w:val="0"/>
                <w:numId w:val="128"/>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AB313B">
            <w:pPr>
              <w:pStyle w:val="ListParagraph"/>
              <w:numPr>
                <w:ilvl w:val="0"/>
                <w:numId w:val="128"/>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1584BE" w14:textId="77777777" w:rsidR="00F52108" w:rsidRPr="00742440" w:rsidRDefault="00F52108" w:rsidP="00AB313B">
            <w:pPr>
              <w:pStyle w:val="ListParagraph"/>
              <w:numPr>
                <w:ilvl w:val="0"/>
                <w:numId w:val="128"/>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AB313B">
            <w:pPr>
              <w:pStyle w:val="ListParagraph"/>
              <w:numPr>
                <w:ilvl w:val="0"/>
                <w:numId w:val="128"/>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8" w:name="Form643"/>
            <w:bookmarkEnd w:id="8"/>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AB313B">
            <w:pPr>
              <w:pStyle w:val="ListParagraph"/>
              <w:numPr>
                <w:ilvl w:val="0"/>
                <w:numId w:val="129"/>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AB313B">
            <w:pPr>
              <w:pStyle w:val="ListParagraph"/>
              <w:numPr>
                <w:ilvl w:val="0"/>
                <w:numId w:val="129"/>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36CE34" w14:textId="77777777" w:rsidR="00F52108" w:rsidRPr="00742440" w:rsidRDefault="00F52108" w:rsidP="00AB313B">
            <w:pPr>
              <w:pStyle w:val="ListParagraph"/>
              <w:numPr>
                <w:ilvl w:val="0"/>
                <w:numId w:val="129"/>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AB313B">
            <w:pPr>
              <w:pStyle w:val="ListParagraph"/>
              <w:numPr>
                <w:ilvl w:val="0"/>
                <w:numId w:val="129"/>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9" w:name="Form644"/>
            <w:bookmarkEnd w:id="9"/>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AB313B">
            <w:pPr>
              <w:pStyle w:val="ListParagraph"/>
              <w:numPr>
                <w:ilvl w:val="0"/>
                <w:numId w:val="127"/>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AB313B">
            <w:pPr>
              <w:pStyle w:val="ListParagraph"/>
              <w:numPr>
                <w:ilvl w:val="0"/>
                <w:numId w:val="127"/>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AB313B">
            <w:pPr>
              <w:pStyle w:val="ListParagraph"/>
              <w:numPr>
                <w:ilvl w:val="0"/>
                <w:numId w:val="127"/>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AB313B">
            <w:pPr>
              <w:pStyle w:val="ListParagraph"/>
              <w:numPr>
                <w:ilvl w:val="0"/>
                <w:numId w:val="131"/>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8834" w:type="dxa"/>
              <w:jc w:val="center"/>
              <w:tblLook w:val="04A0" w:firstRow="1" w:lastRow="0" w:firstColumn="1" w:lastColumn="0" w:noHBand="0" w:noVBand="1"/>
            </w:tblPr>
            <w:tblGrid>
              <w:gridCol w:w="8834"/>
            </w:tblGrid>
            <w:tr w:rsidR="00CE5E00" w14:paraId="3B1A0786" w14:textId="77777777" w:rsidTr="004C118E">
              <w:trPr>
                <w:cantSplit/>
                <w:jc w:val="center"/>
              </w:trPr>
              <w:tc>
                <w:tcPr>
                  <w:tcW w:w="8834" w:type="dxa"/>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tbl>
                  <w:tblPr>
                    <w:tblW w:w="9006" w:type="dxa"/>
                    <w:jc w:val="center"/>
                    <w:tblLook w:val="04A0" w:firstRow="1" w:lastRow="0" w:firstColumn="1" w:lastColumn="0" w:noHBand="0" w:noVBand="1"/>
                  </w:tblPr>
                  <w:tblGrid>
                    <w:gridCol w:w="2711"/>
                    <w:gridCol w:w="3170"/>
                    <w:gridCol w:w="579"/>
                    <w:gridCol w:w="2507"/>
                    <w:gridCol w:w="39"/>
                  </w:tblGrid>
                  <w:tr w:rsidR="000D3C6D" w14:paraId="010B8FBB" w14:textId="77777777" w:rsidTr="000D3C6D">
                    <w:trPr>
                      <w:gridAfter w:val="1"/>
                      <w:wAfter w:w="39" w:type="dxa"/>
                      <w:cantSplit/>
                      <w:jc w:val="center"/>
                    </w:trPr>
                    <w:tc>
                      <w:tcPr>
                        <w:tcW w:w="8967" w:type="dxa"/>
                        <w:gridSpan w:val="4"/>
                        <w:hideMark/>
                      </w:tcPr>
                      <w:p w14:paraId="1B2BF966" w14:textId="77777777" w:rsidR="000D3C6D" w:rsidRPr="000D3C6D" w:rsidRDefault="000D3C6D" w:rsidP="000D3C6D">
                        <w:pPr>
                          <w:pStyle w:val="Heading1"/>
                          <w:jc w:val="center"/>
                          <w:rPr>
                            <w:rFonts w:ascii="Times New Roman" w:hAnsi="Times New Roman"/>
                            <w:b w:val="0"/>
                            <w:bCs w:val="0"/>
                            <w:sz w:val="22"/>
                            <w:szCs w:val="22"/>
                          </w:rPr>
                        </w:pPr>
                        <w:r w:rsidRPr="000D3C6D">
                          <w:rPr>
                            <w:rFonts w:ascii="Times New Roman" w:hAnsi="Times New Roman"/>
                            <w:b w:val="0"/>
                            <w:bCs w:val="0"/>
                            <w:color w:val="auto"/>
                            <w:sz w:val="22"/>
                            <w:szCs w:val="22"/>
                          </w:rPr>
                          <w:t>FORM 64A</w:t>
                        </w:r>
                      </w:p>
                    </w:tc>
                  </w:tr>
                  <w:tr w:rsidR="000D3C6D" w14:paraId="0FF2CA99" w14:textId="77777777" w:rsidTr="000D3C6D">
                    <w:trPr>
                      <w:gridAfter w:val="2"/>
                      <w:wAfter w:w="2546" w:type="dxa"/>
                      <w:cantSplit/>
                      <w:jc w:val="center"/>
                    </w:trPr>
                    <w:tc>
                      <w:tcPr>
                        <w:tcW w:w="6460" w:type="dxa"/>
                        <w:gridSpan w:val="3"/>
                        <w:hideMark/>
                      </w:tcPr>
                      <w:p w14:paraId="3395ABF6"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G(</w:t>
                        </w:r>
                        <w:proofErr w:type="gramEnd"/>
                        <w:r>
                          <w:rPr>
                            <w:rFonts w:ascii="Times New Roman" w:hAnsi="Times New Roman" w:cs="Times New Roman"/>
                            <w:sz w:val="18"/>
                            <w:szCs w:val="18"/>
                          </w:rPr>
                          <w:t>2)</w:t>
                        </w:r>
                      </w:p>
                    </w:tc>
                  </w:tr>
                  <w:tr w:rsidR="000D3C6D" w14:paraId="3B45FC95" w14:textId="77777777" w:rsidTr="000D3C6D">
                    <w:trPr>
                      <w:gridAfter w:val="1"/>
                      <w:wAfter w:w="39" w:type="dxa"/>
                      <w:cantSplit/>
                      <w:jc w:val="center"/>
                    </w:trPr>
                    <w:tc>
                      <w:tcPr>
                        <w:tcW w:w="8967" w:type="dxa"/>
                        <w:gridSpan w:val="4"/>
                      </w:tcPr>
                      <w:p w14:paraId="70530078" w14:textId="77777777" w:rsidR="000D3C6D" w:rsidRDefault="000D3C6D" w:rsidP="000D3C6D">
                        <w:pPr>
                          <w:spacing w:after="0" w:line="240" w:lineRule="auto"/>
                          <w:jc w:val="center"/>
                          <w:rPr>
                            <w:rFonts w:ascii="Times New Roman" w:hAnsi="Times New Roman" w:cs="Times New Roman"/>
                            <w:b/>
                            <w:lang w:val="en-US"/>
                          </w:rPr>
                        </w:pPr>
                      </w:p>
                    </w:tc>
                  </w:tr>
                  <w:tr w:rsidR="000D3C6D" w14:paraId="69C5A3D5" w14:textId="77777777" w:rsidTr="000D3C6D">
                    <w:trPr>
                      <w:gridAfter w:val="1"/>
                      <w:wAfter w:w="39" w:type="dxa"/>
                      <w:cantSplit/>
                      <w:jc w:val="center"/>
                    </w:trPr>
                    <w:tc>
                      <w:tcPr>
                        <w:tcW w:w="8967" w:type="dxa"/>
                        <w:gridSpan w:val="4"/>
                        <w:hideMark/>
                      </w:tcPr>
                      <w:p w14:paraId="06F7C177" w14:textId="77777777" w:rsidR="000D3C6D" w:rsidRDefault="000D3C6D" w:rsidP="000D3C6D">
                        <w:pPr>
                          <w:spacing w:after="0" w:line="240" w:lineRule="auto"/>
                          <w:rPr>
                            <w:rFonts w:ascii="Times New Roman" w:hAnsi="Times New Roman" w:cs="Times New Roman"/>
                            <w:b/>
                            <w:lang w:val="en-US"/>
                          </w:rPr>
                        </w:pPr>
                        <w:r>
                          <w:rPr>
                            <w:rFonts w:ascii="Times New Roman" w:eastAsiaTheme="minorEastAsia" w:hAnsi="Times New Roman" w:cs="Times New Roman"/>
                            <w:b/>
                            <w:lang w:val="en-US" w:eastAsia="zh-CN"/>
                          </w:rPr>
                          <w:t>(</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For applications for Orders under sections 14 or 15 by a person mentioned in section 12(2)(a)(</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xml:space="preserve">) Vulnerable Adults Act </w:t>
                        </w:r>
                      </w:p>
                    </w:tc>
                  </w:tr>
                  <w:tr w:rsidR="000D3C6D" w14:paraId="3384F1B9" w14:textId="77777777" w:rsidTr="000D3C6D">
                    <w:trPr>
                      <w:gridAfter w:val="1"/>
                      <w:wAfter w:w="39" w:type="dxa"/>
                      <w:cantSplit/>
                      <w:jc w:val="center"/>
                    </w:trPr>
                    <w:tc>
                      <w:tcPr>
                        <w:tcW w:w="8967" w:type="dxa"/>
                        <w:gridSpan w:val="4"/>
                      </w:tcPr>
                      <w:p w14:paraId="5E2B05A8" w14:textId="77777777" w:rsidR="000D3C6D" w:rsidRDefault="000D3C6D" w:rsidP="000D3C6D">
                        <w:pPr>
                          <w:spacing w:after="0" w:line="240" w:lineRule="auto"/>
                          <w:jc w:val="center"/>
                          <w:rPr>
                            <w:rFonts w:ascii="Times New Roman" w:hAnsi="Times New Roman" w:cs="Times New Roman"/>
                            <w:b/>
                            <w:lang w:val="en-US"/>
                          </w:rPr>
                        </w:pPr>
                      </w:p>
                    </w:tc>
                  </w:tr>
                  <w:tr w:rsidR="000D3C6D" w14:paraId="63C7623E" w14:textId="77777777" w:rsidTr="000D3C6D">
                    <w:trPr>
                      <w:gridAfter w:val="1"/>
                      <w:wAfter w:w="39" w:type="dxa"/>
                      <w:cantSplit/>
                      <w:jc w:val="center"/>
                    </w:trPr>
                    <w:tc>
                      <w:tcPr>
                        <w:tcW w:w="8967" w:type="dxa"/>
                        <w:gridSpan w:val="4"/>
                        <w:hideMark/>
                      </w:tcPr>
                      <w:p w14:paraId="0E3A0B12" w14:textId="77777777" w:rsidR="000D3C6D" w:rsidRDefault="000D3C6D" w:rsidP="000D3C6D">
                        <w:pPr>
                          <w:spacing w:after="0" w:line="240" w:lineRule="auto"/>
                          <w:jc w:val="center"/>
                          <w:rPr>
                            <w:rFonts w:ascii="Times New Roman" w:hAnsi="Times New Roman" w:cs="Times New Roman"/>
                            <w:b/>
                            <w:lang w:val="en-US"/>
                          </w:rPr>
                        </w:pPr>
                        <w:r>
                          <w:rPr>
                            <w:rFonts w:ascii="Times New Roman" w:eastAsiaTheme="minorEastAsia" w:hAnsi="Times New Roman" w:cs="Times New Roman"/>
                            <w:b/>
                            <w:lang w:val="en-US" w:eastAsia="zh-CN"/>
                          </w:rPr>
                          <w:t>MENTAL CAPACITY ASSESSMENT REPORT</w:t>
                        </w:r>
                      </w:p>
                    </w:tc>
                  </w:tr>
                  <w:tr w:rsidR="000D3C6D" w14:paraId="64C5830F" w14:textId="77777777" w:rsidTr="000D3C6D">
                    <w:trPr>
                      <w:cantSplit/>
                      <w:jc w:val="center"/>
                    </w:trPr>
                    <w:tc>
                      <w:tcPr>
                        <w:tcW w:w="9006" w:type="dxa"/>
                        <w:gridSpan w:val="5"/>
                      </w:tcPr>
                      <w:p w14:paraId="7310C0E8" w14:textId="77777777" w:rsidR="000D3C6D" w:rsidRDefault="000D3C6D" w:rsidP="000D3C6D">
                        <w:pPr>
                          <w:spacing w:after="0" w:line="240" w:lineRule="auto"/>
                          <w:jc w:val="center"/>
                          <w:rPr>
                            <w:rFonts w:ascii="Times New Roman" w:hAnsi="Times New Roman" w:cs="Times New Roman"/>
                            <w:b/>
                            <w:lang w:val="en-US"/>
                          </w:rPr>
                        </w:pPr>
                      </w:p>
                    </w:tc>
                  </w:tr>
                  <w:tr w:rsidR="000D3C6D" w14:paraId="4D735FEC" w14:textId="77777777" w:rsidTr="000D3C6D">
                    <w:trPr>
                      <w:cantSplit/>
                      <w:jc w:val="center"/>
                    </w:trPr>
                    <w:tc>
                      <w:tcPr>
                        <w:tcW w:w="2711" w:type="dxa"/>
                      </w:tcPr>
                      <w:p w14:paraId="0841BD2E" w14:textId="77777777" w:rsidR="000D3C6D" w:rsidRDefault="000D3C6D" w:rsidP="000D3C6D">
                        <w:pPr>
                          <w:spacing w:after="0" w:line="240" w:lineRule="auto"/>
                          <w:jc w:val="center"/>
                          <w:rPr>
                            <w:rFonts w:ascii="Times New Roman" w:hAnsi="Times New Roman" w:cs="Times New Roman"/>
                            <w:i/>
                            <w:lang w:val="en-US"/>
                          </w:rPr>
                        </w:pPr>
                      </w:p>
                    </w:tc>
                    <w:tc>
                      <w:tcPr>
                        <w:tcW w:w="3170" w:type="dxa"/>
                      </w:tcPr>
                      <w:p w14:paraId="5D03424F" w14:textId="77777777" w:rsidR="000D3C6D" w:rsidRDefault="000D3C6D" w:rsidP="000D3C6D">
                        <w:pPr>
                          <w:spacing w:after="0" w:line="240" w:lineRule="auto"/>
                          <w:jc w:val="center"/>
                          <w:rPr>
                            <w:rFonts w:ascii="Times New Roman" w:hAnsi="Times New Roman" w:cs="Times New Roman"/>
                            <w:i/>
                            <w:lang w:val="en-US"/>
                          </w:rPr>
                        </w:pPr>
                      </w:p>
                    </w:tc>
                    <w:tc>
                      <w:tcPr>
                        <w:tcW w:w="3125" w:type="dxa"/>
                        <w:gridSpan w:val="3"/>
                      </w:tcPr>
                      <w:p w14:paraId="6113BE2B" w14:textId="77777777" w:rsidR="000D3C6D" w:rsidRDefault="000D3C6D" w:rsidP="000D3C6D">
                        <w:pPr>
                          <w:spacing w:after="0" w:line="240" w:lineRule="auto"/>
                          <w:jc w:val="center"/>
                          <w:rPr>
                            <w:rFonts w:ascii="Times New Roman" w:hAnsi="Times New Roman" w:cs="Times New Roman"/>
                            <w:i/>
                            <w:lang w:val="en-US"/>
                          </w:rPr>
                        </w:pPr>
                      </w:p>
                    </w:tc>
                  </w:tr>
                  <w:tr w:rsidR="000D3C6D" w14:paraId="00A3756D" w14:textId="77777777" w:rsidTr="000D3C6D">
                    <w:trPr>
                      <w:cantSplit/>
                      <w:jc w:val="center"/>
                    </w:trPr>
                    <w:tc>
                      <w:tcPr>
                        <w:tcW w:w="9006" w:type="dxa"/>
                        <w:gridSpan w:val="5"/>
                        <w:hideMark/>
                      </w:tcPr>
                      <w:p w14:paraId="5E33B494" w14:textId="77777777" w:rsidR="000D3C6D" w:rsidRDefault="000D3C6D" w:rsidP="000D3C6D">
                        <w:pPr>
                          <w:spacing w:after="0" w:line="240" w:lineRule="auto"/>
                          <w:jc w:val="center"/>
                          <w:rPr>
                            <w:rFonts w:ascii="Times New Roman" w:hAnsi="Times New Roman" w:cs="Times New Roman"/>
                            <w:i/>
                            <w:sz w:val="20"/>
                            <w:szCs w:val="20"/>
                            <w:lang w:val="en-US"/>
                          </w:rPr>
                        </w:pPr>
                        <w:r>
                          <w:rPr>
                            <w:rFonts w:ascii="Times New Roman" w:eastAsiaTheme="minorEastAsia" w:hAnsi="Times New Roman" w:cs="Times New Roman"/>
                            <w:i/>
                            <w:sz w:val="20"/>
                            <w:szCs w:val="20"/>
                            <w:lang w:val="en-US" w:eastAsia="zh-CN"/>
                          </w:rPr>
                          <w:t xml:space="preserve">To be filled in by a mental capacity assessor as appointed by the </w:t>
                        </w:r>
                        <w:ins w:id="10" w:author="Aziziyah MD HAMBALI (FJCOURTS)" w:date="2020-04-24T16:14:00Z">
                          <w:r>
                            <w:rPr>
                              <w:rFonts w:ascii="Times New Roman" w:eastAsiaTheme="minorEastAsia" w:hAnsi="Times New Roman" w:cs="Times New Roman"/>
                              <w:i/>
                              <w:sz w:val="20"/>
                              <w:szCs w:val="20"/>
                              <w:lang w:val="en-US" w:eastAsia="zh-CN"/>
                            </w:rPr>
                            <w:t xml:space="preserve">Director-General </w:t>
                          </w:r>
                        </w:ins>
                        <w:r>
                          <w:rPr>
                            <w:rFonts w:ascii="Times New Roman" w:eastAsiaTheme="minorEastAsia" w:hAnsi="Times New Roman" w:cs="Times New Roman"/>
                            <w:i/>
                            <w:sz w:val="20"/>
                            <w:szCs w:val="20"/>
                            <w:lang w:val="en-US" w:eastAsia="zh-CN"/>
                          </w:rPr>
                          <w:t>of Social Welfare under the Vulnerable Adults Act 2018</w:t>
                        </w:r>
                      </w:p>
                    </w:tc>
                  </w:tr>
                  <w:tr w:rsidR="000D3C6D" w14:paraId="3A42A840" w14:textId="77777777" w:rsidTr="000D3C6D">
                    <w:trPr>
                      <w:cantSplit/>
                      <w:jc w:val="center"/>
                    </w:trPr>
                    <w:tc>
                      <w:tcPr>
                        <w:tcW w:w="9006" w:type="dxa"/>
                        <w:gridSpan w:val="5"/>
                      </w:tcPr>
                      <w:p w14:paraId="19DC7A0B" w14:textId="77777777" w:rsidR="000D3C6D" w:rsidRDefault="000D3C6D" w:rsidP="000D3C6D">
                        <w:pPr>
                          <w:spacing w:after="0" w:line="240" w:lineRule="auto"/>
                          <w:rPr>
                            <w:rFonts w:ascii="Times New Roman" w:hAnsi="Times New Roman" w:cs="Times New Roman"/>
                            <w:i/>
                            <w:sz w:val="22"/>
                            <w:szCs w:val="22"/>
                            <w:lang w:val="en-US"/>
                          </w:rPr>
                        </w:pPr>
                      </w:p>
                    </w:tc>
                  </w:tr>
                  <w:tr w:rsidR="000D3C6D" w14:paraId="14F1F6C5" w14:textId="77777777" w:rsidTr="000D3C6D">
                    <w:trPr>
                      <w:cantSplit/>
                      <w:jc w:val="center"/>
                    </w:trPr>
                    <w:tc>
                      <w:tcPr>
                        <w:tcW w:w="9006" w:type="dxa"/>
                        <w:gridSpan w:val="5"/>
                      </w:tcPr>
                      <w:p w14:paraId="2A3D83B1" w14:textId="77777777" w:rsidR="000D3C6D" w:rsidRDefault="000D3C6D" w:rsidP="000D3C6D">
                        <w:pPr>
                          <w:spacing w:after="0" w:line="240" w:lineRule="auto"/>
                          <w:jc w:val="center"/>
                          <w:rPr>
                            <w:rFonts w:ascii="Times New Roman" w:hAnsi="Times New Roman" w:cs="Times New Roman"/>
                            <w:b/>
                            <w:lang w:val="en-US"/>
                          </w:rPr>
                        </w:pPr>
                      </w:p>
                    </w:tc>
                  </w:tr>
                </w:tbl>
                <w:tbl>
                  <w:tblPr>
                    <w:tblStyle w:val="TableGrid81"/>
                    <w:tblpPr w:leftFromText="180" w:rightFromText="180" w:vertAnchor="text" w:horzAnchor="margin" w:tblpY="1"/>
                    <w:tblOverlap w:val="never"/>
                    <w:tblW w:w="8608" w:type="dxa"/>
                    <w:tblCellMar>
                      <w:top w:w="113" w:type="dxa"/>
                      <w:bottom w:w="113" w:type="dxa"/>
                    </w:tblCellMar>
                    <w:tblLook w:val="04A0" w:firstRow="1" w:lastRow="0" w:firstColumn="1" w:lastColumn="0" w:noHBand="0" w:noVBand="1"/>
                  </w:tblPr>
                  <w:tblGrid>
                    <w:gridCol w:w="1603"/>
                    <w:gridCol w:w="3393"/>
                    <w:gridCol w:w="1470"/>
                    <w:gridCol w:w="2142"/>
                  </w:tblGrid>
                  <w:tr w:rsidR="000D3C6D" w14:paraId="5BC11AAF" w14:textId="77777777" w:rsidTr="000D3C6D">
                    <w:trPr>
                      <w:trHeight w:val="303"/>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1949266" w14:textId="77777777" w:rsidR="000D3C6D" w:rsidRDefault="000D3C6D" w:rsidP="000D3C6D">
                        <w:pPr>
                          <w:rPr>
                            <w:rFonts w:ascii="Times New Roman" w:eastAsiaTheme="minorEastAsia" w:hAnsi="Times New Roman" w:cs="Times New Roman"/>
                            <w:b/>
                            <w:color w:val="FFFFFF" w:themeColor="background1"/>
                            <w:sz w:val="22"/>
                            <w:szCs w:val="22"/>
                            <w:lang w:eastAsia="zh-CN"/>
                          </w:rPr>
                        </w:pPr>
                        <w:r>
                          <w:rPr>
                            <w:rFonts w:ascii="Times New Roman" w:eastAsiaTheme="minorEastAsia" w:hAnsi="Times New Roman" w:cs="Times New Roman"/>
                            <w:b/>
                            <w:color w:val="FFFFFF" w:themeColor="background1"/>
                            <w:lang w:eastAsia="zh-CN"/>
                          </w:rPr>
                          <w:t>(A) INDIVIDUAL’S PARTICULARS</w:t>
                        </w:r>
                      </w:p>
                    </w:tc>
                  </w:tr>
                  <w:tr w:rsidR="000D3C6D" w14:paraId="08576EA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99E4B"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49AA5A3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2754E2CD" w14:textId="77777777" w:rsidR="000D3C6D" w:rsidRDefault="000D3C6D" w:rsidP="000D3C6D">
                        <w:pPr>
                          <w:rPr>
                            <w:rFonts w:ascii="Times New Roman" w:eastAsiaTheme="minorEastAsia" w:hAnsi="Times New Roman" w:cs="Times New Roman"/>
                            <w:lang w:eastAsia="zh-CN"/>
                          </w:rPr>
                        </w:pPr>
                      </w:p>
                      <w:p w14:paraId="7E8DA9FC" w14:textId="77777777" w:rsidR="000D3C6D" w:rsidRDefault="000D3C6D" w:rsidP="000D3C6D">
                        <w:pPr>
                          <w:rPr>
                            <w:rFonts w:ascii="Times New Roman" w:eastAsiaTheme="minorEastAsia" w:hAnsi="Times New Roman" w:cs="Times New Roman"/>
                            <w:lang w:eastAsia="zh-CN"/>
                          </w:rPr>
                        </w:pPr>
                      </w:p>
                      <w:p w14:paraId="1BBF2EBF" w14:textId="77777777" w:rsidR="000D3C6D" w:rsidRDefault="000D3C6D" w:rsidP="000D3C6D">
                        <w:pPr>
                          <w:rPr>
                            <w:rFonts w:ascii="Times New Roman" w:eastAsiaTheme="minorEastAsia" w:hAnsi="Times New Roman" w:cs="Times New Roman"/>
                            <w:lang w:eastAsia="zh-CN"/>
                          </w:rPr>
                        </w:pPr>
                      </w:p>
                      <w:p w14:paraId="10711527"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4542BF"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451E8176"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2399029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Male</w:t>
                        </w:r>
                      </w:p>
                      <w:p w14:paraId="3E59712C" w14:textId="77777777" w:rsidR="000D3C6D" w:rsidRDefault="00AB313B" w:rsidP="000D3C6D">
                        <w:pPr>
                          <w:rPr>
                            <w:rFonts w:ascii="Times New Roman" w:eastAsiaTheme="minorEastAsia" w:hAnsi="Times New Roman" w:cs="Times New Roman"/>
                            <w:b/>
                            <w:lang w:eastAsia="zh-CN"/>
                          </w:rPr>
                        </w:pPr>
                        <w:sdt>
                          <w:sdtPr>
                            <w:rPr>
                              <w:rFonts w:ascii="Times New Roman" w:eastAsiaTheme="minorEastAsia" w:hAnsi="Times New Roman" w:cs="Times New Roman"/>
                              <w:lang w:eastAsia="zh-CN"/>
                            </w:rPr>
                            <w:id w:val="86001455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Female</w:t>
                        </w:r>
                      </w:p>
                    </w:tc>
                  </w:tr>
                  <w:tr w:rsidR="000D3C6D" w14:paraId="05A1DA63" w14:textId="77777777" w:rsidTr="000D3C6D">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3C524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lastRenderedPageBreak/>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2E2C8F29"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68208021"/>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NRIC (Pink)  </w:t>
                        </w:r>
                        <w:sdt>
                          <w:sdtPr>
                            <w:rPr>
                              <w:rFonts w:ascii="Times New Roman" w:eastAsiaTheme="minorEastAsia" w:hAnsi="Times New Roman" w:cs="Times New Roman"/>
                              <w:lang w:eastAsia="zh-CN"/>
                            </w:rPr>
                            <w:id w:val="103909045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NRIC (Blue)</w:t>
                        </w:r>
                      </w:p>
                      <w:p w14:paraId="7E7CE1EC"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06941303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FIN                </w:t>
                        </w:r>
                        <w:sdt>
                          <w:sdtPr>
                            <w:rPr>
                              <w:rFonts w:ascii="Times New Roman" w:eastAsiaTheme="minorEastAsia" w:hAnsi="Times New Roman" w:cs="Times New Roman"/>
                              <w:lang w:eastAsia="zh-CN"/>
                            </w:rPr>
                            <w:id w:val="-202223290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Passport</w:t>
                        </w:r>
                      </w:p>
                      <w:p w14:paraId="17F40642"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518906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Other (please specify: ______</w:t>
                        </w:r>
                        <w:proofErr w:type="gramStart"/>
                        <w:r w:rsidR="000D3C6D">
                          <w:rPr>
                            <w:rFonts w:ascii="Times New Roman" w:eastAsiaTheme="minorEastAsia" w:hAnsi="Times New Roman" w:cs="Times New Roman"/>
                            <w:lang w:eastAsia="zh-CN"/>
                          </w:rPr>
                          <w:t xml:space="preserve">_)   </w:t>
                        </w:r>
                        <w:proofErr w:type="gramEnd"/>
                        <w:r w:rsidR="000D3C6D">
                          <w:rPr>
                            <w:rFonts w:ascii="Times New Roman" w:eastAsiaTheme="minorEastAsia" w:hAnsi="Times New Roman" w:cs="Times New Roman"/>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A0DEA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Birth:</w:t>
                        </w:r>
                      </w:p>
                      <w:p w14:paraId="4189995C"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56CD343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1958FAF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sz w:val="18"/>
                            <w:lang w:eastAsia="zh-CN"/>
                          </w:rPr>
                          <w:t xml:space="preserve"> DD      MM     YYYY</w:t>
                        </w:r>
                      </w:p>
                    </w:tc>
                  </w:tr>
                  <w:tr w:rsidR="000D3C6D" w14:paraId="05B11666" w14:textId="77777777" w:rsidTr="000D3C6D">
                    <w:trPr>
                      <w:trHeight w:val="33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3C1F6"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4C479"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22215" w14:textId="77777777" w:rsidR="000D3C6D" w:rsidRDefault="000D3C6D" w:rsidP="000D3C6D">
                        <w:pPr>
                          <w:rPr>
                            <w:rFonts w:ascii="Times New Roman" w:eastAsiaTheme="minorEastAsia" w:hAnsi="Times New Roman" w:cs="Times New Roman"/>
                            <w:b/>
                            <w:lang w:eastAsia="zh-CN"/>
                          </w:rPr>
                        </w:pPr>
                      </w:p>
                      <w:p w14:paraId="0C026E74" w14:textId="77777777" w:rsidR="000D3C6D" w:rsidRDefault="000D3C6D" w:rsidP="000D3C6D">
                        <w:pPr>
                          <w:rPr>
                            <w:rFonts w:ascii="Times New Roman" w:eastAsiaTheme="minorEastAsia" w:hAnsi="Times New Roman" w:cs="Times New Roman"/>
                            <w:b/>
                            <w:lang w:eastAsia="zh-CN"/>
                          </w:rPr>
                        </w:pPr>
                      </w:p>
                      <w:p w14:paraId="5453FE0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Place of Assessment:</w:t>
                        </w:r>
                      </w:p>
                      <w:p w14:paraId="3546357B" w14:textId="77777777" w:rsidR="000D3C6D" w:rsidRDefault="000D3C6D" w:rsidP="000D3C6D">
                        <w:pPr>
                          <w:rPr>
                            <w:rFonts w:ascii="Times New Roman" w:eastAsiaTheme="minorEastAsia" w:hAnsi="Times New Roman" w:cs="Times New Roman"/>
                            <w:b/>
                            <w:lang w:eastAsia="zh-CN"/>
                          </w:rPr>
                        </w:pPr>
                      </w:p>
                      <w:p w14:paraId="617E73B7" w14:textId="77777777" w:rsidR="000D3C6D" w:rsidRDefault="000D3C6D" w:rsidP="000D3C6D">
                        <w:pPr>
                          <w:rPr>
                            <w:rFonts w:ascii="Times New Roman" w:eastAsiaTheme="minorEastAsia" w:hAnsi="Times New Roman" w:cs="Times New Roman"/>
                            <w:b/>
                            <w:lang w:eastAsia="zh-CN"/>
                          </w:rPr>
                        </w:pPr>
                      </w:p>
                      <w:p w14:paraId="4B2A30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assessment:</w:t>
                        </w:r>
                      </w:p>
                      <w:p w14:paraId="2CA616E7" w14:textId="77777777" w:rsidR="000D3C6D" w:rsidRDefault="000D3C6D" w:rsidP="000D3C6D">
                        <w:pPr>
                          <w:rPr>
                            <w:rFonts w:ascii="Times New Roman" w:eastAsiaTheme="minorEastAsia" w:hAnsi="Times New Roman" w:cs="Times New Roman"/>
                            <w:b/>
                            <w:lang w:eastAsia="zh-CN"/>
                          </w:rPr>
                        </w:pPr>
                      </w:p>
                      <w:p w14:paraId="7AC97036" w14:textId="77777777" w:rsidR="000D3C6D" w:rsidRDefault="000D3C6D" w:rsidP="000D3C6D">
                        <w:pPr>
                          <w:rPr>
                            <w:rFonts w:ascii="Times New Roman" w:eastAsiaTheme="minorEastAsia" w:hAnsi="Times New Roman" w:cs="Times New Roman"/>
                            <w:b/>
                            <w:lang w:eastAsia="zh-CN"/>
                          </w:rPr>
                        </w:pPr>
                      </w:p>
                      <w:p w14:paraId="1CE2AEB9" w14:textId="77777777" w:rsidR="000D3C6D" w:rsidRDefault="000D3C6D" w:rsidP="000D3C6D">
                        <w:pPr>
                          <w:rPr>
                            <w:rFonts w:ascii="Times New Roman" w:eastAsiaTheme="minorEastAsia" w:hAnsi="Times New Roman" w:cs="Times New Roman"/>
                            <w:b/>
                            <w:lang w:eastAsia="zh-CN"/>
                          </w:rPr>
                        </w:pPr>
                      </w:p>
                      <w:p w14:paraId="3F55A049" w14:textId="77777777" w:rsidR="000D3C6D" w:rsidRDefault="000D3C6D" w:rsidP="000D3C6D">
                        <w:pPr>
                          <w:rPr>
                            <w:rFonts w:ascii="Times New Roman" w:eastAsiaTheme="minorEastAsia" w:hAnsi="Times New Roman" w:cs="Times New Roman"/>
                            <w:b/>
                            <w:lang w:eastAsia="zh-CN"/>
                          </w:rPr>
                        </w:pPr>
                      </w:p>
                      <w:p w14:paraId="52F2E962" w14:textId="77777777" w:rsidR="000D3C6D" w:rsidRDefault="000D3C6D" w:rsidP="000D3C6D">
                        <w:pPr>
                          <w:rPr>
                            <w:rFonts w:ascii="Times New Roman" w:eastAsiaTheme="minorEastAsia" w:hAnsi="Times New Roman" w:cs="Times New Roman"/>
                            <w:b/>
                            <w:lang w:eastAsia="zh-CN"/>
                          </w:rPr>
                        </w:pPr>
                      </w:p>
                      <w:p w14:paraId="4BF03EC6" w14:textId="77777777" w:rsidR="000D3C6D" w:rsidRDefault="000D3C6D" w:rsidP="000D3C6D">
                        <w:pPr>
                          <w:rPr>
                            <w:rFonts w:ascii="Times New Roman" w:eastAsiaTheme="minorEastAsia" w:hAnsi="Times New Roman" w:cs="Times New Roman"/>
                            <w:b/>
                            <w:lang w:eastAsia="zh-CN"/>
                          </w:rPr>
                        </w:pPr>
                      </w:p>
                      <w:p w14:paraId="5AA51A87"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0AF79CC4"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845B80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18"/>
                            <w:lang w:eastAsia="zh-CN"/>
                          </w:rPr>
                          <w:t xml:space="preserve"> DD    MM      YYYY</w:t>
                        </w:r>
                      </w:p>
                    </w:tc>
                  </w:tr>
                  <w:tr w:rsidR="000D3C6D" w14:paraId="386402F4" w14:textId="77777777" w:rsidTr="000D3C6D">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5B4E93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lang w:eastAsia="zh-CN"/>
                          </w:rPr>
                          <w:t>(B) ASSESSOR’S PARTICULARS</w:t>
                        </w:r>
                      </w:p>
                    </w:tc>
                  </w:tr>
                  <w:tr w:rsidR="000D3C6D" w14:paraId="7AF28CA2" w14:textId="77777777" w:rsidTr="000D3C6D">
                    <w:trPr>
                      <w:trHeight w:val="961"/>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D21C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6AAEE14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205A388"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5F757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122A4700" w14:textId="77777777" w:rsidR="000D3C6D" w:rsidRDefault="000D3C6D" w:rsidP="000D3C6D">
                        <w:pPr>
                          <w:rPr>
                            <w:rFonts w:ascii="Times New Roman" w:eastAsiaTheme="minorEastAsia" w:hAnsi="Times New Roman" w:cs="Times New Roman"/>
                            <w:lang w:eastAsia="zh-CN"/>
                          </w:rPr>
                        </w:pPr>
                      </w:p>
                    </w:tc>
                  </w:tr>
                  <w:tr w:rsidR="000D3C6D" w14:paraId="15A11A2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A278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0E9C1A14" w14:textId="77777777" w:rsidR="000D3C6D" w:rsidRDefault="000D3C6D" w:rsidP="000D3C6D">
                        <w:pPr>
                          <w:rPr>
                            <w:rFonts w:ascii="Times New Roman" w:eastAsiaTheme="minorEastAsia" w:hAnsi="Times New Roman" w:cs="Times New Roman"/>
                            <w:lang w:eastAsia="zh-CN"/>
                          </w:rPr>
                        </w:pPr>
                      </w:p>
                    </w:tc>
                  </w:tr>
                  <w:tr w:rsidR="000D3C6D" w14:paraId="069936BA"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610E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C745979" w14:textId="77777777" w:rsidR="000D3C6D" w:rsidRDefault="000D3C6D" w:rsidP="000D3C6D">
                        <w:pPr>
                          <w:rPr>
                            <w:rFonts w:ascii="Times New Roman" w:eastAsiaTheme="minorEastAsia" w:hAnsi="Times New Roman" w:cs="Times New Roman"/>
                            <w:lang w:eastAsia="zh-CN"/>
                          </w:rPr>
                        </w:pPr>
                      </w:p>
                    </w:tc>
                  </w:tr>
                  <w:tr w:rsidR="000D3C6D" w14:paraId="1D465314" w14:textId="77777777" w:rsidTr="000D3C6D">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520C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157A719" w14:textId="77777777" w:rsidR="000D3C6D" w:rsidRDefault="000D3C6D" w:rsidP="000D3C6D">
                        <w:pPr>
                          <w:rPr>
                            <w:rFonts w:ascii="Times New Roman" w:eastAsiaTheme="minorEastAsia" w:hAnsi="Times New Roman" w:cs="Times New Roman"/>
                            <w:lang w:eastAsia="zh-CN"/>
                          </w:rPr>
                        </w:pPr>
                      </w:p>
                      <w:p w14:paraId="6AB22905" w14:textId="77777777" w:rsidR="000D3C6D" w:rsidRDefault="000D3C6D" w:rsidP="000D3C6D">
                        <w:pPr>
                          <w:rPr>
                            <w:rFonts w:ascii="Times New Roman" w:eastAsiaTheme="minorEastAsia" w:hAnsi="Times New Roman" w:cs="Times New Roman"/>
                            <w:lang w:eastAsia="zh-CN"/>
                          </w:rPr>
                        </w:pPr>
                      </w:p>
                      <w:p w14:paraId="4FDC94D5" w14:textId="77777777" w:rsidR="000D3C6D" w:rsidRDefault="000D3C6D" w:rsidP="000D3C6D">
                        <w:pPr>
                          <w:rPr>
                            <w:rFonts w:ascii="Times New Roman" w:eastAsiaTheme="minorEastAsia" w:hAnsi="Times New Roman" w:cs="Times New Roman"/>
                            <w:lang w:eastAsia="zh-CN"/>
                          </w:rPr>
                        </w:pPr>
                      </w:p>
                      <w:p w14:paraId="5C469E6C" w14:textId="77777777" w:rsidR="000D3C6D" w:rsidRDefault="000D3C6D" w:rsidP="000D3C6D">
                        <w:pPr>
                          <w:rPr>
                            <w:rFonts w:ascii="Times New Roman" w:eastAsiaTheme="minorEastAsia" w:hAnsi="Times New Roman" w:cs="Times New Roman"/>
                            <w:lang w:eastAsia="zh-CN"/>
                          </w:rPr>
                        </w:pPr>
                      </w:p>
                      <w:p w14:paraId="1C38766B" w14:textId="77777777" w:rsidR="000D3C6D" w:rsidRDefault="000D3C6D" w:rsidP="000D3C6D">
                        <w:pPr>
                          <w:rPr>
                            <w:rFonts w:ascii="Times New Roman" w:eastAsiaTheme="minorEastAsia" w:hAnsi="Times New Roman" w:cs="Times New Roman"/>
                            <w:lang w:eastAsia="zh-CN"/>
                          </w:rPr>
                        </w:pPr>
                      </w:p>
                      <w:p w14:paraId="3D23B0E7" w14:textId="77777777" w:rsidR="000D3C6D" w:rsidRDefault="000D3C6D" w:rsidP="000D3C6D">
                        <w:pPr>
                          <w:rPr>
                            <w:rFonts w:ascii="Times New Roman" w:eastAsiaTheme="minorEastAsia" w:hAnsi="Times New Roman" w:cs="Times New Roman"/>
                            <w:lang w:eastAsia="zh-CN"/>
                          </w:rPr>
                        </w:pPr>
                      </w:p>
                    </w:tc>
                  </w:tr>
                  <w:tr w:rsidR="000D3C6D" w14:paraId="65585980" w14:textId="77777777" w:rsidTr="000D3C6D">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DF2D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C8A1460" w14:textId="77777777" w:rsidR="000D3C6D" w:rsidRDefault="000D3C6D" w:rsidP="000D3C6D">
                        <w:pPr>
                          <w:rPr>
                            <w:rFonts w:ascii="Times New Roman" w:eastAsiaTheme="minorEastAsia" w:hAnsi="Times New Roman" w:cs="Times New Roman"/>
                            <w:lang w:eastAsia="zh-CN"/>
                          </w:rPr>
                        </w:pPr>
                      </w:p>
                      <w:p w14:paraId="783C5A6C" w14:textId="77777777" w:rsidR="000D3C6D" w:rsidRDefault="000D3C6D" w:rsidP="000D3C6D">
                        <w:pPr>
                          <w:rPr>
                            <w:rFonts w:ascii="Times New Roman" w:eastAsiaTheme="minorEastAsia" w:hAnsi="Times New Roman" w:cs="Times New Roman"/>
                            <w:lang w:eastAsia="zh-CN"/>
                          </w:rPr>
                        </w:pPr>
                      </w:p>
                      <w:p w14:paraId="3E65E03D" w14:textId="77777777" w:rsidR="000D3C6D" w:rsidRDefault="000D3C6D" w:rsidP="000D3C6D">
                        <w:pPr>
                          <w:rPr>
                            <w:rFonts w:ascii="Times New Roman" w:eastAsiaTheme="minorEastAsia" w:hAnsi="Times New Roman" w:cs="Times New Roman"/>
                            <w:lang w:eastAsia="zh-CN"/>
                          </w:rPr>
                        </w:pPr>
                      </w:p>
                    </w:tc>
                  </w:tr>
                  <w:tr w:rsidR="000D3C6D" w14:paraId="57855C0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6E7F6F" w14:textId="77777777" w:rsidR="000D3C6D" w:rsidRDefault="000D3C6D" w:rsidP="000D3C6D">
                        <w:pPr>
                          <w:rPr>
                            <w:rFonts w:ascii="Times New Roman" w:eastAsiaTheme="minorEastAsia" w:hAnsi="Times New Roman" w:cs="Times New Roman"/>
                            <w:i/>
                            <w:lang w:eastAsia="zh-CN"/>
                          </w:rPr>
                        </w:pPr>
                        <w:r>
                          <w:rPr>
                            <w:rFonts w:ascii="Times New Roman" w:eastAsiaTheme="minorEastAsia" w:hAnsi="Times New Roman" w:cs="Times New Roman"/>
                            <w:b/>
                            <w:i/>
                            <w:lang w:eastAsia="zh-CN"/>
                          </w:rPr>
                          <w:t>Relationship with VA</w:t>
                        </w:r>
                        <w:proofErr w:type="gramStart"/>
                        <w:r>
                          <w:rPr>
                            <w:rFonts w:ascii="Times New Roman" w:eastAsiaTheme="minorEastAsia" w:hAnsi="Times New Roman" w:cs="Times New Roman"/>
                            <w:b/>
                            <w:i/>
                            <w:lang w:eastAsia="zh-CN"/>
                          </w:rPr>
                          <w:t xml:space="preserve">:  </w:t>
                        </w:r>
                        <w:r>
                          <w:rPr>
                            <w:rFonts w:ascii="Times New Roman" w:eastAsiaTheme="minorEastAsia" w:hAnsi="Times New Roman" w:cs="Times New Roman"/>
                            <w:i/>
                            <w:lang w:eastAsia="zh-CN"/>
                          </w:rPr>
                          <w:t>(</w:t>
                        </w:r>
                        <w:proofErr w:type="gramEnd"/>
                        <w:r>
                          <w:rPr>
                            <w:rFonts w:ascii="Times New Roman" w:eastAsiaTheme="minorEastAsia" w:hAnsi="Times New Roman" w:cs="Times New Roman"/>
                            <w:i/>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6F1B896E" w14:textId="77777777" w:rsidR="000D3C6D" w:rsidRDefault="00AB313B"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 xml:space="preserve">I have been seeing the VA regularly over </w:t>
                        </w:r>
                        <w:proofErr w:type="gramStart"/>
                        <w:r w:rsidR="000D3C6D">
                          <w:rPr>
                            <w:rFonts w:ascii="Times New Roman" w:eastAsiaTheme="minorEastAsia" w:hAnsi="Times New Roman" w:cs="Times New Roman"/>
                            <w:i/>
                            <w:lang w:eastAsia="zh-CN"/>
                          </w:rPr>
                          <w:t>a period of time</w:t>
                        </w:r>
                        <w:proofErr w:type="gramEnd"/>
                      </w:p>
                      <w:p w14:paraId="0E744570"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first consultation/assessment: __________________________</w:t>
                        </w:r>
                      </w:p>
                      <w:p w14:paraId="1D98928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Frequency of consultation/assessment: _________________________</w:t>
                        </w:r>
                      </w:p>
                      <w:p w14:paraId="013B4C9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last examination/assessment: __________________________</w:t>
                        </w:r>
                      </w:p>
                      <w:p w14:paraId="5AF72CFA" w14:textId="77777777" w:rsidR="000D3C6D" w:rsidRDefault="00AB313B"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I am seeing the VA for this mental capacity assessment only.</w:t>
                        </w:r>
                      </w:p>
                    </w:tc>
                  </w:tr>
                  <w:tr w:rsidR="000D3C6D" w14:paraId="46481A5D"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281205" w14:textId="77777777" w:rsidR="000D3C6D" w:rsidRDefault="000D3C6D" w:rsidP="000D3C6D">
                        <w:pPr>
                          <w:rPr>
                            <w:rFonts w:ascii="Times New Roman" w:eastAsiaTheme="minorEastAsia" w:hAnsi="Times New Roman" w:cs="Times New Roman"/>
                            <w:b/>
                            <w:color w:val="FFFFFF" w:themeColor="background1"/>
                            <w:lang w:eastAsia="zh-CN"/>
                          </w:rPr>
                        </w:pPr>
                        <w:r>
                          <w:rPr>
                            <w:rFonts w:ascii="Times New Roman" w:eastAsiaTheme="minorEastAsia" w:hAnsi="Times New Roman" w:cs="Times New Roman"/>
                            <w:b/>
                            <w:color w:val="FFFFFF" w:themeColor="background1"/>
                            <w:sz w:val="28"/>
                            <w:lang w:eastAsia="zh-CN"/>
                          </w:rPr>
                          <w:t>(C) INDIVIDUAL’S MEDICAL INFORMATION</w:t>
                        </w:r>
                      </w:p>
                    </w:tc>
                  </w:tr>
                  <w:tr w:rsidR="000D3C6D" w14:paraId="1BA2C73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B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F08495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Diagnosis:</w:t>
                        </w:r>
                      </w:p>
                      <w:p w14:paraId="3BF254BD" w14:textId="77777777" w:rsidR="000D3C6D" w:rsidRDefault="000D3C6D" w:rsidP="000D3C6D">
                        <w:pPr>
                          <w:rPr>
                            <w:rFonts w:ascii="Times New Roman" w:eastAsiaTheme="minorEastAsia" w:hAnsi="Times New Roman" w:cs="Times New Roman"/>
                            <w:lang w:eastAsia="zh-CN"/>
                          </w:rPr>
                        </w:pPr>
                      </w:p>
                      <w:p w14:paraId="5AA9B119" w14:textId="77777777" w:rsidR="000D3C6D" w:rsidRDefault="000D3C6D" w:rsidP="000D3C6D">
                        <w:pPr>
                          <w:rPr>
                            <w:rFonts w:ascii="Times New Roman" w:eastAsiaTheme="minorEastAsia" w:hAnsi="Times New Roman" w:cs="Times New Roman"/>
                            <w:lang w:eastAsia="zh-CN"/>
                          </w:rPr>
                        </w:pPr>
                      </w:p>
                      <w:p w14:paraId="3AFBEF2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assessment:</w:t>
                        </w:r>
                      </w:p>
                      <w:p w14:paraId="6E11F07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Source of information: </w:t>
                        </w:r>
                      </w:p>
                      <w:p w14:paraId="41442FB9"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Medical records/report – please specify doctor &amp; clinic/hospital: _____________________________________________________</w:t>
                        </w:r>
                      </w:p>
                      <w:p w14:paraId="6FE7A226"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Vulnerable adult</w:t>
                        </w:r>
                      </w:p>
                      <w:p w14:paraId="244472C2"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Others – please specify:</w:t>
                        </w:r>
                      </w:p>
                      <w:p w14:paraId="70F34621"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Name: __________________________________________</w:t>
                        </w:r>
                      </w:p>
                      <w:p w14:paraId="3FD64F0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Relationship: _____________________________________</w:t>
                        </w:r>
                      </w:p>
                    </w:tc>
                  </w:tr>
                  <w:tr w:rsidR="000D3C6D" w14:paraId="018CD389"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C24720"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0E2F79E9"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Please state what the individual is suffering from.</w:t>
                        </w:r>
                      </w:p>
                      <w:p w14:paraId="4E64869B" w14:textId="77777777" w:rsidR="000D3C6D" w:rsidRDefault="000D3C6D" w:rsidP="000D3C6D">
                        <w:pPr>
                          <w:rPr>
                            <w:rFonts w:ascii="Times New Roman" w:eastAsiaTheme="minorEastAsia" w:hAnsi="Times New Roman" w:cs="Times New Roman"/>
                            <w:lang w:eastAsia="zh-CN"/>
                          </w:rPr>
                        </w:pPr>
                      </w:p>
                    </w:tc>
                  </w:tr>
                  <w:tr w:rsidR="000D3C6D" w14:paraId="02F8C633"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9BDF7A" w14:textId="77777777" w:rsidR="000D3C6D" w:rsidRDefault="000D3C6D" w:rsidP="000D3C6D">
                        <w:pPr>
                          <w:rPr>
                            <w:rFonts w:ascii="Times New Roman" w:eastAsiaTheme="minorEastAsia" w:hAnsi="Times New Roman" w:cs="Times New Roman"/>
                            <w:b/>
                            <w:lang w:eastAsia="zh-CN"/>
                          </w:rPr>
                        </w:pPr>
                        <w:proofErr w:type="gramStart"/>
                        <w:r>
                          <w:rPr>
                            <w:rFonts w:ascii="Times New Roman" w:eastAsiaTheme="minorEastAsia" w:hAnsi="Times New Roman" w:cs="Times New Roman"/>
                            <w:b/>
                            <w:lang w:eastAsia="zh-CN"/>
                          </w:rPr>
                          <w:t>Symptoms  in</w:t>
                        </w:r>
                        <w:proofErr w:type="gramEnd"/>
                        <w:r>
                          <w:rPr>
                            <w:rFonts w:ascii="Times New Roman" w:eastAsiaTheme="minorEastAsia" w:hAnsi="Times New Roman" w:cs="Times New Roman"/>
                            <w:b/>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00D90159" w14:textId="77777777" w:rsidR="000D3C6D" w:rsidRDefault="000D3C6D" w:rsidP="000D3C6D">
                        <w:pPr>
                          <w:rPr>
                            <w:rFonts w:ascii="Times New Roman" w:hAnsi="Times New Roman" w:cs="Times New Roman"/>
                            <w:i/>
                            <w:sz w:val="20"/>
                            <w:lang w:val="en-GB" w:eastAsia="en-GB"/>
                          </w:rPr>
                        </w:pPr>
                        <w:r>
                          <w:rPr>
                            <w:rFonts w:ascii="Times New Roman" w:eastAsiaTheme="minorEastAsia" w:hAnsi="Times New Roman" w:cs="Times New Roman"/>
                            <w:lang w:eastAsia="zh-CN"/>
                          </w:rPr>
                          <w:t>Is there a current impairment of or disturbance in the functioning of the person’s mind or brain?</w:t>
                        </w:r>
                        <w:r>
                          <w:rPr>
                            <w:rFonts w:ascii="Times New Roman" w:eastAsiaTheme="minorEastAsia" w:hAnsi="Times New Roman" w:cs="Times New Roman"/>
                            <w:i/>
                            <w:lang w:eastAsia="zh-CN"/>
                          </w:rPr>
                          <w:t xml:space="preserve"> </w:t>
                        </w:r>
                        <w:r>
                          <w:rPr>
                            <w:rFonts w:ascii="Times New Roman" w:eastAsiaTheme="minorEastAsia" w:hAnsi="Times New Roman" w:cs="Times New Roman"/>
                            <w:i/>
                            <w:lang w:eastAsia="zh-CN"/>
                          </w:rPr>
                          <w:br/>
                        </w:r>
                        <w:r>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201570E3" w14:textId="77777777" w:rsidR="000D3C6D" w:rsidRDefault="000D3C6D" w:rsidP="000D3C6D">
                        <w:pPr>
                          <w:rPr>
                            <w:rFonts w:ascii="Times New Roman" w:eastAsiaTheme="minorEastAsia" w:hAnsi="Times New Roman" w:cs="Times New Roman"/>
                            <w:i/>
                            <w:sz w:val="22"/>
                            <w:u w:val="single"/>
                            <w:lang w:eastAsia="zh-CN"/>
                          </w:rPr>
                        </w:pPr>
                      </w:p>
                      <w:p w14:paraId="7198837A" w14:textId="77777777" w:rsidR="000D3C6D" w:rsidRDefault="000D3C6D" w:rsidP="000D3C6D">
                        <w:pPr>
                          <w:rPr>
                            <w:rFonts w:ascii="Times New Roman" w:eastAsiaTheme="minorEastAsia" w:hAnsi="Times New Roman" w:cs="Times New Roman"/>
                            <w:u w:val="single"/>
                            <w:lang w:eastAsia="zh-CN"/>
                          </w:rPr>
                        </w:pPr>
                        <w:r>
                          <w:rPr>
                            <w:rFonts w:ascii="Times New Roman" w:eastAsiaTheme="minorEastAsia" w:hAnsi="Times New Roman" w:cs="Times New Roman"/>
                            <w:sz w:val="20"/>
                            <w:u w:val="single"/>
                            <w:lang w:eastAsia="zh-CN"/>
                          </w:rPr>
                          <w:t xml:space="preserve">Note: If there is no indication of impairment of or disturbance in the functioning of the person’s mind or brain, the person will not lack capacity within the meaning of s4 </w:t>
                        </w:r>
                        <w:proofErr w:type="gramStart"/>
                        <w:r>
                          <w:rPr>
                            <w:rFonts w:ascii="Times New Roman" w:eastAsiaTheme="minorEastAsia" w:hAnsi="Times New Roman" w:cs="Times New Roman"/>
                            <w:sz w:val="20"/>
                            <w:u w:val="single"/>
                            <w:lang w:eastAsia="zh-CN"/>
                          </w:rPr>
                          <w:t>of  the</w:t>
                        </w:r>
                        <w:proofErr w:type="gramEnd"/>
                        <w:r>
                          <w:rPr>
                            <w:rFonts w:ascii="Times New Roman" w:eastAsiaTheme="minorEastAsia" w:hAnsi="Times New Roman" w:cs="Times New Roman"/>
                            <w:sz w:val="20"/>
                            <w:u w:val="single"/>
                            <w:lang w:eastAsia="zh-CN"/>
                          </w:rPr>
                          <w:t xml:space="preserve"> Mental Capacity Act.</w:t>
                        </w:r>
                      </w:p>
                    </w:tc>
                  </w:tr>
                  <w:tr w:rsidR="000D3C6D" w14:paraId="32470BEA"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CD85524" w14:textId="77777777" w:rsidR="000D3C6D" w:rsidRDefault="000D3C6D" w:rsidP="000D3C6D">
                        <w:pPr>
                          <w:rPr>
                            <w:rFonts w:ascii="Times New Roman" w:eastAsiaTheme="minorEastAsia" w:hAnsi="Times New Roman" w:cs="Times New Roman"/>
                            <w:b/>
                            <w:u w:val="single"/>
                            <w:lang w:eastAsia="zh-CN"/>
                          </w:rPr>
                        </w:pPr>
                        <w:r>
                          <w:rPr>
                            <w:rFonts w:ascii="Times New Roman" w:eastAsiaTheme="minorEastAsia" w:hAnsi="Times New Roman" w:cs="Times New Roman"/>
                            <w:b/>
                            <w:color w:val="FFFFFF" w:themeColor="background1"/>
                            <w:sz w:val="28"/>
                            <w:lang w:eastAsia="zh-CN"/>
                          </w:rPr>
                          <w:t>(D) ASSESSMENT OF VULNERABLE ADULT’S MENTAL CAPACITY</w:t>
                        </w:r>
                      </w:p>
                    </w:tc>
                  </w:tr>
                  <w:tr w:rsidR="000D3C6D" w14:paraId="215339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A0E593"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14:paraId="399422E0" w14:textId="77777777" w:rsidR="000D3C6D" w:rsidRDefault="000D3C6D" w:rsidP="000D3C6D">
                        <w:pPr>
                          <w:jc w:val="both"/>
                          <w:rPr>
                            <w:rFonts w:ascii="Times New Roman" w:eastAsiaTheme="minorEastAsia" w:hAnsi="Times New Roman" w:cs="Times New Roman"/>
                            <w:i/>
                            <w:sz w:val="20"/>
                            <w:szCs w:val="20"/>
                            <w:lang w:eastAsia="zh-CN"/>
                          </w:rPr>
                        </w:pPr>
                      </w:p>
                      <w:p w14:paraId="030AC97D"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4FE07948" w14:textId="77777777" w:rsidR="000D3C6D" w:rsidRDefault="000D3C6D" w:rsidP="00AB313B">
                        <w:pPr>
                          <w:numPr>
                            <w:ilvl w:val="0"/>
                            <w:numId w:val="133"/>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understand the information relevant to the </w:t>
                        </w:r>
                        <w:proofErr w:type="gramStart"/>
                        <w:r>
                          <w:rPr>
                            <w:rFonts w:ascii="Times New Roman" w:eastAsiaTheme="minorEastAsia" w:hAnsi="Times New Roman" w:cs="Times New Roman"/>
                            <w:i/>
                            <w:sz w:val="20"/>
                            <w:szCs w:val="20"/>
                            <w:lang w:val="en-GB" w:eastAsia="zh-CN"/>
                          </w:rPr>
                          <w:t>decision;</w:t>
                        </w:r>
                        <w:proofErr w:type="gramEnd"/>
                      </w:p>
                      <w:p w14:paraId="719993D3" w14:textId="77777777" w:rsidR="000D3C6D" w:rsidRDefault="000D3C6D" w:rsidP="00AB313B">
                        <w:pPr>
                          <w:numPr>
                            <w:ilvl w:val="0"/>
                            <w:numId w:val="133"/>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retain that </w:t>
                        </w:r>
                        <w:proofErr w:type="gramStart"/>
                        <w:r>
                          <w:rPr>
                            <w:rFonts w:ascii="Times New Roman" w:eastAsiaTheme="minorEastAsia" w:hAnsi="Times New Roman" w:cs="Times New Roman"/>
                            <w:i/>
                            <w:sz w:val="20"/>
                            <w:szCs w:val="20"/>
                            <w:lang w:val="en-GB" w:eastAsia="zh-CN"/>
                          </w:rPr>
                          <w:t>information;</w:t>
                        </w:r>
                        <w:proofErr w:type="gramEnd"/>
                      </w:p>
                      <w:p w14:paraId="2BC9003D" w14:textId="77777777" w:rsidR="000D3C6D" w:rsidRDefault="000D3C6D" w:rsidP="00AB313B">
                        <w:pPr>
                          <w:numPr>
                            <w:ilvl w:val="0"/>
                            <w:numId w:val="133"/>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use or weigh that information as part of the process of making the decision; </w:t>
                        </w:r>
                        <w:r>
                          <w:rPr>
                            <w:rFonts w:ascii="Times New Roman" w:eastAsiaTheme="minorEastAsia" w:hAnsi="Times New Roman" w:cs="Times New Roman"/>
                            <w:i/>
                            <w:sz w:val="20"/>
                            <w:szCs w:val="20"/>
                            <w:u w:val="single"/>
                            <w:lang w:val="en-GB" w:eastAsia="zh-CN"/>
                          </w:rPr>
                          <w:t>or</w:t>
                        </w:r>
                      </w:p>
                      <w:p w14:paraId="591ADDEE" w14:textId="77777777" w:rsidR="000D3C6D" w:rsidRDefault="000D3C6D" w:rsidP="00AB313B">
                        <w:pPr>
                          <w:numPr>
                            <w:ilvl w:val="0"/>
                            <w:numId w:val="133"/>
                          </w:numPr>
                          <w:spacing w:before="0" w:after="0" w:line="240" w:lineRule="auto"/>
                          <w:ind w:left="360"/>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To communicate his decision (whether by talking, using sign language or any other means).</w:t>
                        </w:r>
                      </w:p>
                      <w:p w14:paraId="76C0CF05"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5DD2F1AB"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008E1AE5" w14:textId="77777777" w:rsidR="000D3C6D" w:rsidRDefault="000D3C6D" w:rsidP="00AB313B">
                        <w:pPr>
                          <w:numPr>
                            <w:ilvl w:val="0"/>
                            <w:numId w:val="134"/>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Deciding one way or another; </w:t>
                        </w:r>
                        <w:r>
                          <w:rPr>
                            <w:rFonts w:ascii="Times New Roman" w:eastAsiaTheme="minorEastAsia" w:hAnsi="Times New Roman" w:cs="Times New Roman"/>
                            <w:i/>
                            <w:sz w:val="20"/>
                            <w:szCs w:val="20"/>
                            <w:u w:val="single"/>
                            <w:lang w:val="en-GB" w:eastAsia="zh-CN"/>
                          </w:rPr>
                          <w:t>or</w:t>
                        </w:r>
                      </w:p>
                      <w:p w14:paraId="66AA7AA3" w14:textId="77777777" w:rsidR="000D3C6D" w:rsidRDefault="000D3C6D" w:rsidP="00AB313B">
                        <w:pPr>
                          <w:numPr>
                            <w:ilvl w:val="0"/>
                            <w:numId w:val="134"/>
                          </w:numPr>
                          <w:spacing w:before="0" w:after="0" w:line="240" w:lineRule="auto"/>
                          <w:ind w:left="322"/>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Failing to make the decision.</w:t>
                        </w:r>
                      </w:p>
                      <w:p w14:paraId="352FA8F1" w14:textId="77777777" w:rsidR="000D3C6D" w:rsidRDefault="000D3C6D" w:rsidP="000D3C6D">
                        <w:pPr>
                          <w:ind w:left="360"/>
                          <w:jc w:val="both"/>
                          <w:rPr>
                            <w:rFonts w:ascii="Times New Roman" w:eastAsiaTheme="minorEastAsia" w:hAnsi="Times New Roman" w:cs="Times New Roman"/>
                            <w:sz w:val="20"/>
                            <w:szCs w:val="20"/>
                            <w:lang w:eastAsia="zh-CN"/>
                          </w:rPr>
                        </w:pPr>
                      </w:p>
                      <w:p w14:paraId="0070EFCF" w14:textId="77777777" w:rsidR="000D3C6D" w:rsidRDefault="000D3C6D" w:rsidP="000D3C6D">
                        <w:pPr>
                          <w:ind w:left="360"/>
                          <w:jc w:val="both"/>
                          <w:rPr>
                            <w:rFonts w:ascii="Times New Roman" w:eastAsiaTheme="minorEastAsia" w:hAnsi="Times New Roman" w:cs="Times New Roman"/>
                            <w:sz w:val="20"/>
                            <w:szCs w:val="20"/>
                            <w:lang w:eastAsia="zh-CN"/>
                          </w:rPr>
                        </w:pPr>
                      </w:p>
                      <w:p w14:paraId="07AC8BE7"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 </w:t>
                        </w:r>
                      </w:p>
                      <w:p w14:paraId="017FDD23" w14:textId="77777777" w:rsidR="000D3C6D" w:rsidRDefault="000D3C6D" w:rsidP="000D3C6D">
                        <w:pPr>
                          <w:jc w:val="both"/>
                          <w:rPr>
                            <w:rFonts w:ascii="Times New Roman" w:eastAsiaTheme="minorEastAsia" w:hAnsi="Times New Roman" w:cs="Times New Roman"/>
                            <w:sz w:val="22"/>
                            <w:szCs w:val="22"/>
                            <w:lang w:eastAsia="zh-CN"/>
                          </w:rPr>
                        </w:pPr>
                      </w:p>
                    </w:tc>
                  </w:tr>
                  <w:tr w:rsidR="000D3C6D" w14:paraId="20706C29" w14:textId="77777777" w:rsidTr="000D3C6D">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E04ABD" w14:textId="77777777" w:rsidR="000D3C6D" w:rsidRDefault="000D3C6D" w:rsidP="000D3C6D">
                        <w:pPr>
                          <w:autoSpaceDE w:val="0"/>
                          <w:autoSpaceDN w:val="0"/>
                          <w:adjustRightInd w:val="0"/>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b/>
                            <w:bCs/>
                            <w:color w:val="000000"/>
                            <w:sz w:val="23"/>
                            <w:szCs w:val="23"/>
                            <w:lang w:val="en-GB" w:eastAsia="zh-CN"/>
                          </w:rPr>
                          <w:t xml:space="preserve">Mental capacity to consent </w:t>
                        </w:r>
                      </w:p>
                    </w:tc>
                    <w:tc>
                      <w:tcPr>
                        <w:tcW w:w="7075" w:type="dxa"/>
                        <w:gridSpan w:val="3"/>
                        <w:tcBorders>
                          <w:top w:val="single" w:sz="4" w:space="0" w:color="auto"/>
                          <w:left w:val="single" w:sz="4" w:space="0" w:color="auto"/>
                          <w:bottom w:val="single" w:sz="4" w:space="0" w:color="000000" w:themeColor="text1"/>
                          <w:right w:val="single" w:sz="4" w:space="0" w:color="auto"/>
                        </w:tcBorders>
                        <w:vAlign w:val="center"/>
                        <w:hideMark/>
                      </w:tcPr>
                      <w:p w14:paraId="07A001C4" w14:textId="77777777" w:rsidR="000D3C6D" w:rsidRDefault="000D3C6D" w:rsidP="000D3C6D">
                        <w:pPr>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i/>
                            <w:lang w:eastAsia="zh-CN"/>
                          </w:rPr>
                          <w:t xml:space="preserve"> Does the Vulnerable Adult have the mental capacity to consent to the court interventions indicated in sub-</w:t>
                        </w:r>
                        <w:proofErr w:type="gramStart"/>
                        <w:r>
                          <w:rPr>
                            <w:rFonts w:ascii="Times New Roman" w:eastAsiaTheme="minorEastAsia" w:hAnsi="Times New Roman" w:cs="Times New Roman"/>
                            <w:b/>
                            <w:i/>
                            <w:lang w:eastAsia="zh-CN"/>
                          </w:rPr>
                          <w:t>sections ________________________:</w:t>
                        </w:r>
                        <w:proofErr w:type="gramEnd"/>
                        <w:r>
                          <w:rPr>
                            <w:rFonts w:ascii="Times New Roman" w:eastAsiaTheme="minorEastAsia" w:hAnsi="Times New Roman" w:cs="Times New Roman"/>
                            <w:b/>
                            <w:i/>
                            <w:strike/>
                            <w:lang w:eastAsia="zh-CN"/>
                          </w:rPr>
                          <w:t xml:space="preserve"> </w:t>
                        </w:r>
                      </w:p>
                    </w:tc>
                  </w:tr>
                  <w:tr w:rsidR="000D3C6D" w14:paraId="63A5EBEA"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F21DF7"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A7441A1"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temporary care and protection or the care of a fit person for a period not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6906A077"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46F369"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2F4D87D"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462208FA"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01202705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22BF494C"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52702154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F6BA05C"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24631144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EF3A24A" w14:textId="77777777" w:rsidR="000D3C6D" w:rsidRDefault="00AB313B"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7190149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9E16E1F"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53B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A914A6F"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safety or the care of a fit person for a specified period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22E156F9"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9D24F58"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543AC859"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E24CEF4"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59907540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5245191"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40487730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2D59E2F2"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8545190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C642B63"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5676251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9DD487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4A9086"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F9748C9"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09D01446" w14:textId="77777777" w:rsidR="000D3C6D" w:rsidRDefault="000D3C6D" w:rsidP="000D3C6D">
                        <w:pPr>
                          <w:spacing w:after="0" w:line="240" w:lineRule="auto"/>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EA67F53"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46F47FB"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5C291DD5"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737713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06A5051"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6467887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9980864"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818427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886E3C8" w14:textId="77777777" w:rsidR="000D3C6D" w:rsidRDefault="00AB313B"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95198575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261DF30"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1209E"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7CBD3A1E"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26B803F"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7123A15D"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7EF25AA1"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7073526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28BCE59"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20795066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3877E98D"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47282674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B47890E" w14:textId="77777777" w:rsidR="000D3C6D" w:rsidRDefault="00AB313B" w:rsidP="000D3C6D">
                        <w:pPr>
                          <w:spacing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lang w:eastAsia="zh-CN"/>
                            </w:rPr>
                            <w:id w:val="26851612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F1B07A8"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BC0D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C4E8D89" w14:textId="77777777" w:rsidR="000D3C6D" w:rsidRDefault="000D3C6D" w:rsidP="00AB313B">
                        <w:pPr>
                          <w:pStyle w:val="ListParagraph"/>
                          <w:numPr>
                            <w:ilvl w:val="0"/>
                            <w:numId w:val="135"/>
                          </w:numPr>
                          <w:spacing w:before="60"/>
                          <w:contextualSpacing/>
                          <w:jc w:val="both"/>
                          <w:rPr>
                            <w:rFonts w:eastAsiaTheme="minorEastAsia"/>
                            <w:lang w:val="en-GB" w:eastAsia="en-US"/>
                          </w:rPr>
                        </w:pPr>
                        <w:r>
                          <w:rPr>
                            <w:rFonts w:eastAsiaTheme="minorEastAsia"/>
                            <w:lang w:val="en-GB"/>
                          </w:rPr>
                          <w:t xml:space="preserve">To make his/her place of residence a safe living environment, including removing him/her temporarily for this purpose and disposing of articles or things in the </w:t>
                        </w:r>
                        <w:proofErr w:type="gramStart"/>
                        <w:r>
                          <w:rPr>
                            <w:rFonts w:eastAsiaTheme="minorEastAsia"/>
                            <w:lang w:val="en-GB"/>
                          </w:rPr>
                          <w:t>residence;</w:t>
                        </w:r>
                        <w:proofErr w:type="gramEnd"/>
                        <w:r>
                          <w:rPr>
                            <w:rFonts w:eastAsiaTheme="minorEastAsia"/>
                            <w:lang w:val="en-GB"/>
                          </w:rPr>
                          <w:t xml:space="preserve"> </w:t>
                        </w:r>
                      </w:p>
                      <w:p w14:paraId="0C988F86" w14:textId="77777777" w:rsidR="000D3C6D" w:rsidRDefault="000D3C6D" w:rsidP="000D3C6D">
                        <w:pPr>
                          <w:spacing w:after="0" w:line="240" w:lineRule="auto"/>
                          <w:ind w:left="720"/>
                          <w:jc w:val="both"/>
                          <w:rPr>
                            <w:rFonts w:ascii="Times New Roman" w:eastAsiaTheme="minorEastAsia" w:hAnsi="Times New Roman" w:cs="Times New Roman"/>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3C6B77C"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17594990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0979E58B"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20932504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467C2A4"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560770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BA2C972"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87585272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6F16F945"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29194853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F65CA9E" w14:textId="77777777" w:rsidR="000D3C6D" w:rsidRDefault="00AB313B"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1800842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B8C3F1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1A654"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956A660"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restrain another person from abusing or </w:t>
                        </w:r>
                        <w:r>
                          <w:rPr>
                            <w:rFonts w:ascii="Times New Roman" w:eastAsiaTheme="minorEastAsia" w:hAnsi="Times New Roman" w:cs="Times New Roman"/>
                            <w:lang w:val="en-GB" w:eastAsia="zh-CN"/>
                          </w:rPr>
                          <w:lastRenderedPageBreak/>
                          <w:t>further abusing him/her; and</w:t>
                        </w:r>
                      </w:p>
                      <w:p w14:paraId="0C39A41E" w14:textId="77777777" w:rsidR="000D3C6D" w:rsidRDefault="000D3C6D" w:rsidP="000D3C6D">
                        <w:pPr>
                          <w:ind w:left="714"/>
                          <w:jc w:val="both"/>
                          <w:rPr>
                            <w:rFonts w:ascii="Times New Roman" w:eastAsiaTheme="minorEastAsia" w:hAnsi="Times New Roman" w:cs="Times New Roman"/>
                            <w:lang w:val="en-GB" w:eastAsia="zh-CN"/>
                          </w:rPr>
                        </w:pPr>
                      </w:p>
                      <w:p w14:paraId="1A59D477" w14:textId="77777777" w:rsidR="000D3C6D" w:rsidRDefault="000D3C6D" w:rsidP="000D3C6D">
                        <w:pPr>
                          <w:autoSpaceDE w:val="0"/>
                          <w:autoSpaceDN w:val="0"/>
                          <w:adjustRightInd w:val="0"/>
                          <w:ind w:left="714"/>
                          <w:jc w:val="both"/>
                          <w:rPr>
                            <w:rFonts w:ascii="Times New Roman" w:eastAsiaTheme="minorEastAsia" w:hAnsi="Times New Roman" w:cs="Times New Roman"/>
                            <w:color w:val="000000"/>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3388A3D"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B1BF1B2"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A140198"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99871402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C8E2373"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27374113"/>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3F2B697"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700282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1538117" w14:textId="77777777" w:rsidR="000D3C6D" w:rsidRDefault="00AB313B"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61712272"/>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CBBDDF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C8F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FE99735"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color w:val="000000"/>
                            <w:lang w:val="en-GB" w:eastAsia="zh-CN"/>
                          </w:rPr>
                        </w:pPr>
                        <w:r>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2F5A94C9"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p w14:paraId="410AB644"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2FF20F9" w14:textId="77777777" w:rsidR="000D3C6D" w:rsidRDefault="00AB313B" w:rsidP="000D3C6D">
                        <w:pPr>
                          <w:spacing w:before="120"/>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0A0DB3B"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No</w:t>
                        </w:r>
                      </w:p>
                      <w:p w14:paraId="56073A0D"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9034605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6E4AF9D5"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64208721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4D5F5CE9"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7978623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E7C2C49" w14:textId="77777777" w:rsidR="000D3C6D" w:rsidRDefault="00AB313B"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0864469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28B619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F005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1FD82AB"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358AAB45" w14:textId="77777777" w:rsidR="000D3C6D" w:rsidRDefault="000D3C6D" w:rsidP="000D3C6D">
                        <w:pPr>
                          <w:ind w:left="714"/>
                          <w:jc w:val="both"/>
                          <w:rPr>
                            <w:rFonts w:ascii="Times New Roman" w:eastAsiaTheme="minorEastAsia" w:hAnsi="Times New Roman" w:cs="Times New Roman"/>
                            <w:lang w:val="en-GB" w:eastAsia="zh-CN"/>
                          </w:rPr>
                        </w:pPr>
                      </w:p>
                      <w:p w14:paraId="23D9450B"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13A7BB4" w14:textId="77777777" w:rsidR="000D3C6D" w:rsidRDefault="00AB313B" w:rsidP="000D3C6D">
                        <w:pPr>
                          <w:spacing w:before="120"/>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BA897E3"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DD79DBB"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073660392"/>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3CAE69A"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5285368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9FD695A"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6276267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9BF7F81" w14:textId="77777777" w:rsidR="000D3C6D" w:rsidRDefault="00AB313B"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81024422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629E2DB"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B9CA5"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C25482C"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visiting or communicating with him/her; and</w:t>
                        </w:r>
                      </w:p>
                      <w:p w14:paraId="6D4E9ED7" w14:textId="77777777" w:rsidR="000D3C6D" w:rsidRDefault="000D3C6D" w:rsidP="000D3C6D">
                        <w:pPr>
                          <w:ind w:left="714"/>
                          <w:jc w:val="both"/>
                          <w:rPr>
                            <w:rFonts w:ascii="Times New Roman" w:eastAsiaTheme="minorEastAsia" w:hAnsi="Times New Roman" w:cs="Times New Roman"/>
                            <w:lang w:val="en-GB" w:eastAsia="zh-CN"/>
                          </w:rPr>
                        </w:pPr>
                      </w:p>
                      <w:p w14:paraId="7C309CCE"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FFC9108"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754C609"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1A3E10ED"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58942009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A1C1CC7"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9047653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0388DF7B"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952945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2155A" w14:textId="77777777" w:rsidR="000D3C6D" w:rsidRDefault="00AB313B"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33560132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1ECCE756"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F0B822"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0D4E29E" w14:textId="77777777" w:rsidR="000D3C6D" w:rsidRDefault="000D3C6D" w:rsidP="00AB313B">
                        <w:pPr>
                          <w:pStyle w:val="ListParagraph"/>
                          <w:numPr>
                            <w:ilvl w:val="0"/>
                            <w:numId w:val="135"/>
                          </w:numPr>
                          <w:spacing w:before="60"/>
                          <w:contextualSpacing/>
                          <w:rPr>
                            <w:rFonts w:eastAsiaTheme="minorEastAsia"/>
                            <w:lang w:val="en-GB" w:eastAsia="en-US"/>
                          </w:rPr>
                        </w:pPr>
                        <w:r>
                          <w:rPr>
                            <w:rFonts w:eastAsiaTheme="minorEastAsia"/>
                            <w:lang w:val="en-GB"/>
                          </w:rPr>
                          <w:t>To be required to attend counselling or any other court directed programmes</w:t>
                        </w:r>
                      </w:p>
                      <w:p w14:paraId="6206A150"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36752B4"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DDC98A9"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32D959FF"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43273814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75E53DE"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9670736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8C44962"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56020362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D40175B" w14:textId="77777777" w:rsidR="000D3C6D" w:rsidRDefault="00AB313B"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78148756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95495FD"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389A9"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F54F3CF" w14:textId="77777777" w:rsidR="000D3C6D" w:rsidRDefault="000D3C6D" w:rsidP="00AB313B">
                        <w:pPr>
                          <w:numPr>
                            <w:ilvl w:val="0"/>
                            <w:numId w:val="135"/>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custody, </w:t>
                        </w:r>
                        <w:proofErr w:type="gramStart"/>
                        <w:r>
                          <w:rPr>
                            <w:rFonts w:ascii="Times New Roman" w:eastAsiaTheme="minorEastAsia" w:hAnsi="Times New Roman" w:cs="Times New Roman"/>
                            <w:lang w:val="en-GB" w:eastAsia="zh-CN"/>
                          </w:rPr>
                          <w:t>charge</w:t>
                        </w:r>
                        <w:proofErr w:type="gramEnd"/>
                        <w:r>
                          <w:rPr>
                            <w:rFonts w:ascii="Times New Roman" w:eastAsiaTheme="minorEastAsia" w:hAnsi="Times New Roman" w:cs="Times New Roman"/>
                            <w:lang w:val="en-GB" w:eastAsia="zh-CN"/>
                          </w:rPr>
                          <w:t xml:space="preserve"> and care of the Director</w:t>
                        </w:r>
                        <w:ins w:id="11" w:author="Aziziyah MD HAMBALI (FJCOURTS)" w:date="2020-04-24T16:15:00Z">
                          <w:r>
                            <w:rPr>
                              <w:rFonts w:ascii="Times New Roman" w:eastAsiaTheme="minorEastAsia" w:hAnsi="Times New Roman" w:cs="Times New Roman"/>
                              <w:lang w:val="en-GB" w:eastAsia="zh-CN"/>
                            </w:rPr>
                            <w:t>-General</w:t>
                          </w:r>
                        </w:ins>
                        <w:r>
                          <w:rPr>
                            <w:rFonts w:ascii="Times New Roman" w:eastAsiaTheme="minorEastAsia" w:hAnsi="Times New Roman" w:cs="Times New Roman"/>
                            <w:lang w:val="en-GB" w:eastAsia="zh-CN"/>
                          </w:rPr>
                          <w:t xml:space="preserve"> of Social Welfare/ protector until an application to court under Section 12 is made and determined</w:t>
                        </w:r>
                      </w:p>
                      <w:p w14:paraId="491A16C1" w14:textId="77777777" w:rsidR="000D3C6D" w:rsidRDefault="000D3C6D" w:rsidP="000D3C6D">
                        <w:pPr>
                          <w:pStyle w:val="ListParagraph"/>
                          <w:spacing w:before="60"/>
                          <w:rPr>
                            <w:rFonts w:asciiTheme="minorHAnsi" w:eastAsiaTheme="minorEastAsia" w:hAnsiTheme="minorHAnsi" w:cstheme="minorBidi"/>
                            <w:sz w:val="24"/>
                            <w:szCs w:val="24"/>
                            <w:lang w:val="en-GB" w:eastAsia="en-US"/>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08E7B9B1" w14:textId="77777777" w:rsidR="000D3C6D" w:rsidRDefault="00AB313B" w:rsidP="000D3C6D">
                        <w:pPr>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3CCB6B08" w14:textId="77777777" w:rsidR="000D3C6D" w:rsidRDefault="00AB313B"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2D5E06E"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1418699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20FC396" w14:textId="77777777" w:rsidR="000D3C6D" w:rsidRDefault="00AB313B"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32640649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1CF3359" w14:textId="77777777" w:rsidR="000D3C6D" w:rsidRDefault="00AB313B"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90860726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1BFB7" w14:textId="77777777" w:rsidR="000D3C6D" w:rsidRDefault="00AB313B"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7858798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16F1C0F"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0AE1D3"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5865078" w14:textId="77777777" w:rsidR="000D3C6D" w:rsidRDefault="000D3C6D" w:rsidP="000D3C6D">
                        <w:pPr>
                          <w:spacing w:before="120" w:after="120"/>
                          <w:jc w:val="both"/>
                          <w:rPr>
                            <w:rFonts w:ascii="Times New Roman" w:eastAsiaTheme="minorEastAsia" w:hAnsi="Times New Roman" w:cs="Times New Roman"/>
                            <w:b/>
                            <w:i/>
                            <w:lang w:eastAsia="zh-CN"/>
                          </w:rPr>
                        </w:pPr>
                      </w:p>
                      <w:p w14:paraId="2CC9C5F7" w14:textId="77777777" w:rsidR="000D3C6D" w:rsidRDefault="000D3C6D" w:rsidP="000D3C6D">
                        <w:pPr>
                          <w:spacing w:before="120" w:after="120"/>
                          <w:jc w:val="both"/>
                          <w:rPr>
                            <w:rFonts w:ascii="Times New Roman" w:eastAsiaTheme="minorEastAsia" w:hAnsi="Times New Roman" w:cs="Times New Roman"/>
                            <w:b/>
                            <w:i/>
                            <w:lang w:eastAsia="zh-CN"/>
                          </w:rPr>
                        </w:pPr>
                      </w:p>
                      <w:p w14:paraId="53BC5B50" w14:textId="77777777" w:rsidR="000D3C6D" w:rsidRDefault="000D3C6D" w:rsidP="000D3C6D">
                        <w:pPr>
                          <w:spacing w:before="120" w:after="120"/>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Supporting information / clinical observations</w:t>
                        </w:r>
                        <w:r>
                          <w:rPr>
                            <w:rFonts w:ascii="Times New Roman" w:eastAsiaTheme="minorEastAsia" w:hAnsi="Times New Roman" w:cs="Times New Roman"/>
                            <w:lang w:eastAsia="zh-CN"/>
                          </w:rPr>
                          <w:t>:</w:t>
                        </w:r>
                      </w:p>
                      <w:p w14:paraId="7C07E9F2" w14:textId="77777777" w:rsidR="000D3C6D" w:rsidRDefault="000D3C6D" w:rsidP="000D3C6D">
                        <w:pPr>
                          <w:spacing w:before="120" w:after="120"/>
                          <w:jc w:val="both"/>
                          <w:rPr>
                            <w:rFonts w:ascii="Times New Roman" w:eastAsiaTheme="minorEastAsia" w:hAnsi="Times New Roman" w:cs="Times New Roman"/>
                            <w:lang w:eastAsia="zh-CN"/>
                          </w:rPr>
                        </w:pPr>
                      </w:p>
                      <w:p w14:paraId="56A6D99B" w14:textId="77777777" w:rsidR="000D3C6D" w:rsidRDefault="000D3C6D" w:rsidP="000D3C6D">
                        <w:pPr>
                          <w:spacing w:before="120" w:after="120"/>
                          <w:jc w:val="both"/>
                          <w:rPr>
                            <w:rFonts w:ascii="Times New Roman" w:eastAsiaTheme="minorEastAsia" w:hAnsi="Times New Roman" w:cs="Times New Roman"/>
                            <w:lang w:eastAsia="zh-CN"/>
                          </w:rPr>
                        </w:pPr>
                      </w:p>
                      <w:p w14:paraId="59F6F057" w14:textId="77777777" w:rsidR="000D3C6D" w:rsidRDefault="000D3C6D" w:rsidP="000D3C6D">
                        <w:pPr>
                          <w:spacing w:before="120" w:after="120"/>
                          <w:jc w:val="both"/>
                          <w:rPr>
                            <w:rFonts w:ascii="Times New Roman" w:eastAsiaTheme="minorEastAsia" w:hAnsi="Times New Roman" w:cs="Times New Roman"/>
                            <w:lang w:eastAsia="zh-CN"/>
                          </w:rPr>
                        </w:pPr>
                      </w:p>
                    </w:tc>
                  </w:tr>
                  <w:tr w:rsidR="000D3C6D" w14:paraId="2D158C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E945F36" w14:textId="77777777" w:rsidR="000D3C6D" w:rsidRDefault="000D3C6D" w:rsidP="000D3C6D">
                        <w:pPr>
                          <w:rPr>
                            <w:rFonts w:ascii="Times New Roman" w:eastAsiaTheme="minorEastAsia" w:hAnsi="Times New Roman" w:cs="Times New Roman"/>
                            <w:b/>
                            <w:color w:val="FFFFFF" w:themeColor="background1"/>
                            <w:sz w:val="28"/>
                            <w:lang w:eastAsia="zh-CN"/>
                          </w:rPr>
                        </w:pPr>
                        <w:r>
                          <w:rPr>
                            <w:rFonts w:ascii="Times New Roman" w:eastAsiaTheme="minorEastAsia" w:hAnsi="Times New Roman" w:cs="Times New Roman"/>
                            <w:b/>
                            <w:color w:val="FFFFFF" w:themeColor="background1"/>
                            <w:sz w:val="28"/>
                            <w:lang w:eastAsia="zh-CN"/>
                          </w:rPr>
                          <w:t>(E) PROGNOSIS</w:t>
                        </w:r>
                      </w:p>
                    </w:tc>
                  </w:tr>
                  <w:tr w:rsidR="000D3C6D" w14:paraId="7E70CC87"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A9404" w14:textId="77777777" w:rsidR="000D3C6D" w:rsidRDefault="000D3C6D" w:rsidP="000D3C6D">
                        <w:pPr>
                          <w:autoSpaceDE w:val="0"/>
                          <w:autoSpaceDN w:val="0"/>
                          <w:adjustRightInd w:val="0"/>
                          <w:jc w:val="both"/>
                          <w:rPr>
                            <w:rFonts w:ascii="Times New Roman" w:eastAsia="Calibri" w:hAnsi="Times New Roman" w:cs="Times New Roman"/>
                            <w:sz w:val="22"/>
                            <w:lang w:eastAsia="zh-CN"/>
                          </w:rPr>
                        </w:pPr>
                        <w:r>
                          <w:rPr>
                            <w:rFonts w:ascii="Times New Roman" w:eastAsia="Calibri" w:hAnsi="Times New Roman" w:cs="Times New Roman"/>
                            <w:lang w:eastAsia="zh-CN"/>
                          </w:rPr>
                          <w:lastRenderedPageBreak/>
                          <w:t xml:space="preserve">Where “No” is indicated in any or </w:t>
                        </w:r>
                        <w:proofErr w:type="gramStart"/>
                        <w:r>
                          <w:rPr>
                            <w:rFonts w:ascii="Times New Roman" w:eastAsia="Calibri" w:hAnsi="Times New Roman" w:cs="Times New Roman"/>
                            <w:lang w:eastAsia="zh-CN"/>
                          </w:rPr>
                          <w:t>all of</w:t>
                        </w:r>
                        <w:proofErr w:type="gramEnd"/>
                        <w:r>
                          <w:rPr>
                            <w:rFonts w:ascii="Times New Roman" w:eastAsia="Calibri" w:hAnsi="Times New Roman" w:cs="Times New Roman"/>
                            <w:lang w:eastAsia="zh-CN"/>
                          </w:rPr>
                          <w:t xml:space="preserve"> the above:</w:t>
                        </w:r>
                      </w:p>
                      <w:p w14:paraId="2C9D3618" w14:textId="77777777" w:rsidR="000D3C6D" w:rsidRDefault="000D3C6D" w:rsidP="000D3C6D">
                        <w:pPr>
                          <w:autoSpaceDE w:val="0"/>
                          <w:autoSpaceDN w:val="0"/>
                          <w:adjustRightInd w:val="0"/>
                          <w:jc w:val="both"/>
                          <w:rPr>
                            <w:rFonts w:ascii="Times New Roman" w:eastAsia="Calibri" w:hAnsi="Times New Roman" w:cs="Times New Roman"/>
                            <w:lang w:eastAsia="zh-CN"/>
                          </w:rPr>
                        </w:pPr>
                        <w:r>
                          <w:rPr>
                            <w:rFonts w:ascii="Times New Roman" w:eastAsia="Calibri" w:hAnsi="Times New Roman" w:cs="Times New Roman"/>
                            <w:lang w:eastAsia="zh-CN"/>
                          </w:rPr>
                          <w:t xml:space="preserve">Do you consider there is a prospect that the person might regain or acquire capacity in the future in respect of the decisions to which the application relates? </w:t>
                        </w:r>
                      </w:p>
                      <w:p w14:paraId="26310BFD" w14:textId="77777777" w:rsidR="000D3C6D" w:rsidRDefault="000D3C6D" w:rsidP="000D3C6D">
                        <w:pPr>
                          <w:autoSpaceDE w:val="0"/>
                          <w:autoSpaceDN w:val="0"/>
                          <w:adjustRightInd w:val="0"/>
                          <w:rPr>
                            <w:rFonts w:ascii="Times New Roman" w:eastAsia="Calibri" w:hAnsi="Times New Roman" w:cs="Times New Roman"/>
                            <w:lang w:eastAsia="zh-CN"/>
                          </w:rPr>
                        </w:pPr>
                      </w:p>
                      <w:p w14:paraId="42A5B783" w14:textId="77777777" w:rsidR="000D3C6D" w:rsidRDefault="00AB313B"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910812718"/>
                            <w14:checkbox>
                              <w14:checked w14:val="0"/>
                              <w14:checkedState w14:val="2612" w14:font="Malgun Gothic Semilight"/>
                              <w14:uncheckedState w14:val="2610" w14:font="Malgun Gothic Semilight"/>
                            </w14:checkbox>
                          </w:sdtPr>
                          <w:sdtEndPr/>
                          <w:sdtContent>
                            <w:r w:rsidR="000D3C6D">
                              <w:rPr>
                                <w:rFonts w:ascii="Segoe UI Symbol" w:eastAsia="Calibri" w:hAnsi="Segoe UI Symbol" w:cs="Segoe UI Symbol"/>
                                <w:lang w:eastAsia="zh-CN"/>
                              </w:rPr>
                              <w:t>☐</w:t>
                            </w:r>
                          </w:sdtContent>
                        </w:sdt>
                        <w:r w:rsidR="000D3C6D">
                          <w:rPr>
                            <w:rFonts w:ascii="Times New Roman" w:eastAsia="Calibri" w:hAnsi="Times New Roman" w:cs="Times New Roman"/>
                            <w:lang w:eastAsia="zh-CN"/>
                          </w:rPr>
                          <w:t xml:space="preserve">   Yes. Please state why and given an indication of when this might happen:</w:t>
                        </w:r>
                      </w:p>
                      <w:p w14:paraId="6A7DE4D2" w14:textId="77777777" w:rsidR="000D3C6D" w:rsidRDefault="000D3C6D" w:rsidP="000D3C6D">
                        <w:pPr>
                          <w:autoSpaceDE w:val="0"/>
                          <w:autoSpaceDN w:val="0"/>
                          <w:adjustRightInd w:val="0"/>
                          <w:rPr>
                            <w:rFonts w:ascii="Times New Roman" w:eastAsia="Calibri" w:hAnsi="Times New Roman" w:cs="Times New Roman"/>
                            <w:lang w:eastAsia="zh-CN"/>
                          </w:rPr>
                        </w:pPr>
                        <w:r>
                          <w:rPr>
                            <w:rFonts w:ascii="Times New Roman" w:eastAsia="Calibri" w:hAnsi="Times New Roman" w:cs="Times New Roman"/>
                            <w:lang w:eastAsia="zh-CN"/>
                          </w:rPr>
                          <w:br/>
                        </w:r>
                      </w:p>
                      <w:p w14:paraId="7AC02A05" w14:textId="77777777" w:rsidR="000D3C6D" w:rsidRDefault="00AB313B"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49604440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No. Please state why:</w:t>
                        </w:r>
                      </w:p>
                      <w:p w14:paraId="39190AF0" w14:textId="77777777" w:rsidR="000D3C6D" w:rsidRDefault="000D3C6D" w:rsidP="000D3C6D">
                        <w:pPr>
                          <w:autoSpaceDE w:val="0"/>
                          <w:autoSpaceDN w:val="0"/>
                          <w:adjustRightInd w:val="0"/>
                          <w:rPr>
                            <w:rFonts w:ascii="Times New Roman" w:eastAsia="Calibri" w:hAnsi="Times New Roman" w:cs="Times New Roman"/>
                            <w:lang w:eastAsia="zh-CN"/>
                          </w:rPr>
                        </w:pPr>
                      </w:p>
                      <w:p w14:paraId="10C55C40" w14:textId="77777777" w:rsidR="000D3C6D" w:rsidRDefault="000D3C6D" w:rsidP="000D3C6D">
                        <w:pPr>
                          <w:autoSpaceDE w:val="0"/>
                          <w:autoSpaceDN w:val="0"/>
                          <w:adjustRightInd w:val="0"/>
                          <w:rPr>
                            <w:rFonts w:ascii="Times New Roman" w:eastAsia="Calibri" w:hAnsi="Times New Roman" w:cs="Times New Roman"/>
                            <w:lang w:eastAsia="zh-CN"/>
                          </w:rPr>
                        </w:pPr>
                      </w:p>
                    </w:tc>
                  </w:tr>
                  <w:tr w:rsidR="000D3C6D" w14:paraId="240BB52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863499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sz w:val="28"/>
                            <w:lang w:eastAsia="zh-CN"/>
                          </w:rPr>
                          <w:t>(F) ANY OTHER INFORMATION / REMARKS</w:t>
                        </w:r>
                      </w:p>
                    </w:tc>
                  </w:tr>
                  <w:tr w:rsidR="000D3C6D" w14:paraId="3210CE3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032281B" w14:textId="77777777" w:rsidR="000D3C6D" w:rsidRDefault="000D3C6D" w:rsidP="000D3C6D">
                        <w:pPr>
                          <w:rPr>
                            <w:rFonts w:ascii="Times New Roman" w:eastAsiaTheme="minorEastAsia" w:hAnsi="Times New Roman" w:cs="Times New Roman"/>
                            <w:lang w:eastAsia="zh-CN"/>
                          </w:rPr>
                        </w:pPr>
                      </w:p>
                      <w:p w14:paraId="4F398CD1" w14:textId="77777777" w:rsidR="000D3C6D" w:rsidRDefault="000D3C6D" w:rsidP="000D3C6D">
                        <w:pPr>
                          <w:rPr>
                            <w:rFonts w:ascii="Times New Roman" w:eastAsiaTheme="minorEastAsia" w:hAnsi="Times New Roman" w:cs="Times New Roman"/>
                            <w:lang w:eastAsia="zh-CN"/>
                          </w:rPr>
                        </w:pPr>
                      </w:p>
                      <w:p w14:paraId="6DDC1540" w14:textId="77777777" w:rsidR="000D3C6D" w:rsidRDefault="000D3C6D" w:rsidP="000D3C6D">
                        <w:pPr>
                          <w:rPr>
                            <w:rFonts w:ascii="Times New Roman" w:eastAsiaTheme="minorEastAsia" w:hAnsi="Times New Roman" w:cs="Times New Roman"/>
                            <w:lang w:eastAsia="zh-CN"/>
                          </w:rPr>
                        </w:pPr>
                      </w:p>
                      <w:p w14:paraId="2F282499" w14:textId="77777777" w:rsidR="000D3C6D" w:rsidRDefault="000D3C6D" w:rsidP="000D3C6D">
                        <w:pPr>
                          <w:rPr>
                            <w:rFonts w:ascii="Times New Roman" w:eastAsiaTheme="minorEastAsia" w:hAnsi="Times New Roman" w:cs="Times New Roman"/>
                            <w:lang w:eastAsia="zh-CN"/>
                          </w:rPr>
                        </w:pPr>
                      </w:p>
                    </w:tc>
                  </w:tr>
                  <w:tr w:rsidR="000D3C6D" w14:paraId="183AC3EB"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9C4A6AB" w14:textId="77777777" w:rsidR="000D3C6D" w:rsidRDefault="000D3C6D" w:rsidP="000D3C6D">
                        <w:pPr>
                          <w:rPr>
                            <w:rFonts w:ascii="Times New Roman" w:eastAsiaTheme="minorEastAsia" w:hAnsi="Times New Roman" w:cs="Times New Roman"/>
                            <w:b/>
                            <w:lang w:eastAsia="zh-CN"/>
                          </w:rPr>
                        </w:pPr>
                        <w:r>
                          <w:rPr>
                            <w:rFonts w:eastAsiaTheme="minorEastAsia"/>
                            <w:lang w:eastAsia="zh-CN"/>
                          </w:rPr>
                          <w:br w:type="page"/>
                        </w:r>
                        <w:r>
                          <w:rPr>
                            <w:rFonts w:ascii="Times New Roman" w:eastAsiaTheme="minorEastAsia" w:hAnsi="Times New Roman" w:cs="Times New Roman"/>
                            <w:b/>
                            <w:color w:val="FFFFFF" w:themeColor="background1"/>
                            <w:sz w:val="28"/>
                            <w:lang w:eastAsia="zh-CN"/>
                          </w:rPr>
                          <w:t>(G) DECLARATION</w:t>
                        </w:r>
                      </w:p>
                    </w:tc>
                  </w:tr>
                  <w:tr w:rsidR="000D3C6D" w14:paraId="16FA9C5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17AC10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7D4BD4EC"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61346874"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32981AC2"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10475E8B"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1D02BAB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I understand that this report may be used by the Director</w:t>
                        </w:r>
                        <w:ins w:id="12" w:author="Aziziyah MD HAMBALI (FJCOURTS)" w:date="2020-04-24T16:15:00Z">
                          <w:r>
                            <w:rPr>
                              <w:rFonts w:ascii="Times New Roman" w:eastAsiaTheme="minorEastAsia" w:hAnsi="Times New Roman" w:cs="Times New Roman"/>
                              <w:sz w:val="23"/>
                              <w:szCs w:val="23"/>
                              <w:lang w:val="en-GB" w:eastAsia="zh-CN"/>
                            </w:rPr>
                            <w:t>-General</w:t>
                          </w:r>
                        </w:ins>
                        <w:r>
                          <w:rPr>
                            <w:rFonts w:ascii="Times New Roman" w:eastAsiaTheme="minorEastAsia" w:hAnsi="Times New Roman" w:cs="Times New Roman"/>
                            <w:color w:val="FF0000"/>
                            <w:sz w:val="23"/>
                            <w:szCs w:val="23"/>
                            <w:lang w:val="en-GB" w:eastAsia="zh-CN"/>
                          </w:rPr>
                          <w:t xml:space="preserve"> </w:t>
                        </w:r>
                        <w:r>
                          <w:rPr>
                            <w:rFonts w:ascii="Times New Roman" w:eastAsiaTheme="minorEastAsia" w:hAnsi="Times New Roman" w:cs="Times New Roman"/>
                            <w:color w:val="000000"/>
                            <w:sz w:val="23"/>
                            <w:szCs w:val="23"/>
                            <w:lang w:val="en-GB" w:eastAsia="zh-CN"/>
                          </w:rPr>
                          <w:t xml:space="preserve">of Social Welfare or protector in the exercise of statutory powers under the Vulnerable Adults Act, or submitted to the Court in an application for a court order under the Vulnerable Adults Act. </w:t>
                        </w:r>
                      </w:p>
                      <w:p w14:paraId="0CC1A526" w14:textId="77777777" w:rsidR="000D3C6D" w:rsidRDefault="000D3C6D" w:rsidP="000D3C6D">
                        <w:pPr>
                          <w:jc w:val="both"/>
                          <w:rPr>
                            <w:rFonts w:ascii="Times New Roman" w:eastAsiaTheme="minorEastAsia" w:hAnsi="Times New Roman" w:cs="Times New Roman"/>
                            <w:sz w:val="23"/>
                            <w:szCs w:val="23"/>
                            <w:lang w:eastAsia="zh-CN"/>
                          </w:rPr>
                        </w:pPr>
                      </w:p>
                      <w:p w14:paraId="7BE94BCA" w14:textId="77777777" w:rsidR="000D3C6D" w:rsidRDefault="000D3C6D" w:rsidP="000D3C6D">
                        <w:pPr>
                          <w:jc w:val="both"/>
                          <w:rPr>
                            <w:rFonts w:ascii="Times New Roman" w:eastAsiaTheme="minorEastAsia" w:hAnsi="Times New Roman" w:cs="Times New Roman"/>
                            <w:sz w:val="23"/>
                            <w:szCs w:val="23"/>
                            <w:lang w:eastAsia="zh-CN"/>
                          </w:rPr>
                        </w:pPr>
                        <w:r>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t>
                        </w:r>
                        <w:proofErr w:type="gramStart"/>
                        <w:r>
                          <w:rPr>
                            <w:rFonts w:ascii="Times New Roman" w:eastAsiaTheme="minorEastAsia" w:hAnsi="Times New Roman" w:cs="Times New Roman"/>
                            <w:sz w:val="23"/>
                            <w:szCs w:val="23"/>
                            <w:lang w:eastAsia="zh-CN"/>
                          </w:rPr>
                          <w:t>whether or not</w:t>
                        </w:r>
                        <w:proofErr w:type="gramEnd"/>
                        <w:r>
                          <w:rPr>
                            <w:rFonts w:ascii="Times New Roman" w:eastAsiaTheme="minorEastAsia" w:hAnsi="Times New Roman" w:cs="Times New Roman"/>
                            <w:sz w:val="23"/>
                            <w:szCs w:val="23"/>
                            <w:lang w:eastAsia="zh-CN"/>
                          </w:rPr>
                          <w:t xml:space="preserve"> related to the Vulnerable Adults Act. </w:t>
                        </w:r>
                      </w:p>
                      <w:p w14:paraId="400D6BEF" w14:textId="77777777" w:rsidR="000D3C6D" w:rsidRDefault="000D3C6D" w:rsidP="000D3C6D">
                        <w:pPr>
                          <w:jc w:val="both"/>
                          <w:rPr>
                            <w:rFonts w:ascii="Times New Roman" w:eastAsiaTheme="minorEastAsia" w:hAnsi="Times New Roman" w:cs="Times New Roman"/>
                            <w:sz w:val="23"/>
                            <w:szCs w:val="23"/>
                            <w:lang w:eastAsia="zh-CN"/>
                          </w:rPr>
                        </w:pPr>
                      </w:p>
                      <w:p w14:paraId="5DF28ADC" w14:textId="77777777" w:rsidR="000D3C6D" w:rsidRDefault="000D3C6D" w:rsidP="000D3C6D">
                        <w:pPr>
                          <w:autoSpaceDE w:val="0"/>
                          <w:autoSpaceDN w:val="0"/>
                          <w:adjustRightInd w:val="0"/>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lang w:eastAsia="zh-CN"/>
                          </w:rPr>
                          <w:t>Signature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t>_______________________</w:t>
                        </w:r>
                      </w:p>
                      <w:p w14:paraId="3CC60E5C" w14:textId="77777777" w:rsidR="000D3C6D" w:rsidRDefault="000D3C6D" w:rsidP="000D3C6D">
                        <w:pPr>
                          <w:autoSpaceDE w:val="0"/>
                          <w:autoSpaceDN w:val="0"/>
                          <w:adjustRightInd w:val="0"/>
                          <w:jc w:val="both"/>
                          <w:rPr>
                            <w:rFonts w:ascii="Times New Roman" w:eastAsiaTheme="minorEastAsia" w:hAnsi="Times New Roman" w:cs="Times New Roman"/>
                            <w:lang w:eastAsia="zh-CN"/>
                          </w:rPr>
                        </w:pPr>
                      </w:p>
                      <w:p w14:paraId="1521C39B"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Date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4B59BF2A" w14:textId="77777777" w:rsidR="000D3C6D" w:rsidRDefault="000D3C6D" w:rsidP="000D3C6D">
                        <w:pPr>
                          <w:jc w:val="both"/>
                          <w:rPr>
                            <w:rFonts w:ascii="Times New Roman" w:eastAsiaTheme="minorEastAsia" w:hAnsi="Times New Roman" w:cs="Times New Roman"/>
                            <w:lang w:eastAsia="zh-CN"/>
                          </w:rPr>
                        </w:pPr>
                      </w:p>
                      <w:p w14:paraId="4D078E64"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Time:</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35EE6DE4" w14:textId="77777777" w:rsidR="000D3C6D" w:rsidRDefault="000D3C6D" w:rsidP="000D3C6D">
                        <w:pPr>
                          <w:jc w:val="both"/>
                          <w:rPr>
                            <w:rFonts w:ascii="Times New Roman" w:eastAsiaTheme="minorEastAsia" w:hAnsi="Times New Roman" w:cs="Times New Roman"/>
                            <w:b/>
                            <w:lang w:eastAsia="zh-CN"/>
                          </w:rPr>
                        </w:pPr>
                      </w:p>
                    </w:tc>
                  </w:tr>
                </w:tbl>
                <w:p w14:paraId="274BBD1F" w14:textId="77777777" w:rsidR="000D3C6D" w:rsidRDefault="000D3C6D" w:rsidP="000D3C6D">
                  <w:pPr>
                    <w:rPr>
                      <w:rFonts w:asciiTheme="minorHAnsi" w:eastAsiaTheme="minorHAnsi" w:hAnsiTheme="minorHAnsi" w:cstheme="minorBidi"/>
                      <w:sz w:val="22"/>
                      <w:szCs w:val="22"/>
                      <w:lang w:eastAsia="en-US"/>
                    </w:rPr>
                  </w:pPr>
                  <w:r>
                    <w:lastRenderedPageBreak/>
                    <w:br w:type="page"/>
                  </w:r>
                </w:p>
                <w:tbl>
                  <w:tblPr>
                    <w:tblW w:w="9006" w:type="dxa"/>
                    <w:jc w:val="center"/>
                    <w:tblLook w:val="04A0" w:firstRow="1" w:lastRow="0" w:firstColumn="1" w:lastColumn="0" w:noHBand="0" w:noVBand="1"/>
                  </w:tblPr>
                  <w:tblGrid>
                    <w:gridCol w:w="8122"/>
                    <w:gridCol w:w="884"/>
                  </w:tblGrid>
                  <w:tr w:rsidR="000D3C6D" w14:paraId="53EFAFA9" w14:textId="77777777" w:rsidTr="000D3C6D">
                    <w:trPr>
                      <w:cantSplit/>
                      <w:jc w:val="center"/>
                    </w:trPr>
                    <w:tc>
                      <w:tcPr>
                        <w:tcW w:w="9006" w:type="dxa"/>
                        <w:gridSpan w:val="2"/>
                      </w:tcPr>
                      <w:p w14:paraId="1FA3251B"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50D3444A" w14:textId="77777777" w:rsidR="000D3C6D" w:rsidRDefault="000D3C6D" w:rsidP="000D3C6D">
                        <w:pPr>
                          <w:spacing w:after="0" w:line="240" w:lineRule="auto"/>
                          <w:rPr>
                            <w:rFonts w:ascii="Times New Roman" w:eastAsiaTheme="minorEastAsia" w:hAnsi="Times New Roman" w:cs="Times New Roman"/>
                            <w:b/>
                            <w:i/>
                            <w:lang w:val="en-US" w:eastAsia="zh-CN"/>
                          </w:rPr>
                        </w:pPr>
                        <w:r>
                          <w:rPr>
                            <w:rFonts w:ascii="Times New Roman" w:eastAsiaTheme="minorEastAsia" w:hAnsi="Times New Roman" w:cs="Times New Roman"/>
                            <w:b/>
                            <w:i/>
                            <w:lang w:val="en-US" w:eastAsia="zh-CN"/>
                          </w:rPr>
                          <w:t>(ii) For applications for Orders under sections 14 and 15 by a person mentioned in section 12(2)(a)(ii) or (iii)</w:t>
                        </w:r>
                      </w:p>
                    </w:tc>
                  </w:tr>
                  <w:tr w:rsidR="000D3C6D" w14:paraId="048CB8D2" w14:textId="77777777" w:rsidTr="000D3C6D">
                    <w:trPr>
                      <w:cantSplit/>
                      <w:trHeight w:val="180"/>
                      <w:jc w:val="center"/>
                    </w:trPr>
                    <w:tc>
                      <w:tcPr>
                        <w:tcW w:w="8122" w:type="dxa"/>
                        <w:hideMark/>
                      </w:tcPr>
                      <w:p w14:paraId="2D32CC00" w14:textId="77777777" w:rsidR="000D3C6D" w:rsidRDefault="000D3C6D" w:rsidP="000D3C6D">
                        <w:pPr>
                          <w:spacing w:after="0" w:line="240" w:lineRule="auto"/>
                          <w:ind w:firstLine="1643"/>
                          <w:rPr>
                            <w:rFonts w:ascii="Times New Roman" w:eastAsiaTheme="minorHAnsi" w:hAnsi="Times New Roman" w:cs="Times New Roman"/>
                            <w:b/>
                            <w:lang w:val="en-US" w:eastAsia="en-US"/>
                          </w:rPr>
                        </w:pPr>
                        <w:r>
                          <w:rPr>
                            <w:rFonts w:ascii="Times New Roman" w:eastAsiaTheme="minorEastAsia" w:hAnsi="Times New Roman" w:cs="Times New Roman"/>
                            <w:b/>
                            <w:lang w:val="en-US" w:eastAsia="zh-CN"/>
                          </w:rPr>
                          <w:t>MENTAL CAPACITY ASSESSMENT REPORT</w:t>
                        </w:r>
                      </w:p>
                    </w:tc>
                    <w:tc>
                      <w:tcPr>
                        <w:tcW w:w="884" w:type="dxa"/>
                      </w:tcPr>
                      <w:p w14:paraId="10C8DB2B" w14:textId="77777777" w:rsidR="000D3C6D" w:rsidRDefault="000D3C6D" w:rsidP="000D3C6D">
                        <w:pPr>
                          <w:spacing w:after="0" w:line="240" w:lineRule="auto"/>
                          <w:jc w:val="center"/>
                          <w:rPr>
                            <w:rFonts w:ascii="Times New Roman" w:hAnsi="Times New Roman" w:cs="Times New Roman"/>
                            <w:b/>
                            <w:lang w:val="en-US"/>
                          </w:rPr>
                        </w:pPr>
                      </w:p>
                    </w:tc>
                  </w:tr>
                  <w:tr w:rsidR="000D3C6D" w14:paraId="460304DD" w14:textId="77777777" w:rsidTr="000D3C6D">
                    <w:trPr>
                      <w:cantSplit/>
                      <w:trHeight w:val="180"/>
                      <w:jc w:val="center"/>
                    </w:trPr>
                    <w:tc>
                      <w:tcPr>
                        <w:tcW w:w="8122" w:type="dxa"/>
                        <w:hideMark/>
                      </w:tcPr>
                      <w:p w14:paraId="259B0C9C" w14:textId="77777777" w:rsidR="000D3C6D" w:rsidRDefault="000D3C6D" w:rsidP="000D3C6D">
                        <w:pPr>
                          <w:spacing w:after="0" w:line="240" w:lineRule="auto"/>
                          <w:ind w:right="-282" w:firstLine="226"/>
                          <w:jc w:val="center"/>
                          <w:rPr>
                            <w:rFonts w:ascii="Times New Roman" w:hAnsi="Times New Roman" w:cs="Times New Roman"/>
                            <w:b/>
                            <w:i/>
                            <w:lang w:val="en-US"/>
                          </w:rPr>
                        </w:pPr>
                        <w:r>
                          <w:rPr>
                            <w:rFonts w:ascii="Times New Roman" w:eastAsiaTheme="minorEastAsia" w:hAnsi="Times New Roman" w:cs="Times New Roman"/>
                            <w:b/>
                            <w:i/>
                            <w:lang w:val="en-US" w:eastAsia="zh-CN"/>
                          </w:rPr>
                          <w:t>(For use in support of a Court application under the Vulnerable Adults Act)</w:t>
                        </w:r>
                      </w:p>
                    </w:tc>
                    <w:tc>
                      <w:tcPr>
                        <w:tcW w:w="884" w:type="dxa"/>
                      </w:tcPr>
                      <w:p w14:paraId="483F789D" w14:textId="77777777" w:rsidR="000D3C6D" w:rsidRDefault="000D3C6D" w:rsidP="000D3C6D">
                        <w:pPr>
                          <w:spacing w:after="0" w:line="240" w:lineRule="auto"/>
                          <w:jc w:val="center"/>
                          <w:rPr>
                            <w:rFonts w:ascii="Times New Roman" w:hAnsi="Times New Roman" w:cs="Times New Roman"/>
                            <w:b/>
                            <w:i/>
                            <w:lang w:val="en-US"/>
                          </w:rPr>
                        </w:pPr>
                      </w:p>
                    </w:tc>
                  </w:tr>
                  <w:tr w:rsidR="000D3C6D" w14:paraId="7B098340" w14:textId="77777777" w:rsidTr="000D3C6D">
                    <w:trPr>
                      <w:cantSplit/>
                      <w:jc w:val="center"/>
                    </w:trPr>
                    <w:tc>
                      <w:tcPr>
                        <w:tcW w:w="9006" w:type="dxa"/>
                        <w:gridSpan w:val="2"/>
                      </w:tcPr>
                      <w:p w14:paraId="7CDE665A" w14:textId="77777777" w:rsidR="000D3C6D" w:rsidRDefault="000D3C6D" w:rsidP="000D3C6D">
                        <w:pPr>
                          <w:spacing w:after="0" w:line="240" w:lineRule="auto"/>
                          <w:ind w:firstLine="1643"/>
                          <w:jc w:val="center"/>
                          <w:rPr>
                            <w:rFonts w:ascii="Times New Roman" w:hAnsi="Times New Roman" w:cs="Times New Roman"/>
                            <w:b/>
                            <w:i/>
                            <w:lang w:val="en-US"/>
                          </w:rPr>
                        </w:pPr>
                      </w:p>
                    </w:tc>
                  </w:tr>
                  <w:tr w:rsidR="000D3C6D" w14:paraId="2B6D188F" w14:textId="77777777" w:rsidTr="000D3C6D">
                    <w:trPr>
                      <w:cantSplit/>
                      <w:jc w:val="center"/>
                    </w:trPr>
                    <w:tc>
                      <w:tcPr>
                        <w:tcW w:w="9006" w:type="dxa"/>
                        <w:gridSpan w:val="2"/>
                        <w:hideMark/>
                      </w:tcPr>
                      <w:p w14:paraId="36FD387E" w14:textId="77777777" w:rsidR="000D3C6D" w:rsidRDefault="000D3C6D" w:rsidP="000D3C6D">
                        <w:pPr>
                          <w:spacing w:after="0" w:line="240" w:lineRule="auto"/>
                          <w:ind w:hanging="62"/>
                          <w:rPr>
                            <w:rFonts w:ascii="Times New Roman" w:hAnsi="Times New Roman" w:cs="Times New Roman"/>
                            <w:b/>
                            <w:lang w:val="en-US"/>
                          </w:rPr>
                        </w:pPr>
                        <w:proofErr w:type="gramStart"/>
                        <w:r>
                          <w:rPr>
                            <w:rFonts w:ascii="Times New Roman" w:eastAsiaTheme="minorEastAsia" w:hAnsi="Times New Roman" w:cs="Times New Roman"/>
                            <w:b/>
                            <w:lang w:val="en-US" w:eastAsia="zh-CN"/>
                          </w:rPr>
                          <w:t>Date:_</w:t>
                        </w:r>
                        <w:proofErr w:type="gramEnd"/>
                        <w:r>
                          <w:rPr>
                            <w:rFonts w:ascii="Times New Roman" w:eastAsiaTheme="minorEastAsia" w:hAnsi="Times New Roman" w:cs="Times New Roman"/>
                            <w:b/>
                            <w:lang w:val="en-US" w:eastAsia="zh-CN"/>
                          </w:rPr>
                          <w:t>__________</w:t>
                        </w:r>
                      </w:p>
                    </w:tc>
                  </w:tr>
                </w:tbl>
                <w:p w14:paraId="1353F72D" w14:textId="77777777" w:rsidR="000D3C6D" w:rsidRDefault="000D3C6D" w:rsidP="000D3C6D">
                  <w:pPr>
                    <w:spacing w:after="0" w:line="240" w:lineRule="auto"/>
                    <w:rPr>
                      <w:rFonts w:ascii="Times New Roman" w:eastAsiaTheme="minorEastAsia" w:hAnsi="Times New Roman" w:cs="Times New Roman"/>
                      <w:b/>
                      <w:sz w:val="22"/>
                      <w:szCs w:val="22"/>
                      <w:lang w:val="en-US" w:eastAsia="zh-CN"/>
                    </w:rPr>
                  </w:pPr>
                </w:p>
                <w:p w14:paraId="173E28EE" w14:textId="77777777" w:rsidR="000D3C6D" w:rsidRDefault="000D3C6D" w:rsidP="000D3C6D">
                  <w:pPr>
                    <w:spacing w:after="0" w:line="240" w:lineRule="auto"/>
                    <w:rPr>
                      <w:rFonts w:ascii="Times New Roman" w:eastAsiaTheme="minorEastAsia" w:hAnsi="Times New Roman" w:cs="Times New Roman"/>
                      <w:b/>
                      <w:lang w:val="en-US" w:eastAsia="zh-CN"/>
                    </w:rPr>
                  </w:pPr>
                </w:p>
                <w:p w14:paraId="46B4F30D"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Full name of Patient:  _____________</w:t>
                  </w:r>
                </w:p>
                <w:p w14:paraId="26DD033B"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NRIC </w:t>
                  </w:r>
                  <w:proofErr w:type="gramStart"/>
                  <w:r>
                    <w:rPr>
                      <w:rFonts w:ascii="Times New Roman" w:eastAsiaTheme="minorEastAsia" w:hAnsi="Times New Roman" w:cs="Times New Roman"/>
                      <w:b/>
                      <w:lang w:val="en-US" w:eastAsia="zh-CN"/>
                    </w:rPr>
                    <w:t>No.:_</w:t>
                  </w:r>
                  <w:proofErr w:type="gramEnd"/>
                  <w:r>
                    <w:rPr>
                      <w:rFonts w:ascii="Times New Roman" w:eastAsiaTheme="minorEastAsia" w:hAnsi="Times New Roman" w:cs="Times New Roman"/>
                      <w:b/>
                      <w:lang w:val="en-US" w:eastAsia="zh-CN"/>
                    </w:rPr>
                    <w:t>__________________</w:t>
                  </w:r>
                </w:p>
                <w:p w14:paraId="07D1A92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 last birthday: ___________</w:t>
                  </w:r>
                </w:p>
                <w:p w14:paraId="11540CC6"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07AD135"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2B8D0D1" w14:textId="77777777" w:rsidR="000D3C6D" w:rsidRDefault="000D3C6D" w:rsidP="000D3C6D">
                  <w:pPr>
                    <w:spacing w:after="0" w:line="240" w:lineRule="auto"/>
                    <w:rPr>
                      <w:rFonts w:ascii="Times New Roman" w:eastAsiaTheme="minorEastAsia" w:hAnsi="Times New Roman" w:cs="Times New Roman"/>
                      <w:lang w:val="en-US" w:eastAsia="zh-CN"/>
                    </w:rPr>
                  </w:pPr>
                  <w:r>
                    <w:rPr>
                      <w:rFonts w:ascii="Times New Roman" w:eastAsiaTheme="minorEastAsia" w:hAnsi="Times New Roman" w:cs="Times New Roman"/>
                      <w:lang w:val="en-US" w:eastAsia="zh-CN"/>
                    </w:rPr>
                    <w:tab/>
                    <w:t xml:space="preserve">This is to certify that: </w:t>
                  </w:r>
                </w:p>
                <w:p w14:paraId="672FD7B6" w14:textId="77777777" w:rsidR="000D3C6D" w:rsidRDefault="000D3C6D" w:rsidP="000D3C6D">
                  <w:pPr>
                    <w:spacing w:after="0" w:line="240" w:lineRule="auto"/>
                    <w:rPr>
                      <w:rFonts w:ascii="Times New Roman" w:eastAsiaTheme="minorEastAsia" w:hAnsi="Times New Roman" w:cs="Times New Roman"/>
                      <w:lang w:val="en-US" w:eastAsia="zh-CN"/>
                    </w:rPr>
                  </w:pPr>
                </w:p>
                <w:p w14:paraId="31734FA3" w14:textId="77777777" w:rsidR="000D3C6D" w:rsidRDefault="000D3C6D" w:rsidP="00AB313B">
                  <w:pPr>
                    <w:numPr>
                      <w:ilvl w:val="0"/>
                      <w:numId w:val="136"/>
                    </w:numPr>
                    <w:spacing w:before="0" w:after="0" w:line="240" w:lineRule="auto"/>
                    <w:contextualSpacing/>
                    <w:jc w:val="both"/>
                    <w:rPr>
                      <w:rFonts w:ascii="Times New Roman" w:eastAsiaTheme="minorHAnsi" w:hAnsi="Times New Roman" w:cs="Times New Roman"/>
                      <w:lang w:val="en-US" w:eastAsia="en-US"/>
                    </w:rPr>
                  </w:pPr>
                  <w:r>
                    <w:rPr>
                      <w:rFonts w:ascii="Times New Roman" w:hAnsi="Times New Roman" w:cs="Times New Roman"/>
                      <w:lang w:val="en-US"/>
                    </w:rPr>
                    <w:t xml:space="preserve">the above-named patient does not have the mental capacity to give consent to either an approved welfare officer or his/her </w:t>
                  </w:r>
                  <w:proofErr w:type="spellStart"/>
                  <w:r>
                    <w:rPr>
                      <w:rFonts w:ascii="Times New Roman" w:hAnsi="Times New Roman" w:cs="Times New Roman"/>
                      <w:lang w:val="en-US"/>
                    </w:rPr>
                    <w:t>donee</w:t>
                  </w:r>
                  <w:proofErr w:type="spellEnd"/>
                  <w:r>
                    <w:rPr>
                      <w:rFonts w:ascii="Times New Roman" w:hAnsi="Times New Roman" w:cs="Times New Roman"/>
                      <w:lang w:val="en-US"/>
                    </w:rPr>
                    <w:t>/deputy (if any) or a family member to make an application for any of the Court Orders stated below.</w:t>
                  </w:r>
                </w:p>
                <w:p w14:paraId="2FC2F6FC" w14:textId="77777777" w:rsidR="000D3C6D" w:rsidRDefault="000D3C6D" w:rsidP="000D3C6D">
                  <w:pPr>
                    <w:spacing w:after="0" w:line="240" w:lineRule="auto"/>
                    <w:ind w:left="720"/>
                    <w:contextualSpacing/>
                    <w:jc w:val="both"/>
                    <w:rPr>
                      <w:rFonts w:ascii="Times New Roman" w:hAnsi="Times New Roman" w:cs="Times New Roman"/>
                      <w:lang w:val="en-US"/>
                    </w:rPr>
                  </w:pPr>
                </w:p>
                <w:p w14:paraId="6589E20F" w14:textId="77777777" w:rsidR="000D3C6D" w:rsidRDefault="000D3C6D" w:rsidP="00AB313B">
                  <w:pPr>
                    <w:numPr>
                      <w:ilvl w:val="0"/>
                      <w:numId w:val="136"/>
                    </w:numPr>
                    <w:spacing w:before="0" w:after="0" w:line="240" w:lineRule="auto"/>
                    <w:contextualSpacing/>
                    <w:jc w:val="both"/>
                    <w:rPr>
                      <w:rFonts w:ascii="Times New Roman" w:hAnsi="Times New Roman" w:cs="Times New Roman"/>
                      <w:lang w:val="en-US"/>
                    </w:rPr>
                  </w:pPr>
                  <w:r>
                    <w:rPr>
                      <w:rFonts w:ascii="Times New Roman" w:hAnsi="Times New Roman" w:cs="Times New Roman"/>
                      <w:lang w:val="en-US"/>
                    </w:rPr>
                    <w:t>[Optional] Medical diagnosis</w:t>
                  </w:r>
                </w:p>
                <w:p w14:paraId="75B24259" w14:textId="77777777" w:rsidR="000D3C6D" w:rsidRDefault="000D3C6D" w:rsidP="000D3C6D">
                  <w:pPr>
                    <w:spacing w:after="0" w:line="240" w:lineRule="auto"/>
                    <w:ind w:left="720"/>
                    <w:contextualSpacing/>
                    <w:jc w:val="both"/>
                    <w:rPr>
                      <w:rFonts w:ascii="Times New Roman" w:hAnsi="Times New Roman" w:cs="Times New Roman"/>
                      <w:lang w:val="en-US"/>
                    </w:rPr>
                  </w:pPr>
                  <w:r>
                    <w:rPr>
                      <w:rFonts w:ascii="Times New Roman" w:hAnsi="Times New Roman" w:cs="Times New Roman"/>
                      <w:lang w:val="en-US"/>
                    </w:rPr>
                    <w:t>__________________________________________________________________</w:t>
                  </w:r>
                </w:p>
                <w:p w14:paraId="52A8358F" w14:textId="77777777" w:rsidR="000D3C6D" w:rsidRDefault="000D3C6D" w:rsidP="000D3C6D">
                  <w:pPr>
                    <w:spacing w:after="0" w:line="240" w:lineRule="auto"/>
                    <w:ind w:left="720"/>
                    <w:contextualSpacing/>
                    <w:jc w:val="both"/>
                    <w:rPr>
                      <w:rFonts w:ascii="Times New Roman" w:hAnsi="Times New Roman" w:cs="Times New Roman"/>
                      <w:lang w:val="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D3C6D" w14:paraId="2FA5E4AC" w14:textId="77777777" w:rsidTr="000D3C6D">
                    <w:trPr>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A1B9814" w14:textId="77777777" w:rsidR="000D3C6D" w:rsidRDefault="000D3C6D" w:rsidP="000D3C6D">
                        <w:pPr>
                          <w:spacing w:after="0" w:line="240" w:lineRule="auto"/>
                          <w:rPr>
                            <w:rFonts w:ascii="Times New Roman" w:eastAsiaTheme="minorHAnsi" w:hAnsi="Times New Roman" w:cs="Times New Roman"/>
                            <w:sz w:val="20"/>
                            <w:szCs w:val="20"/>
                            <w:u w:val="single"/>
                            <w:lang w:eastAsia="en-US"/>
                          </w:rPr>
                        </w:pPr>
                        <w:r>
                          <w:rPr>
                            <w:rFonts w:eastAsiaTheme="minorHAnsi"/>
                            <w:color w:val="FFFFFF" w:themeColor="background1"/>
                            <w:sz w:val="20"/>
                            <w:szCs w:val="20"/>
                            <w:lang w:eastAsia="en-US"/>
                          </w:rPr>
                          <w:t>ASSESSMENT OF VULNERABLE ADULT’S MENTAL CAPACITY</w:t>
                        </w:r>
                      </w:p>
                    </w:tc>
                  </w:tr>
                  <w:tr w:rsidR="000D3C6D" w14:paraId="3B43E0E3" w14:textId="77777777" w:rsidTr="000D3C6D">
                    <w:trPr>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772D" w14:textId="77777777" w:rsidR="000D3C6D" w:rsidRDefault="000D3C6D" w:rsidP="000D3C6D">
                        <w:pPr>
                          <w:autoSpaceDE w:val="0"/>
                          <w:autoSpaceDN w:val="0"/>
                          <w:adjustRightInd w:val="0"/>
                          <w:spacing w:after="0" w:line="240" w:lineRule="auto"/>
                          <w:rPr>
                            <w:rFonts w:eastAsiaTheme="minorHAnsi"/>
                            <w:color w:val="000000"/>
                            <w:sz w:val="20"/>
                            <w:szCs w:val="20"/>
                            <w:lang w:eastAsia="en-US"/>
                          </w:rPr>
                        </w:pPr>
                        <w:r>
                          <w:rPr>
                            <w:rFonts w:eastAsiaTheme="minorHAnsi"/>
                            <w:bCs/>
                            <w:color w:val="000000"/>
                            <w:sz w:val="20"/>
                            <w:szCs w:val="20"/>
                            <w:lang w:eastAsia="en-US"/>
                          </w:rPr>
                          <w:t xml:space="preserve">Mental capacity to consent </w:t>
                        </w:r>
                      </w:p>
                    </w:tc>
                    <w:tc>
                      <w:tcPr>
                        <w:tcW w:w="7406" w:type="dxa"/>
                        <w:gridSpan w:val="2"/>
                        <w:tcBorders>
                          <w:top w:val="single" w:sz="4" w:space="0" w:color="auto"/>
                          <w:left w:val="single" w:sz="4" w:space="0" w:color="auto"/>
                          <w:bottom w:val="single" w:sz="4" w:space="0" w:color="000000" w:themeColor="text1"/>
                          <w:right w:val="single" w:sz="4" w:space="0" w:color="auto"/>
                        </w:tcBorders>
                        <w:vAlign w:val="center"/>
                        <w:hideMark/>
                      </w:tcPr>
                      <w:p w14:paraId="32E2A0E9" w14:textId="77777777" w:rsidR="000D3C6D" w:rsidRDefault="000D3C6D" w:rsidP="000D3C6D">
                        <w:pPr>
                          <w:spacing w:after="0" w:line="240" w:lineRule="auto"/>
                          <w:jc w:val="both"/>
                          <w:rPr>
                            <w:rFonts w:eastAsiaTheme="minorHAnsi"/>
                            <w:sz w:val="20"/>
                            <w:szCs w:val="20"/>
                            <w:lang w:eastAsia="en-US"/>
                          </w:rPr>
                        </w:pPr>
                        <w:r>
                          <w:rPr>
                            <w:rFonts w:eastAsiaTheme="minorHAnsi"/>
                            <w:i/>
                            <w:sz w:val="20"/>
                            <w:szCs w:val="20"/>
                            <w:lang w:eastAsia="en-US"/>
                          </w:rPr>
                          <w:t xml:space="preserve">Does the Vulnerable Adult have the mental capacity to consent to the following court </w:t>
                        </w:r>
                        <w:proofErr w:type="gramStart"/>
                        <w:r>
                          <w:rPr>
                            <w:rFonts w:eastAsiaTheme="minorHAnsi"/>
                            <w:i/>
                            <w:sz w:val="20"/>
                            <w:szCs w:val="20"/>
                            <w:lang w:eastAsia="en-US"/>
                          </w:rPr>
                          <w:t>interventions:</w:t>
                        </w:r>
                        <w:proofErr w:type="gramEnd"/>
                      </w:p>
                    </w:tc>
                  </w:tr>
                  <w:tr w:rsidR="000D3C6D" w14:paraId="7823E7EE"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1740ED"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3522A37B" w14:textId="77777777" w:rsidR="000D3C6D" w:rsidRDefault="000D3C6D" w:rsidP="00AB313B">
                        <w:pPr>
                          <w:numPr>
                            <w:ilvl w:val="0"/>
                            <w:numId w:val="137"/>
                          </w:numPr>
                          <w:spacing w:before="60" w:after="0" w:line="240" w:lineRule="auto"/>
                          <w:jc w:val="both"/>
                          <w:rPr>
                            <w:rFonts w:eastAsiaTheme="minorHAnsi"/>
                            <w:sz w:val="20"/>
                            <w:szCs w:val="20"/>
                            <w:lang w:eastAsia="en-US"/>
                          </w:rPr>
                        </w:pPr>
                        <w:r>
                          <w:rPr>
                            <w:rFonts w:eastAsiaTheme="minorHAnsi"/>
                            <w:sz w:val="20"/>
                            <w:szCs w:val="20"/>
                            <w:lang w:eastAsia="en-US"/>
                          </w:rPr>
                          <w:t>Section 14(1)(e)</w:t>
                        </w:r>
                      </w:p>
                      <w:p w14:paraId="0CE6884B"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restrain another person from abusing or further abusing him/her; and/or</w:t>
                        </w:r>
                      </w:p>
                      <w:p w14:paraId="03075A39" w14:textId="77777777" w:rsidR="000D3C6D" w:rsidRDefault="000D3C6D" w:rsidP="000D3C6D">
                        <w:pPr>
                          <w:spacing w:after="0" w:line="240" w:lineRule="auto"/>
                          <w:ind w:left="714"/>
                          <w:jc w:val="both"/>
                          <w:rPr>
                            <w:rFonts w:eastAsiaTheme="minorHAnsi"/>
                            <w:sz w:val="20"/>
                            <w:szCs w:val="20"/>
                            <w:lang w:eastAsia="en-US"/>
                          </w:rPr>
                        </w:pPr>
                      </w:p>
                      <w:p w14:paraId="4C1D004B" w14:textId="77777777" w:rsidR="000D3C6D" w:rsidRDefault="000D3C6D" w:rsidP="000D3C6D">
                        <w:pPr>
                          <w:autoSpaceDE w:val="0"/>
                          <w:autoSpaceDN w:val="0"/>
                          <w:adjustRightInd w:val="0"/>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0FA110F2" w14:textId="77777777" w:rsidR="000D3C6D" w:rsidRDefault="00AB313B"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805577231"/>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113DA46" w14:textId="77777777" w:rsidR="000D3C6D" w:rsidRDefault="00AB313B"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70390472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61A97868" w14:textId="77777777" w:rsidR="000D3C6D" w:rsidRDefault="000D3C6D" w:rsidP="000D3C6D">
                        <w:pPr>
                          <w:spacing w:after="0" w:line="240" w:lineRule="auto"/>
                          <w:rPr>
                            <w:rFonts w:eastAsiaTheme="minorHAnsi"/>
                            <w:sz w:val="20"/>
                            <w:szCs w:val="20"/>
                            <w:lang w:eastAsia="en-US"/>
                          </w:rPr>
                        </w:pPr>
                      </w:p>
                      <w:p w14:paraId="3D7D2AD6" w14:textId="77777777" w:rsidR="000D3C6D" w:rsidRDefault="00AB313B"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Arial Unicode MS" w:hAnsi="Times New Roman" w:cs="Times New Roman"/>
                              <w:sz w:val="20"/>
                              <w:szCs w:val="20"/>
                              <w:lang w:eastAsia="zh-CN"/>
                            </w:rPr>
                            <w:id w:val="30120549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5E133A7" w14:textId="77777777" w:rsidR="000D3C6D" w:rsidRDefault="00AB313B" w:rsidP="000D3C6D">
                        <w:pPr>
                          <w:tabs>
                            <w:tab w:val="left" w:pos="1724"/>
                          </w:tabs>
                          <w:autoSpaceDE w:val="0"/>
                          <w:autoSpaceDN w:val="0"/>
                          <w:adjustRightInd w:val="0"/>
                          <w:ind w:left="416" w:hanging="416"/>
                          <w:jc w:val="both"/>
                          <w:rPr>
                            <w:rFonts w:eastAsia="MS Gothic"/>
                            <w:sz w:val="20"/>
                            <w:szCs w:val="20"/>
                            <w:lang w:eastAsia="zh-CN"/>
                          </w:rPr>
                        </w:pPr>
                        <w:sdt>
                          <w:sdtPr>
                            <w:rPr>
                              <w:rFonts w:ascii="Times New Roman" w:eastAsia="Arial Unicode MS" w:hAnsi="Times New Roman" w:cs="Times New Roman"/>
                              <w:sz w:val="20"/>
                              <w:szCs w:val="20"/>
                              <w:lang w:eastAsia="zh-CN"/>
                            </w:rPr>
                            <w:id w:val="133957918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2B875454" w14:textId="77777777" w:rsidR="000D3C6D" w:rsidRDefault="00AB313B"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4164963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01BAD903" w14:textId="77777777" w:rsidR="000D3C6D" w:rsidRDefault="00AB313B"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Calibri" w:hAnsi="Times New Roman" w:cs="Times New Roman"/>
                              <w:sz w:val="20"/>
                              <w:szCs w:val="20"/>
                              <w:lang w:eastAsia="zh-CN"/>
                            </w:rPr>
                            <w:id w:val="-159300209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6B9008B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859D3C"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64EDD672" w14:textId="77777777" w:rsidR="000D3C6D" w:rsidRDefault="000D3C6D" w:rsidP="00AB313B">
                        <w:pPr>
                          <w:numPr>
                            <w:ilvl w:val="0"/>
                            <w:numId w:val="137"/>
                          </w:numPr>
                          <w:spacing w:before="60" w:after="0" w:line="240" w:lineRule="auto"/>
                          <w:jc w:val="both"/>
                          <w:rPr>
                            <w:rFonts w:eastAsiaTheme="minorHAnsi"/>
                            <w:color w:val="000000"/>
                            <w:sz w:val="20"/>
                            <w:szCs w:val="20"/>
                            <w:lang w:eastAsia="en-US"/>
                          </w:rPr>
                        </w:pPr>
                        <w:r>
                          <w:rPr>
                            <w:rFonts w:eastAsiaTheme="minorHAnsi"/>
                            <w:color w:val="000000"/>
                            <w:sz w:val="20"/>
                            <w:szCs w:val="20"/>
                            <w:lang w:eastAsia="en-US"/>
                          </w:rPr>
                          <w:t>Section 14(1)(f)</w:t>
                        </w:r>
                      </w:p>
                      <w:p w14:paraId="1348B07A" w14:textId="77777777" w:rsidR="000D3C6D" w:rsidRDefault="000D3C6D" w:rsidP="000D3C6D">
                        <w:pPr>
                          <w:spacing w:before="60" w:after="0" w:line="240" w:lineRule="auto"/>
                          <w:ind w:left="720"/>
                          <w:jc w:val="both"/>
                          <w:rPr>
                            <w:rFonts w:eastAsiaTheme="minorHAnsi"/>
                            <w:color w:val="000000"/>
                            <w:sz w:val="20"/>
                            <w:szCs w:val="20"/>
                            <w:lang w:eastAsia="en-US"/>
                          </w:rPr>
                        </w:pPr>
                        <w:r>
                          <w:rPr>
                            <w:rFonts w:eastAsiaTheme="minorHAnsi"/>
                            <w:color w:val="000000"/>
                            <w:sz w:val="20"/>
                            <w:szCs w:val="20"/>
                            <w:lang w:eastAsia="en-US"/>
                          </w:rPr>
                          <w:t xml:space="preserve">To be granted exclusive right of occupation of the premises where he/she ordinarily resides, or part thereof, to the exclusion of another person; and/or </w:t>
                        </w:r>
                      </w:p>
                      <w:p w14:paraId="66A702B9" w14:textId="77777777" w:rsidR="000D3C6D" w:rsidRDefault="000D3C6D" w:rsidP="000D3C6D">
                        <w:pPr>
                          <w:spacing w:after="0" w:line="240" w:lineRule="auto"/>
                          <w:ind w:left="714"/>
                          <w:jc w:val="both"/>
                          <w:rPr>
                            <w:rFonts w:eastAsiaTheme="minorHAnsi"/>
                            <w:color w:val="000000"/>
                            <w:sz w:val="20"/>
                            <w:szCs w:val="20"/>
                            <w:lang w:eastAsia="en-US"/>
                          </w:rPr>
                        </w:pPr>
                      </w:p>
                      <w:p w14:paraId="30205B35" w14:textId="77777777" w:rsidR="000D3C6D" w:rsidRDefault="000D3C6D" w:rsidP="000D3C6D">
                        <w:pPr>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6457DE96" w14:textId="77777777" w:rsidR="000D3C6D" w:rsidRDefault="00AB313B"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671066518"/>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1A0314A2" w14:textId="77777777" w:rsidR="000D3C6D" w:rsidRDefault="00AB313B"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42668979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033B5329" w14:textId="77777777" w:rsidR="000D3C6D" w:rsidRDefault="000D3C6D" w:rsidP="000D3C6D">
                        <w:pPr>
                          <w:spacing w:after="0" w:line="240" w:lineRule="auto"/>
                          <w:jc w:val="both"/>
                          <w:rPr>
                            <w:rFonts w:eastAsiaTheme="minorHAnsi"/>
                            <w:sz w:val="20"/>
                            <w:szCs w:val="20"/>
                            <w:lang w:eastAsia="en-US"/>
                          </w:rPr>
                        </w:pPr>
                      </w:p>
                      <w:p w14:paraId="15F20A3D" w14:textId="77777777" w:rsidR="000D3C6D" w:rsidRDefault="00AB313B" w:rsidP="000D3C6D">
                        <w:pPr>
                          <w:tabs>
                            <w:tab w:val="left" w:pos="1724"/>
                          </w:tabs>
                          <w:autoSpaceDE w:val="0"/>
                          <w:autoSpaceDN w:val="0"/>
                          <w:adjustRightInd w:val="0"/>
                          <w:ind w:left="493"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17770112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17F7E70" w14:textId="77777777" w:rsidR="000D3C6D" w:rsidRDefault="00AB313B" w:rsidP="000D3C6D">
                        <w:pPr>
                          <w:tabs>
                            <w:tab w:val="left" w:pos="1724"/>
                          </w:tabs>
                          <w:autoSpaceDE w:val="0"/>
                          <w:autoSpaceDN w:val="0"/>
                          <w:adjustRightInd w:val="0"/>
                          <w:ind w:left="493"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182146439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1322429E" w14:textId="77777777" w:rsidR="000D3C6D" w:rsidRDefault="00AB313B"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8579967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24625628" w14:textId="77777777" w:rsidR="000D3C6D" w:rsidRDefault="00AB313B" w:rsidP="000D3C6D">
                        <w:pPr>
                          <w:tabs>
                            <w:tab w:val="left" w:pos="1724"/>
                          </w:tabs>
                          <w:autoSpaceDE w:val="0"/>
                          <w:autoSpaceDN w:val="0"/>
                          <w:adjustRightInd w:val="0"/>
                          <w:jc w:val="both"/>
                          <w:rPr>
                            <w:rFonts w:eastAsia="Calibri"/>
                            <w:sz w:val="20"/>
                            <w:szCs w:val="20"/>
                            <w:lang w:eastAsia="zh-CN"/>
                          </w:rPr>
                        </w:pPr>
                        <w:sdt>
                          <w:sdtPr>
                            <w:rPr>
                              <w:rFonts w:ascii="Times New Roman" w:eastAsia="Calibri" w:hAnsi="Times New Roman" w:cs="Times New Roman"/>
                              <w:sz w:val="20"/>
                              <w:szCs w:val="20"/>
                              <w:lang w:eastAsia="zh-CN"/>
                            </w:rPr>
                            <w:id w:val="18279410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1BC238E6" w14:textId="77777777" w:rsidTr="000D3C6D">
                    <w:trPr>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73CA"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1928C375" w14:textId="77777777" w:rsidR="000D3C6D" w:rsidRDefault="000D3C6D" w:rsidP="00AB313B">
                        <w:pPr>
                          <w:numPr>
                            <w:ilvl w:val="0"/>
                            <w:numId w:val="137"/>
                          </w:numPr>
                          <w:spacing w:before="60" w:after="0" w:line="240" w:lineRule="auto"/>
                          <w:jc w:val="both"/>
                          <w:rPr>
                            <w:rFonts w:eastAsiaTheme="minorHAnsi"/>
                            <w:sz w:val="20"/>
                            <w:szCs w:val="20"/>
                            <w:lang w:eastAsia="en-US"/>
                          </w:rPr>
                        </w:pPr>
                        <w:r>
                          <w:rPr>
                            <w:rFonts w:eastAsiaTheme="minorHAnsi"/>
                            <w:sz w:val="20"/>
                            <w:szCs w:val="20"/>
                            <w:lang w:eastAsia="en-US"/>
                          </w:rPr>
                          <w:t>Section 14(1)(g)</w:t>
                        </w:r>
                      </w:p>
                      <w:p w14:paraId="4BDF2663"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 xml:space="preserve">To prohibit a person from entering and remaining in a specific area outside his/her place of residence or any other </w:t>
                        </w:r>
                        <w:r>
                          <w:rPr>
                            <w:rFonts w:eastAsiaTheme="minorHAnsi"/>
                            <w:sz w:val="20"/>
                            <w:szCs w:val="20"/>
                            <w:lang w:eastAsia="en-US"/>
                          </w:rPr>
                          <w:lastRenderedPageBreak/>
                          <w:t>place he/she frequents; and/or</w:t>
                        </w:r>
                      </w:p>
                      <w:p w14:paraId="4AD0775C" w14:textId="77777777" w:rsidR="000D3C6D" w:rsidRDefault="000D3C6D" w:rsidP="000D3C6D">
                        <w:pPr>
                          <w:spacing w:after="0" w:line="240" w:lineRule="auto"/>
                          <w:ind w:left="714"/>
                          <w:jc w:val="both"/>
                          <w:rPr>
                            <w:rFonts w:eastAsiaTheme="minorHAnsi"/>
                            <w:sz w:val="20"/>
                            <w:szCs w:val="20"/>
                            <w:lang w:eastAsia="en-US"/>
                          </w:rPr>
                        </w:pPr>
                      </w:p>
                      <w:p w14:paraId="3A7FE4A1"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5772D705" w14:textId="77777777" w:rsidR="000D3C6D" w:rsidRDefault="00AB313B"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94005120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6BAFAF2F" w14:textId="77777777" w:rsidR="000D3C6D" w:rsidRDefault="00AB313B"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30978176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DE08C25" w14:textId="77777777" w:rsidR="000D3C6D" w:rsidRDefault="000D3C6D" w:rsidP="000D3C6D">
                        <w:pPr>
                          <w:spacing w:after="0" w:line="240" w:lineRule="auto"/>
                          <w:jc w:val="both"/>
                          <w:rPr>
                            <w:rFonts w:eastAsiaTheme="minorHAnsi"/>
                            <w:sz w:val="20"/>
                            <w:szCs w:val="20"/>
                            <w:lang w:eastAsia="en-US"/>
                          </w:rPr>
                        </w:pPr>
                      </w:p>
                      <w:p w14:paraId="3A6D3AD6" w14:textId="77777777" w:rsidR="000D3C6D" w:rsidRDefault="00AB313B"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Arial Unicode MS" w:hAnsi="Times New Roman" w:cs="Times New Roman"/>
                              <w:sz w:val="20"/>
                              <w:szCs w:val="20"/>
                              <w:lang w:eastAsia="zh-CN"/>
                            </w:rPr>
                            <w:id w:val="69311700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B7703F4" w14:textId="77777777" w:rsidR="000D3C6D" w:rsidRDefault="00AB313B" w:rsidP="000D3C6D">
                        <w:pPr>
                          <w:tabs>
                            <w:tab w:val="left" w:pos="1724"/>
                          </w:tabs>
                          <w:autoSpaceDE w:val="0"/>
                          <w:autoSpaceDN w:val="0"/>
                          <w:adjustRightInd w:val="0"/>
                          <w:ind w:left="558" w:hanging="558"/>
                          <w:jc w:val="both"/>
                          <w:rPr>
                            <w:rFonts w:eastAsia="MS Gothic"/>
                            <w:sz w:val="20"/>
                            <w:szCs w:val="20"/>
                            <w:lang w:eastAsia="zh-CN"/>
                          </w:rPr>
                        </w:pPr>
                        <w:sdt>
                          <w:sdtPr>
                            <w:rPr>
                              <w:rFonts w:ascii="Times New Roman" w:eastAsia="Arial Unicode MS" w:hAnsi="Times New Roman" w:cs="Times New Roman"/>
                              <w:sz w:val="20"/>
                              <w:szCs w:val="20"/>
                              <w:lang w:eastAsia="zh-CN"/>
                            </w:rPr>
                            <w:id w:val="-121796285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6FDF63CE" w14:textId="77777777" w:rsidR="000D3C6D" w:rsidRDefault="00AB313B"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2830653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6804D091" w14:textId="77777777" w:rsidR="000D3C6D" w:rsidRDefault="00AB313B"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58090264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016425A5"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D8A74"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73852EC6" w14:textId="77777777" w:rsidR="000D3C6D" w:rsidRDefault="000D3C6D" w:rsidP="00AB313B">
                        <w:pPr>
                          <w:numPr>
                            <w:ilvl w:val="0"/>
                            <w:numId w:val="137"/>
                          </w:numPr>
                          <w:spacing w:before="60" w:after="0" w:line="240" w:lineRule="auto"/>
                          <w:jc w:val="both"/>
                          <w:rPr>
                            <w:rFonts w:eastAsiaTheme="minorHAnsi"/>
                            <w:sz w:val="20"/>
                            <w:szCs w:val="20"/>
                            <w:lang w:eastAsia="en-US"/>
                          </w:rPr>
                        </w:pPr>
                        <w:r>
                          <w:rPr>
                            <w:rFonts w:eastAsiaTheme="minorHAnsi"/>
                            <w:sz w:val="20"/>
                            <w:szCs w:val="20"/>
                            <w:lang w:eastAsia="en-US"/>
                          </w:rPr>
                          <w:t>Section 14(1)(h)</w:t>
                        </w:r>
                      </w:p>
                      <w:p w14:paraId="57604954"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visiting or communicating with him/her.</w:t>
                        </w:r>
                      </w:p>
                      <w:p w14:paraId="23EA0ED5" w14:textId="77777777" w:rsidR="000D3C6D" w:rsidRDefault="000D3C6D" w:rsidP="000D3C6D">
                        <w:pPr>
                          <w:spacing w:after="0" w:line="240" w:lineRule="auto"/>
                          <w:ind w:left="714"/>
                          <w:jc w:val="both"/>
                          <w:rPr>
                            <w:rFonts w:eastAsiaTheme="minorHAnsi"/>
                            <w:sz w:val="20"/>
                            <w:szCs w:val="20"/>
                            <w:lang w:eastAsia="en-US"/>
                          </w:rPr>
                        </w:pPr>
                      </w:p>
                      <w:p w14:paraId="6547C9C2"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0E140327" w14:textId="77777777" w:rsidR="000D3C6D" w:rsidRDefault="00AB313B"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56995062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0C9A352" w14:textId="77777777" w:rsidR="000D3C6D" w:rsidRDefault="00AB313B"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209643448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28B4473" w14:textId="77777777" w:rsidR="000D3C6D" w:rsidRDefault="000D3C6D" w:rsidP="000D3C6D">
                        <w:pPr>
                          <w:spacing w:after="0" w:line="240" w:lineRule="auto"/>
                          <w:jc w:val="both"/>
                          <w:rPr>
                            <w:rFonts w:eastAsiaTheme="minorHAnsi"/>
                            <w:sz w:val="20"/>
                            <w:szCs w:val="20"/>
                            <w:lang w:eastAsia="en-US"/>
                          </w:rPr>
                        </w:pPr>
                      </w:p>
                      <w:p w14:paraId="73CDCA70" w14:textId="77777777" w:rsidR="000D3C6D" w:rsidRDefault="00AB313B"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21883335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38DC22A6" w14:textId="77777777" w:rsidR="000D3C6D" w:rsidRDefault="00AB313B" w:rsidP="000D3C6D">
                        <w:pPr>
                          <w:tabs>
                            <w:tab w:val="left" w:pos="1724"/>
                          </w:tabs>
                          <w:autoSpaceDE w:val="0"/>
                          <w:autoSpaceDN w:val="0"/>
                          <w:adjustRightInd w:val="0"/>
                          <w:ind w:left="558"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4198427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702A0CCC" w14:textId="77777777" w:rsidR="000D3C6D" w:rsidRDefault="00AB313B"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210711533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1839EDCA" w14:textId="77777777" w:rsidR="000D3C6D" w:rsidRDefault="00AB313B"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97529362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bl>
                <w:p w14:paraId="7A04D473" w14:textId="77777777" w:rsidR="000D3C6D" w:rsidRDefault="000D3C6D" w:rsidP="000D3C6D">
                  <w:pPr>
                    <w:spacing w:after="0" w:line="240" w:lineRule="auto"/>
                    <w:jc w:val="both"/>
                    <w:rPr>
                      <w:rFonts w:ascii="Times New Roman" w:eastAsiaTheme="minorEastAsia" w:hAnsi="Times New Roman" w:cs="Times New Roman"/>
                      <w:sz w:val="22"/>
                      <w:szCs w:val="22"/>
                      <w:lang w:val="en-US" w:eastAsia="zh-CN"/>
                    </w:rPr>
                  </w:pPr>
                  <w:r>
                    <w:rPr>
                      <w:rFonts w:ascii="Times New Roman" w:eastAsiaTheme="minorEastAsia" w:hAnsi="Times New Roman" w:cs="Times New Roman"/>
                      <w:lang w:val="en-US" w:eastAsia="zh-CN"/>
                    </w:rPr>
                    <w:t xml:space="preserve">  </w:t>
                  </w:r>
                </w:p>
                <w:p w14:paraId="265731B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_______________________</w:t>
                  </w:r>
                </w:p>
                <w:p w14:paraId="7A1C360A"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Name of Doctor: </w:t>
                  </w:r>
                </w:p>
                <w:p w14:paraId="27520CA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Clinic/Hospital:</w:t>
                  </w:r>
                </w:p>
                <w:p w14:paraId="11BD2A2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Medical Registration Number:</w:t>
                  </w:r>
                </w:p>
                <w:p w14:paraId="2107FEAE" w14:textId="77777777" w:rsidR="000D3C6D" w:rsidRDefault="000D3C6D" w:rsidP="000D3C6D">
                  <w:pPr>
                    <w:pBdr>
                      <w:bottom w:val="single" w:sz="12" w:space="1" w:color="auto"/>
                    </w:pBdr>
                    <w:spacing w:after="0" w:line="240" w:lineRule="auto"/>
                    <w:rPr>
                      <w:rFonts w:ascii="Times New Roman" w:eastAsiaTheme="minorEastAsia" w:hAnsi="Times New Roman" w:cs="Times New Roman"/>
                      <w:i/>
                      <w:sz w:val="18"/>
                      <w:szCs w:val="18"/>
                      <w:lang w:val="en-US" w:eastAsia="zh-CN"/>
                    </w:rPr>
                  </w:pPr>
                </w:p>
                <w:p w14:paraId="4AC2162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r>
                    <w:rPr>
                      <w:rFonts w:ascii="Times New Roman" w:eastAsiaTheme="minorEastAsia" w:hAnsi="Times New Roman" w:cs="Times New Roman"/>
                      <w:b/>
                      <w:sz w:val="18"/>
                      <w:szCs w:val="18"/>
                      <w:lang w:val="en-US" w:eastAsia="zh-CN"/>
                    </w:rPr>
                    <w:t>Guidance Notes:</w:t>
                  </w:r>
                </w:p>
                <w:p w14:paraId="12D7BD5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p>
                <w:p w14:paraId="79869148"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A807496"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6D057B07" w14:textId="77777777" w:rsidR="000D3C6D" w:rsidRDefault="000D3C6D" w:rsidP="000D3C6D">
                  <w:pPr>
                    <w:spacing w:after="0" w:line="240" w:lineRule="auto"/>
                    <w:ind w:left="360"/>
                    <w:contextualSpacing/>
                    <w:jc w:val="both"/>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(a) To understand the information relevant to the </w:t>
                  </w:r>
                  <w:proofErr w:type="gramStart"/>
                  <w:r>
                    <w:rPr>
                      <w:rFonts w:ascii="Times New Roman" w:hAnsi="Times New Roman" w:cs="Times New Roman"/>
                      <w:i/>
                      <w:sz w:val="20"/>
                      <w:szCs w:val="20"/>
                      <w:lang w:val="en-GB"/>
                    </w:rPr>
                    <w:t>decision;</w:t>
                  </w:r>
                  <w:proofErr w:type="gramEnd"/>
                </w:p>
                <w:p w14:paraId="064DA1E6"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(b)To retain that </w:t>
                  </w:r>
                  <w:proofErr w:type="gramStart"/>
                  <w:r>
                    <w:rPr>
                      <w:rFonts w:ascii="Times New Roman" w:hAnsi="Times New Roman" w:cs="Times New Roman"/>
                      <w:i/>
                      <w:sz w:val="20"/>
                      <w:szCs w:val="20"/>
                      <w:lang w:val="en-GB"/>
                    </w:rPr>
                    <w:t>information;</w:t>
                  </w:r>
                  <w:proofErr w:type="gramEnd"/>
                </w:p>
                <w:p w14:paraId="6B48ACD3"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(c)To use or weigh that information as part of the process of making the decision; </w:t>
                  </w:r>
                  <w:r>
                    <w:rPr>
                      <w:rFonts w:ascii="Times New Roman" w:hAnsi="Times New Roman" w:cs="Times New Roman"/>
                      <w:i/>
                      <w:sz w:val="20"/>
                      <w:szCs w:val="20"/>
                      <w:u w:val="single"/>
                      <w:lang w:val="en-GB"/>
                    </w:rPr>
                    <w:t>or</w:t>
                  </w:r>
                </w:p>
                <w:p w14:paraId="5E1B044D" w14:textId="77777777" w:rsidR="000D3C6D" w:rsidRDefault="000D3C6D" w:rsidP="000D3C6D">
                  <w:pPr>
                    <w:spacing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 xml:space="preserve">       (d)To communicate his decision (whether by talking, using sign language or any other means).</w:t>
                  </w:r>
                </w:p>
                <w:p w14:paraId="4D80DC4F"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63909079" w14:textId="77777777" w:rsidR="000D3C6D" w:rsidRDefault="000D3C6D" w:rsidP="000D3C6D">
                  <w:pPr>
                    <w:autoSpaceDE w:val="0"/>
                    <w:autoSpaceDN w:val="0"/>
                    <w:adjustRightInd w:val="0"/>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lastRenderedPageBreak/>
                    <w:t xml:space="preserve">The information relevant to a decision includes information about the reasonably foreseeable consequences of </w:t>
                  </w:r>
                </w:p>
                <w:p w14:paraId="3C0360A0" w14:textId="77777777" w:rsidR="000D3C6D" w:rsidRDefault="000D3C6D" w:rsidP="00AB313B">
                  <w:pPr>
                    <w:numPr>
                      <w:ilvl w:val="0"/>
                      <w:numId w:val="138"/>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Deciding one way or another; </w:t>
                  </w:r>
                  <w:r>
                    <w:rPr>
                      <w:rFonts w:ascii="Times New Roman" w:hAnsi="Times New Roman" w:cs="Times New Roman"/>
                      <w:i/>
                      <w:sz w:val="20"/>
                      <w:szCs w:val="20"/>
                      <w:u w:val="single"/>
                      <w:lang w:val="en-GB"/>
                    </w:rPr>
                    <w:t>or</w:t>
                  </w:r>
                </w:p>
                <w:p w14:paraId="689EBED4" w14:textId="77777777" w:rsidR="000D3C6D" w:rsidRDefault="000D3C6D" w:rsidP="00AB313B">
                  <w:pPr>
                    <w:numPr>
                      <w:ilvl w:val="0"/>
                      <w:numId w:val="138"/>
                    </w:numPr>
                    <w:spacing w:before="0"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Failing to make the decision.</w:t>
                  </w:r>
                </w:p>
                <w:p w14:paraId="2D0BA9A7" w14:textId="77777777" w:rsidR="000D3C6D" w:rsidRDefault="000D3C6D" w:rsidP="000D3C6D">
                  <w:pPr>
                    <w:spacing w:after="0" w:line="240" w:lineRule="auto"/>
                    <w:ind w:left="720"/>
                    <w:contextualSpacing/>
                    <w:jc w:val="both"/>
                    <w:rPr>
                      <w:rFonts w:ascii="Times New Roman" w:hAnsi="Times New Roman" w:cs="Times New Roman"/>
                      <w:sz w:val="20"/>
                      <w:szCs w:val="20"/>
                      <w:lang w:val="en-GB"/>
                    </w:rPr>
                  </w:pPr>
                </w:p>
                <w:p w14:paraId="33782EF4"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w:t>
                  </w:r>
                  <w:bookmarkStart w:id="13" w:name="Form64B"/>
                  <w:bookmarkEnd w:id="13"/>
                </w:p>
                <w:p w14:paraId="24AE24D4" w14:textId="77777777" w:rsidR="000D3C6D" w:rsidRDefault="000D3C6D" w:rsidP="000D3C6D">
                  <w:pPr>
                    <w:pStyle w:val="Heading1"/>
                    <w:jc w:val="center"/>
                    <w:rPr>
                      <w:rFonts w:ascii="Times New Roman" w:hAnsi="Times New Roman"/>
                      <w:color w:val="auto"/>
                      <w:sz w:val="22"/>
                      <w:szCs w:val="22"/>
                      <w:lang w:val="en-GB" w:eastAsia="zh-CN"/>
                    </w:rPr>
                  </w:pPr>
                  <w:bookmarkStart w:id="14" w:name="_Form_64B"/>
                  <w:bookmarkEnd w:id="14"/>
                  <w:r>
                    <w:rPr>
                      <w:rFonts w:ascii="Times New Roman" w:hAnsi="Times New Roman"/>
                      <w:color w:val="auto"/>
                      <w:sz w:val="22"/>
                      <w:szCs w:val="22"/>
                      <w:lang w:val="en-GB" w:eastAsia="zh-CN"/>
                    </w:rPr>
                    <w:t>FORM 64B</w:t>
                  </w:r>
                </w:p>
                <w:p w14:paraId="47C798DB"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F3FDA1B"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5F9F21C3"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6DF1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682F837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01D2AD3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0A4BFA0A"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5" w:author="Aziziyah MD HAMBALI (FJCOURTS)" w:date="2020-04-24T16:16:00Z">
                    <w:r>
                      <w:rPr>
                        <w:rFonts w:ascii="Times New Roman" w:hAnsi="Times New Roman" w:cs="Times New Roman"/>
                        <w:lang w:val="en-GB"/>
                      </w:rPr>
                      <w:t>-General</w:t>
                    </w:r>
                  </w:ins>
                  <w:r>
                    <w:rPr>
                      <w:rFonts w:ascii="Times New Roman" w:hAnsi="Times New Roman" w:cs="Times New Roman"/>
                      <w:color w:val="FF0000"/>
                      <w:lang w:val="en-GB"/>
                    </w:rPr>
                    <w:t xml:space="preserve"> </w:t>
                  </w:r>
                  <w:r>
                    <w:rPr>
                      <w:rFonts w:ascii="Times New Roman" w:hAnsi="Times New Roman" w:cs="Times New Roman"/>
                      <w:lang w:val="en-GB"/>
                    </w:rPr>
                    <w:t>of Social Welfare/protector… Applicant</w:t>
                  </w:r>
                </w:p>
                <w:p w14:paraId="1FC40A0F"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EC2A34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 of Vulnerable Adult)</w:t>
                  </w:r>
                </w:p>
                <w:p w14:paraId="4BFFA4F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29686DC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6" w:author="Aziziyah MD HAMBALI (FJCOURTS)" w:date="2020-04-24T16:16:00Z">
                    <w:r>
                      <w:rPr>
                        <w:rFonts w:ascii="Times New Roman" w:hAnsi="Times New Roman" w:cs="Times New Roman"/>
                        <w:lang w:val="en-GB"/>
                      </w:rPr>
                      <w:t xml:space="preserve">-General </w:t>
                    </w:r>
                  </w:ins>
                  <w:r>
                    <w:rPr>
                      <w:rFonts w:ascii="Times New Roman" w:hAnsi="Times New Roman" w:cs="Times New Roman"/>
                    </w:rPr>
                    <w:t xml:space="preserve">of Social Welfare/protector has reason to believe that you,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2647264F"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17"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12956A16" w14:textId="6F9450E5"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4C7583">
                    <w:rPr>
                      <w:rFonts w:ascii="Times New Roman" w:hAnsi="Times New Roman" w:cs="Times New Roman"/>
                    </w:rPr>
                    <w:t>:</w:t>
                  </w:r>
                </w:p>
                <w:p w14:paraId="2A9C428D" w14:textId="77777777" w:rsidR="005E1C1A" w:rsidRPr="00AB1B6B"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 xml:space="preserve">File a Notice of Objection with the Family Justice Courts at 3 Havelock Square Singapore 059725 within seven (7) days of the service of this Notice of Application on you. Upon acceptance of your Notice by the Court, serve a copy of the Notice on the </w:t>
                  </w:r>
                  <w:r w:rsidRPr="00AB1B6B">
                    <w:rPr>
                      <w:rFonts w:ascii="Times New Roman" w:hAnsi="Times New Roman" w:cs="Times New Roman"/>
                    </w:rPr>
                    <w:lastRenderedPageBreak/>
                    <w:t>Director-General/protector at 512 Thomson Road, #10-00 MSF Building, Singapore 298136, and</w:t>
                  </w:r>
                </w:p>
                <w:p w14:paraId="47B1F5D0" w14:textId="77777777" w:rsidR="005E1C1A"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0913891D"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4D7FDD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3D50FCF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70477A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16E194E"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67CD998E"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5588BCB8"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79BCBA67"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58480045"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D3F44D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5F40A38D" w14:textId="77777777" w:rsidR="000D3C6D" w:rsidRDefault="000D3C6D" w:rsidP="000D3C6D">
                  <w:pPr>
                    <w:rPr>
                      <w:rFonts w:ascii="Times New Roman" w:hAnsi="Times New Roman" w:cs="Times New Roman"/>
                      <w:caps/>
                      <w:sz w:val="18"/>
                      <w:szCs w:val="18"/>
                      <w:lang w:val="en-GB" w:eastAsia="zh-CN"/>
                    </w:rPr>
                  </w:pPr>
                </w:p>
                <w:p w14:paraId="4DCF41F2" w14:textId="77777777" w:rsidR="000D3C6D" w:rsidRDefault="000D3C6D" w:rsidP="000D3C6D">
                  <w:pPr>
                    <w:rPr>
                      <w:rFonts w:ascii="Times New Roman" w:hAnsi="Times New Roman" w:cs="Times New Roman"/>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b)</w:t>
                  </w:r>
                </w:p>
                <w:p w14:paraId="2321C61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61B85C4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8B820E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AD2F7F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1A80760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D3DEC6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8" w:author="Aziziyah MD HAMBALI (FJCOURTS)" w:date="2020-04-24T16:17:00Z">
                    <w:r>
                      <w:rPr>
                        <w:rFonts w:ascii="Times New Roman" w:hAnsi="Times New Roman" w:cs="Times New Roman"/>
                        <w:lang w:val="en-GB"/>
                      </w:rPr>
                      <w:t>-General</w:t>
                    </w:r>
                  </w:ins>
                  <w:r>
                    <w:rPr>
                      <w:rFonts w:ascii="Times New Roman" w:hAnsi="Times New Roman" w:cs="Times New Roman"/>
                      <w:lang w:val="en-GB"/>
                    </w:rPr>
                    <w:t xml:space="preserve"> of Social Welfare/protector… Applicant</w:t>
                  </w:r>
                </w:p>
                <w:p w14:paraId="5BA3D64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7615DD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To (Name)</w:t>
                  </w:r>
                </w:p>
                <w:p w14:paraId="2D5972A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5B8FFB9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9"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3DB45714"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0"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4A7D7813" w14:textId="6870E5BB"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AB1B6B">
                    <w:rPr>
                      <w:rFonts w:ascii="Times New Roman" w:hAnsi="Times New Roman" w:cs="Times New Roman"/>
                    </w:rPr>
                    <w:t>:</w:t>
                  </w:r>
                </w:p>
                <w:p w14:paraId="41CE2D10" w14:textId="77777777" w:rsidR="00AB1B6B" w:rsidRP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4E2A3291" w14:textId="1DA3A611" w:rsid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4A745AA0" w14:textId="38A83049"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w:t>
                  </w:r>
                  <w:r w:rsidR="00AB1B6B" w:rsidRPr="00AB1B6B">
                    <w:rPr>
                      <w:rFonts w:ascii="Times New Roman" w:hAnsi="Times New Roman" w:cs="Times New Roman"/>
                    </w:rPr>
                    <w:t>you do not appear as stipulated above</w:t>
                  </w:r>
                  <w:r>
                    <w:rPr>
                      <w:rFonts w:ascii="Times New Roman" w:hAnsi="Times New Roman" w:cs="Times New Roman"/>
                    </w:rPr>
                    <w:t xml:space="preserve">, the Court may proceed to hear and determine the application without further reference to you. </w:t>
                  </w:r>
                </w:p>
                <w:p w14:paraId="6CC5914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726332D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2A38C5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74CFFF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200560D5"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09608FA4"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58734C43"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A417D5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lastRenderedPageBreak/>
                    <w:t xml:space="preserve">                                                                                                          Name &amp; Signature</w:t>
                  </w:r>
                </w:p>
                <w:p w14:paraId="34E7F33D" w14:textId="77777777" w:rsidR="00AB1B6B" w:rsidRPr="00997A51" w:rsidRDefault="000D3C6D" w:rsidP="00AB1B6B">
                  <w:pPr>
                    <w:spacing w:beforeLines="60" w:before="144" w:afterLines="120" w:after="288" w:line="259" w:lineRule="auto"/>
                    <w:jc w:val="center"/>
                    <w:outlineLvl w:val="0"/>
                    <w:rPr>
                      <w:rFonts w:ascii="Times New Roman" w:hAnsi="Times New Roman" w:cs="Times New Roman"/>
                      <w:caps/>
                      <w:sz w:val="22"/>
                      <w:szCs w:val="22"/>
                      <w:lang w:val="en-GB" w:eastAsia="zh-CN"/>
                    </w:rPr>
                  </w:pPr>
                  <w:r>
                    <w:rPr>
                      <w:rFonts w:asciiTheme="majorHAnsi" w:hAnsiTheme="majorHAnsi" w:cstheme="majorBidi"/>
                      <w:color w:val="2E74B5" w:themeColor="accent1" w:themeShade="BF"/>
                      <w:sz w:val="32"/>
                      <w:szCs w:val="32"/>
                      <w:lang w:val="en-GB" w:eastAsia="zh-CN"/>
                    </w:rPr>
                    <w:br w:type="page"/>
                  </w:r>
                  <w:bookmarkStart w:id="21" w:name="_Form_64C"/>
                  <w:bookmarkStart w:id="22" w:name="Form64C"/>
                  <w:bookmarkEnd w:id="21"/>
                  <w:bookmarkEnd w:id="22"/>
                  <w:r w:rsidR="00AB1B6B" w:rsidRPr="00997A51">
                    <w:rPr>
                      <w:rFonts w:ascii="Times New Roman" w:hAnsi="Times New Roman" w:cs="Times New Roman"/>
                      <w:caps/>
                      <w:sz w:val="22"/>
                      <w:szCs w:val="22"/>
                      <w:lang w:val="en-GB" w:eastAsia="zh-CN"/>
                    </w:rPr>
                    <w:t>Form 64B-1</w:t>
                  </w:r>
                </w:p>
                <w:p w14:paraId="416B283B" w14:textId="77777777" w:rsidR="00AB1B6B" w:rsidRPr="00997A51" w:rsidRDefault="00AB1B6B" w:rsidP="00AB1B6B">
                  <w:pPr>
                    <w:keepNext/>
                    <w:keepLines/>
                    <w:suppressAutoHyphens/>
                    <w:spacing w:before="240" w:after="120" w:line="240" w:lineRule="auto"/>
                    <w:rPr>
                      <w:rFonts w:ascii="Times New Roman" w:hAnsi="Times New Roman" w:cs="Times New Roman"/>
                      <w:caps/>
                      <w:sz w:val="18"/>
                      <w:szCs w:val="18"/>
                      <w:lang w:val="en-GB" w:eastAsia="zh-CN"/>
                    </w:rPr>
                  </w:pPr>
                  <w:r w:rsidRPr="00997A51">
                    <w:rPr>
                      <w:rFonts w:ascii="Times New Roman" w:hAnsi="Times New Roman" w:cs="Times New Roman"/>
                      <w:caps/>
                      <w:sz w:val="18"/>
                      <w:szCs w:val="18"/>
                      <w:lang w:val="en-GB" w:eastAsia="zh-CN"/>
                    </w:rPr>
                    <w:t>R. 295I(1A)</w:t>
                  </w:r>
                </w:p>
                <w:p w14:paraId="46F32B5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IN THE FAMILY JUSTICE COURTS OF THE REPUBLIC OF SINGAPORE</w:t>
                  </w:r>
                </w:p>
                <w:p w14:paraId="79D25C27"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xml:space="preserve">In the Matter of Section 22(4) of the </w:t>
                  </w:r>
                </w:p>
                <w:p w14:paraId="1626432D"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VULNERABLE ADULTS ACT 2018</w:t>
                  </w:r>
                </w:p>
                <w:p w14:paraId="54EBC45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73D7A01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Vulnerable Adult]</w:t>
                  </w:r>
                </w:p>
                <w:p w14:paraId="3225301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Director-General of Social Welfare/protector… Applicant</w:t>
                  </w:r>
                </w:p>
                <w:p w14:paraId="57B333A1"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10D08DB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Respondent]</w:t>
                  </w:r>
                </w:p>
                <w:p w14:paraId="2BD88FD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Respondent</w:t>
                  </w:r>
                </w:p>
                <w:p w14:paraId="2E135BC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NOTICE OF APPLICATION</w:t>
                  </w:r>
                </w:p>
                <w:p w14:paraId="37B513B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(Name of Respondent)</w:t>
                  </w:r>
                </w:p>
                <w:p w14:paraId="38C1802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Of (Address)</w:t>
                  </w:r>
                </w:p>
                <w:p w14:paraId="725E7F5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b/>
                      <w:sz w:val="22"/>
                      <w:szCs w:val="22"/>
                      <w:lang w:eastAsia="en-US"/>
                    </w:rPr>
                    <w:t>WHEREAS</w:t>
                  </w:r>
                  <w:r w:rsidRPr="00997A51">
                    <w:rPr>
                      <w:rFonts w:ascii="Times New Roman" w:eastAsia="Calibri" w:hAnsi="Times New Roman" w:cs="Times New Roman"/>
                      <w:sz w:val="22"/>
                      <w:szCs w:val="22"/>
                      <w:lang w:eastAsia="en-US"/>
                    </w:rPr>
                    <w:t xml:space="preserve"> the Director-General of Social Welfare/protector that you have, without the Director-General’s approval, on [specify date] on [specify platform], in contravention of [specify section 22(1) / (2</w:t>
                  </w:r>
                  <w:proofErr w:type="gramStart"/>
                  <w:r w:rsidRPr="00997A51">
                    <w:rPr>
                      <w:rFonts w:ascii="Times New Roman" w:eastAsia="Calibri" w:hAnsi="Times New Roman" w:cs="Times New Roman"/>
                      <w:sz w:val="22"/>
                      <w:szCs w:val="22"/>
                      <w:lang w:eastAsia="en-US"/>
                    </w:rPr>
                    <w:t>)]*</w:t>
                  </w:r>
                  <w:proofErr w:type="gramEnd"/>
                  <w:r w:rsidRPr="00997A51">
                    <w:rPr>
                      <w:rFonts w:ascii="Times New Roman" w:eastAsia="Calibri" w:hAnsi="Times New Roman" w:cs="Times New Roman"/>
                      <w:sz w:val="22"/>
                      <w:szCs w:val="22"/>
                      <w:lang w:eastAsia="en-US"/>
                    </w:rPr>
                    <w:t xml:space="preserve"> of the above-mentioned Act, published, or broadcast, information or picture(s) that identify(</w:t>
                  </w:r>
                  <w:proofErr w:type="spellStart"/>
                  <w:r w:rsidRPr="00997A51">
                    <w:rPr>
                      <w:rFonts w:ascii="Times New Roman" w:eastAsia="Calibri" w:hAnsi="Times New Roman" w:cs="Times New Roman"/>
                      <w:sz w:val="22"/>
                      <w:szCs w:val="22"/>
                      <w:lang w:eastAsia="en-US"/>
                    </w:rPr>
                    <w:t>ies</w:t>
                  </w:r>
                  <w:proofErr w:type="spellEnd"/>
                  <w:r w:rsidRPr="00997A51">
                    <w:rPr>
                      <w:rFonts w:ascii="Times New Roman" w:eastAsia="Calibri" w:hAnsi="Times New Roman" w:cs="Times New Roman"/>
                      <w:sz w:val="22"/>
                      <w:szCs w:val="22"/>
                      <w:lang w:eastAsia="en-US"/>
                    </w:rPr>
                    <w:t>) or is/are likely to lead to the identification of:</w:t>
                  </w:r>
                </w:p>
                <w:p w14:paraId="2E47C2E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insert the applicable sub-paragraph of 22(1) or 22(2) as the case may be:</w:t>
                  </w:r>
                </w:p>
                <w:p w14:paraId="120E29C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997A51">
                    <w:rPr>
                      <w:rFonts w:ascii="Times New Roman" w:eastAsia="Calibri" w:hAnsi="Times New Roman" w:cs="Times New Roman"/>
                      <w:sz w:val="22"/>
                      <w:szCs w:val="22"/>
                      <w:lang w:eastAsia="en-US"/>
                    </w:rPr>
                    <w:t>neglect;</w:t>
                  </w:r>
                  <w:proofErr w:type="gramEnd"/>
                </w:p>
                <w:p w14:paraId="4464D6A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vulnerable adult who has been committed to a place of temporary care and protection or place of safety or to the care of a fit person under this Act; or</w:t>
                  </w:r>
                </w:p>
                <w:p w14:paraId="6B8AF8E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 a vulnerable adult who is the subject of an order made by a court under this Act.</w:t>
                  </w:r>
                </w:p>
                <w:p w14:paraId="4D7C10B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2B99D89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4816840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fit person under whose care an individual or a vulnerable adult mentioned in subsection (1)(a), (b) or (c) is placed, or the location of the premises of such a fit person.]</w:t>
                  </w:r>
                </w:p>
                <w:p w14:paraId="22D3C75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3193942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AND WHEREAS</w:t>
                  </w:r>
                  <w:r w:rsidRPr="00997A51">
                    <w:rPr>
                      <w:rFonts w:ascii="Times New Roman" w:eastAsia="Calibri" w:hAnsi="Times New Roman"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997A51">
                    <w:rPr>
                      <w:rFonts w:ascii="Times New Roman" w:eastAsia="Calibri" w:hAnsi="Times New Roman" w:cs="Times New Roman"/>
                      <w:sz w:val="22"/>
                      <w:szCs w:val="22"/>
                      <w:lang w:eastAsia="en-US"/>
                    </w:rPr>
                    <w:t>);</w:t>
                  </w:r>
                  <w:proofErr w:type="gramEnd"/>
                </w:p>
                <w:p w14:paraId="05A64D98"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lastRenderedPageBreak/>
                    <w:tab/>
                  </w:r>
                  <w:r w:rsidRPr="00997A51">
                    <w:rPr>
                      <w:rFonts w:ascii="Times New Roman" w:eastAsia="Calibri" w:hAnsi="Times New Roman" w:cs="Times New Roman"/>
                      <w:b/>
                      <w:sz w:val="22"/>
                      <w:szCs w:val="22"/>
                      <w:lang w:eastAsia="en-US"/>
                    </w:rPr>
                    <w:t xml:space="preserve">YOU ARE HEREBY GIVEN NOTICE </w:t>
                  </w:r>
                  <w:r w:rsidRPr="00997A51">
                    <w:rPr>
                      <w:rFonts w:ascii="Times New Roman" w:eastAsia="Calibri" w:hAnsi="Times New Roman" w:cs="Times New Roman"/>
                      <w:sz w:val="22"/>
                      <w:szCs w:val="22"/>
                      <w:lang w:eastAsia="en-US"/>
                    </w:rPr>
                    <w:t>of the above application. If you wish to object to the application, you are to:</w:t>
                  </w:r>
                </w:p>
                <w:p w14:paraId="57FB7C03"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(a) </w:t>
                  </w:r>
                  <w:r w:rsidRPr="00997A5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65D156FB"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(b) </w:t>
                  </w:r>
                  <w:r w:rsidRPr="00997A5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2B02B77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TAKE NOTICE</w:t>
                  </w:r>
                  <w:r w:rsidRPr="00997A5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2246549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Dated this _______ day of ________________, 20 ______.</w:t>
                  </w:r>
                </w:p>
                <w:p w14:paraId="7F27C2F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p>
                <w:p w14:paraId="336FCB6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i/>
                      <w:sz w:val="22"/>
                      <w:szCs w:val="22"/>
                      <w:lang w:eastAsia="en-US"/>
                    </w:rPr>
                    <w:t>Court Seal</w:t>
                  </w:r>
                </w:p>
                <w:p w14:paraId="62DB45D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w:t>
                  </w:r>
                </w:p>
                <w:p w14:paraId="1113735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Clerk</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District Judge / Magistrate</w:t>
                  </w:r>
                </w:p>
                <w:p w14:paraId="323CC4D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Department …………………………</w:t>
                  </w:r>
                </w:p>
                <w:p w14:paraId="60577B9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Received the duplicate of this process on the ________day of __________________, 20_____.</w:t>
                  </w:r>
                </w:p>
                <w:p w14:paraId="172C23E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p>
                <w:p w14:paraId="1369E73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p>
                <w:p w14:paraId="60D775A7"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6379"/>
                    </w:tabs>
                    <w:spacing w:before="0" w:after="160" w:line="259" w:lineRule="auto"/>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t>Name &amp; Signature</w:t>
                  </w:r>
                </w:p>
                <w:p w14:paraId="02348BE8" w14:textId="182A9B82" w:rsidR="00AB1B6B" w:rsidRPr="00AB1B6B"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iCs/>
                      <w:sz w:val="20"/>
                      <w:szCs w:val="20"/>
                      <w:lang w:eastAsia="en-US"/>
                    </w:rPr>
                  </w:pPr>
                  <w:r w:rsidRPr="00997A51">
                    <w:rPr>
                      <w:rFonts w:ascii="Times New Roman" w:eastAsia="Calibri" w:hAnsi="Times New Roman" w:cs="Times New Roman"/>
                      <w:i/>
                      <w:iCs/>
                      <w:sz w:val="20"/>
                      <w:szCs w:val="20"/>
                      <w:lang w:eastAsia="en-US"/>
                    </w:rPr>
                    <w:t>*delete where inapplicable</w:t>
                  </w:r>
                </w:p>
                <w:p w14:paraId="1D71FB4D" w14:textId="31ED9331" w:rsidR="000D3C6D" w:rsidRDefault="000D3C6D" w:rsidP="000D3C6D">
                  <w:pPr>
                    <w:pStyle w:val="Heading1"/>
                    <w:jc w:val="center"/>
                    <w:rPr>
                      <w:rFonts w:ascii="Times New Roman" w:hAnsi="Times New Roman"/>
                      <w:sz w:val="22"/>
                      <w:szCs w:val="22"/>
                      <w:lang w:val="en-GB" w:eastAsia="zh-CN"/>
                    </w:rPr>
                  </w:pPr>
                  <w:r>
                    <w:rPr>
                      <w:rFonts w:ascii="Times New Roman" w:hAnsi="Times New Roman"/>
                      <w:color w:val="auto"/>
                      <w:sz w:val="22"/>
                      <w:szCs w:val="22"/>
                      <w:lang w:val="en-GB" w:eastAsia="zh-CN"/>
                    </w:rPr>
                    <w:t>FORM 64C</w:t>
                  </w:r>
                </w:p>
                <w:p w14:paraId="38C26F26"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2)</w:t>
                  </w:r>
                </w:p>
                <w:p w14:paraId="162EC4C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B407E3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Section 7(3)/10(4) of the </w:t>
                  </w:r>
                </w:p>
                <w:p w14:paraId="1437792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2F2F66D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488A381A"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7997150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lastRenderedPageBreak/>
                    <w:t>Director</w:t>
                  </w:r>
                  <w:ins w:id="23"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40EE112"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 xml:space="preserve">NOTICE OF APPLICATION </w:t>
                  </w:r>
                </w:p>
                <w:p w14:paraId="39DD517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To (Name of Vulnerable Adult)</w:t>
                  </w:r>
                </w:p>
                <w:p w14:paraId="7A8B51F1"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Of (Address)</w:t>
                  </w:r>
                </w:p>
                <w:p w14:paraId="4DD3733A"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24"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you have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43F84878"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5" w:author="zhuoneng goh" w:date="2020-05-14T18:01:00Z">
                    <w:r>
                      <w:rPr>
                        <w:rFonts w:ascii="Times New Roman" w:hAnsi="Times New Roman" w:cs="Times New Roman"/>
                      </w:rPr>
                      <w:t>-</w:t>
                    </w:r>
                  </w:ins>
                  <w:ins w:id="26" w:author="zhuoneng goh" w:date="2020-05-14T18:02:00Z">
                    <w:r>
                      <w:rPr>
                        <w:rFonts w:ascii="Times New Roman" w:hAnsi="Times New Roman" w:cs="Times New Roman"/>
                      </w:rPr>
                      <w:t>General</w:t>
                    </w:r>
                  </w:ins>
                  <w:r>
                    <w:rPr>
                      <w:rFonts w:ascii="Times New Roman" w:hAnsi="Times New Roman" w:cs="Times New Roman"/>
                    </w:rPr>
                    <w:t>/protector has been made for an order under [specify which order under section 7(3)/10(4)] of the above-mentioned Act, namely [state nature of order].</w:t>
                  </w:r>
                </w:p>
                <w:p w14:paraId="2700F99D" w14:textId="2D7432D4"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w:t>
                  </w:r>
                  <w:proofErr w:type="gramStart"/>
                  <w:r>
                    <w:rPr>
                      <w:rFonts w:ascii="Times New Roman" w:hAnsi="Times New Roman" w:cs="Times New Roman"/>
                    </w:rPr>
                    <w:t xml:space="preserve">to </w:t>
                  </w:r>
                  <w:r w:rsidR="006B1015">
                    <w:rPr>
                      <w:rFonts w:ascii="Times New Roman" w:hAnsi="Times New Roman" w:cs="Times New Roman"/>
                    </w:rPr>
                    <w:t>:</w:t>
                  </w:r>
                  <w:proofErr w:type="gramEnd"/>
                </w:p>
                <w:p w14:paraId="7EB7E129" w14:textId="77777777" w:rsidR="006B1015" w:rsidRP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(a) </w:t>
                  </w:r>
                  <w:r w:rsidRPr="006B1015">
                    <w:rPr>
                      <w:rFonts w:ascii="Times New Roman" w:hAnsi="Times New Roman" w:cs="Times New Roman"/>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5DCECA94" w14:textId="6F45E431" w:rsid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(b) </w:t>
                  </w:r>
                  <w:r w:rsidRPr="006B1015">
                    <w:rPr>
                      <w:rFonts w:ascii="Times New Roman" w:hAnsi="Times New Roman" w:cs="Times New Roman"/>
                    </w:rPr>
                    <w:tab/>
                    <w:t>Appear at (Court Room) of the Family Justice Courts, 3 Havelock Square Singapore 059725 on (date) at (time) to be heard on the application.</w:t>
                  </w:r>
                </w:p>
                <w:p w14:paraId="6B74C397"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79806399"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p>
                <w:p w14:paraId="4D79EC9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5975B75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1406783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573DBA8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7628C45F"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150264BA"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17DF02E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17FD8E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00B1B0A0"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3BD1AA4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757DB8C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p>
                <w:p w14:paraId="7325EFC5" w14:textId="77777777" w:rsidR="000D3C6D" w:rsidRDefault="000D3C6D" w:rsidP="000D3C6D">
                  <w:pPr>
                    <w:rPr>
                      <w:rFonts w:asciiTheme="minorHAnsi" w:hAnsiTheme="minorHAnsi" w:cstheme="minorBidi"/>
                    </w:rPr>
                  </w:pPr>
                  <w:r>
                    <w:br w:type="page"/>
                  </w:r>
                </w:p>
                <w:p w14:paraId="116C5E2B" w14:textId="77777777" w:rsidR="000D3C6D" w:rsidRDefault="000D3C6D" w:rsidP="000D3C6D">
                  <w:pPr>
                    <w:pStyle w:val="Heading1"/>
                    <w:jc w:val="center"/>
                    <w:rPr>
                      <w:rFonts w:ascii="Times New Roman" w:hAnsi="Times New Roman"/>
                      <w:color w:val="auto"/>
                      <w:sz w:val="22"/>
                      <w:szCs w:val="22"/>
                      <w:lang w:val="en-GB" w:eastAsia="zh-CN"/>
                    </w:rPr>
                  </w:pPr>
                  <w:bookmarkStart w:id="27" w:name="Form64D"/>
                  <w:bookmarkStart w:id="28" w:name="_FoRM_64D"/>
                  <w:bookmarkEnd w:id="27"/>
                  <w:bookmarkEnd w:id="28"/>
                  <w:r>
                    <w:rPr>
                      <w:rFonts w:ascii="Times New Roman" w:hAnsi="Times New Roman"/>
                      <w:color w:val="auto"/>
                      <w:sz w:val="22"/>
                      <w:szCs w:val="22"/>
                      <w:lang w:val="en-GB" w:eastAsia="zh-CN"/>
                    </w:rPr>
                    <w:t>FORM 64D</w:t>
                  </w:r>
                </w:p>
                <w:p w14:paraId="05654601"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4)</w:t>
                  </w:r>
                </w:p>
                <w:p w14:paraId="193B588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4C0D7F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4528ED4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E24780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81D118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3E35A32F"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9"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2AC21EB0"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TO DISPUTE MENTAL CAPACITY</w:t>
                  </w:r>
                </w:p>
                <w:p w14:paraId="74200CE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Director</w:t>
                  </w:r>
                  <w:ins w:id="30"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0C9B878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45AC2ED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Whereas an application has been made by the above applicant for an Order under Section 14 of the abovementioned Act; and the abovementioned vulnerable adult had received the Notice of Application from the Director</w:t>
                  </w:r>
                  <w:ins w:id="31"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on [date] at [state address, email etc. where the Notice of Application was received].</w:t>
                  </w:r>
                </w:p>
                <w:p w14:paraId="798D1F2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Pr>
                      <w:rFonts w:ascii="Times New Roman" w:hAnsi="Times New Roman" w:cs="Times New Roman"/>
                      <w:b/>
                    </w:rPr>
                    <w:t xml:space="preserve"> </w:t>
                  </w:r>
                  <w:r>
                    <w:rPr>
                      <w:rFonts w:ascii="Times New Roman" w:hAnsi="Times New Roman" w:cs="Times New Roman"/>
                    </w:rPr>
                    <w:t>Director</w:t>
                  </w:r>
                  <w:ins w:id="32"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w:t>
                  </w:r>
                  <w:r>
                    <w:rPr>
                      <w:rFonts w:ascii="Times New Roman" w:hAnsi="Times New Roman" w:cs="Times New Roman"/>
                      <w:b/>
                    </w:rPr>
                    <w:t xml:space="preserve"> </w:t>
                  </w:r>
                  <w:r>
                    <w:rPr>
                      <w:rFonts w:ascii="Times New Roman" w:hAnsi="Times New Roman" w:cs="Times New Roman"/>
                    </w:rPr>
                    <w:t xml:space="preserve">under the above-mentioned Act and wish to be heard on the same. </w:t>
                  </w:r>
                </w:p>
                <w:p w14:paraId="35F023F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[Facts/Documents in support]</w:t>
                  </w:r>
                </w:p>
                <w:p w14:paraId="58A0484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18023A5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lastRenderedPageBreak/>
                    <w:t xml:space="preserve">[Note: this must be an address in Singapore. If a solicitor is acting for you, give the name and address of your solicitor in Singapore.] </w:t>
                  </w:r>
                </w:p>
                <w:p w14:paraId="2885E8D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3441440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46DBEA4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upon filing this Notice and if accepted, the Court will fix a case conference for which my attendance is required for the Court to give directions on the matter.</w:t>
                  </w:r>
                </w:p>
                <w:p w14:paraId="7DB6A96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38E0D4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B9FC7BD"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1BBE75EE" w14:textId="77777777" w:rsidR="000D3C6D" w:rsidRDefault="000D3C6D" w:rsidP="000D3C6D">
                  <w:pPr>
                    <w:rPr>
                      <w:rFonts w:asciiTheme="minorHAnsi" w:hAnsiTheme="minorHAnsi" w:cstheme="minorBidi"/>
                    </w:rPr>
                  </w:pPr>
                </w:p>
                <w:p w14:paraId="74BEDDE3" w14:textId="77777777" w:rsidR="000D3C6D" w:rsidRDefault="000D3C6D" w:rsidP="000D3C6D">
                  <w:pPr>
                    <w:pStyle w:val="Heading1"/>
                    <w:jc w:val="center"/>
                    <w:rPr>
                      <w:rFonts w:ascii="Times New Roman" w:hAnsi="Times New Roman"/>
                      <w:color w:val="auto"/>
                      <w:sz w:val="22"/>
                      <w:szCs w:val="22"/>
                    </w:rPr>
                  </w:pPr>
                  <w:bookmarkStart w:id="33" w:name="Form64E"/>
                  <w:bookmarkStart w:id="34" w:name="_FORM_64E"/>
                  <w:bookmarkEnd w:id="33"/>
                  <w:bookmarkEnd w:id="34"/>
                  <w:r>
                    <w:rPr>
                      <w:rFonts w:ascii="Times New Roman" w:hAnsi="Times New Roman"/>
                      <w:color w:val="auto"/>
                      <w:sz w:val="22"/>
                      <w:szCs w:val="22"/>
                    </w:rPr>
                    <w:t>FORM 64E</w:t>
                  </w:r>
                </w:p>
                <w:p w14:paraId="595330AB"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J(</w:t>
                  </w:r>
                  <w:proofErr w:type="gramEnd"/>
                  <w:r>
                    <w:rPr>
                      <w:rFonts w:ascii="Times New Roman" w:hAnsi="Times New Roman" w:cs="Times New Roman"/>
                      <w:sz w:val="18"/>
                      <w:szCs w:val="18"/>
                    </w:rPr>
                    <w:t>1)</w:t>
                  </w:r>
                </w:p>
                <w:p w14:paraId="677EFCD7" w14:textId="77777777" w:rsidR="000D3C6D" w:rsidRDefault="000D3C6D" w:rsidP="000D3C6D">
                  <w:pPr>
                    <w:jc w:val="center"/>
                    <w:rPr>
                      <w:rFonts w:asciiTheme="minorHAnsi" w:hAnsiTheme="minorHAnsi" w:cstheme="minorBidi"/>
                      <w:b/>
                      <w:sz w:val="20"/>
                      <w:szCs w:val="22"/>
                      <w:lang w:val="en-GB"/>
                    </w:rPr>
                  </w:pPr>
                </w:p>
                <w:p w14:paraId="0DB6B37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u w:val="single"/>
                      <w:lang w:val="en-GB"/>
                    </w:rPr>
                  </w:pPr>
                  <w:r>
                    <w:rPr>
                      <w:rFonts w:ascii="Times New Roman" w:hAnsi="Times New Roman" w:cs="Times New Roman"/>
                      <w:b/>
                      <w:u w:val="single"/>
                      <w:lang w:val="en-GB"/>
                    </w:rPr>
                    <w:t>IN THE FAMILY JUSTICE COURTS OF THE REPUBLIC OF SINGAPORE</w:t>
                  </w:r>
                </w:p>
                <w:p w14:paraId="350F197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1F50F08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7F274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2189122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228AE85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5"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460040F3"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OBJECTIONS</w:t>
                  </w:r>
                </w:p>
                <w:p w14:paraId="12C880F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1088A0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To: </w:t>
                  </w:r>
                </w:p>
                <w:p w14:paraId="2FA30F0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I)Family Justice Courts</w:t>
                  </w:r>
                </w:p>
                <w:p w14:paraId="1D8417A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II) Director</w:t>
                  </w:r>
                  <w:ins w:id="36"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6F8CE7B1" w14:textId="3752261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 xml:space="preserve">1.  </w:t>
                  </w:r>
                  <w:r>
                    <w:rPr>
                      <w:rFonts w:ascii="Times New Roman" w:hAnsi="Times New Roman" w:cs="Times New Roman"/>
                    </w:rPr>
                    <w:tab/>
                    <w:t xml:space="preserve">Whereas an application has been made by the above applicant for an Order under section 14 of the abovementioned Act and that a Notice of Application was served on </w:t>
                  </w:r>
                  <w:r w:rsidR="001A4106" w:rsidRPr="001A4106">
                    <w:rPr>
                      <w:rFonts w:ascii="Times New Roman" w:hAnsi="Times New Roman" w:cs="Times New Roman"/>
                    </w:rPr>
                    <w:t xml:space="preserve">me/the Respondent*. </w:t>
                  </w:r>
                  <w:r>
                    <w:rPr>
                      <w:rFonts w:ascii="Times New Roman" w:hAnsi="Times New Roman" w:cs="Times New Roman"/>
                    </w:rPr>
                    <w:t xml:space="preserve"> </w:t>
                  </w:r>
                </w:p>
                <w:p w14:paraId="3F2A44CC" w14:textId="77777777" w:rsidR="001A4106"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 xml:space="preserve">I, [state name] </w:t>
                  </w:r>
                  <w:r w:rsidR="001A4106" w:rsidRPr="001A4106">
                    <w:rPr>
                      <w:rFonts w:ascii="Times New Roman" w:hAnsi="Times New Roman" w:cs="Times New Roman"/>
                    </w:rPr>
                    <w:t>[Identification Number (for Respondent) / Practicing Certificate Number (for solicitor</w:t>
                  </w:r>
                  <w:proofErr w:type="gramStart"/>
                  <w:r w:rsidR="001A4106" w:rsidRPr="001A4106">
                    <w:rPr>
                      <w:rFonts w:ascii="Times New Roman" w:hAnsi="Times New Roman" w:cs="Times New Roman"/>
                    </w:rPr>
                    <w:t>)]*</w:t>
                  </w:r>
                  <w:proofErr w:type="gramEnd"/>
                  <w:r w:rsidR="001A4106" w:rsidRPr="001A4106">
                    <w:rPr>
                      <w:rFonts w:ascii="Times New Roman" w:hAnsi="Times New Roman" w:cs="Times New Roman"/>
                    </w:rPr>
                    <w:t xml:space="preserve">, the [state nature of relationship to the vulnerable adult (e.g., father, daughter)] of the vulnerable adult hereby give notice that I/the Respondent* intend to object to the application and wish to be heard on the same. </w:t>
                  </w:r>
                </w:p>
                <w:p w14:paraId="46EEC8B0" w14:textId="414CECEE"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[Brief Grounds/Reasons for objections]</w:t>
                  </w:r>
                </w:p>
                <w:p w14:paraId="5195E718" w14:textId="7CE7B15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w:t>
                  </w:r>
                  <w:r w:rsidR="001A4106" w:rsidRPr="001A4106">
                    <w:rPr>
                      <w:rFonts w:ascii="Times New Roman" w:hAnsi="Times New Roman" w:cs="Times New Roman"/>
                    </w:rPr>
                    <w:t>me/the Respondent*</w:t>
                  </w:r>
                  <w:r>
                    <w:rPr>
                      <w:rFonts w:ascii="Times New Roman" w:hAnsi="Times New Roman" w:cs="Times New Roman"/>
                    </w:rPr>
                    <w:t xml:space="preserve"> is: </w:t>
                  </w:r>
                </w:p>
                <w:p w14:paraId="04B87C92" w14:textId="77777777"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 xml:space="preserve">[Note: This must be an address in Singapore. If a solicitor is acting for you, give the name and address of your solicitor in Singapore.] </w:t>
                  </w:r>
                </w:p>
                <w:p w14:paraId="6F0E9306" w14:textId="77777777" w:rsid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[If the Respondent is a minor (</w:t>
                  </w:r>
                  <w:proofErr w:type="gramStart"/>
                  <w:r w:rsidRPr="001A4106">
                    <w:rPr>
                      <w:rFonts w:ascii="Times New Roman" w:hAnsi="Times New Roman" w:cs="Times New Roman"/>
                    </w:rPr>
                    <w:t>i.e.</w:t>
                  </w:r>
                  <w:proofErr w:type="gramEnd"/>
                  <w:r w:rsidRPr="001A4106">
                    <w:rPr>
                      <w:rFonts w:ascii="Times New Roman" w:hAnsi="Times New Roman" w:cs="Times New Roman"/>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78331B5B" w14:textId="035BAD28" w:rsidR="000D3C6D" w:rsidRDefault="000D3C6D"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5BAD5AE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1D876357" w14:textId="009500E3"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i/>
                      <w:iCs/>
                    </w:rPr>
                  </w:pPr>
                  <w:r>
                    <w:rPr>
                      <w:rFonts w:ascii="Times New Roman" w:hAnsi="Times New Roman" w:cs="Times New Roman"/>
                    </w:rPr>
                    <w:t xml:space="preserve">5. </w:t>
                  </w:r>
                  <w:r>
                    <w:rPr>
                      <w:rFonts w:ascii="Times New Roman" w:hAnsi="Times New Roman" w:cs="Times New Roman"/>
                    </w:rPr>
                    <w:tab/>
                  </w:r>
                  <w:r w:rsidRPr="001A4106">
                    <w:rPr>
                      <w:rFonts w:ascii="Times New Roman" w:hAnsi="Times New Roman" w:cs="Times New Roman"/>
                    </w:rPr>
                    <w:t xml:space="preserve">Particulars of solicitor appointed by the Litigation Representative </w:t>
                  </w:r>
                  <w:r w:rsidRPr="001A4106">
                    <w:rPr>
                      <w:rFonts w:ascii="Times New Roman" w:hAnsi="Times New Roman" w:cs="Times New Roman"/>
                      <w:i/>
                      <w:iCs/>
                    </w:rPr>
                    <w:t>(if applicable)</w:t>
                  </w:r>
                </w:p>
                <w:p w14:paraId="0C4F6263" w14:textId="1F918AB7" w:rsidR="00307BCC" w:rsidRPr="00307BCC" w:rsidRDefault="001A4106"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Pr>
                      <w:rFonts w:ascii="Times New Roman" w:hAnsi="Times New Roman" w:cs="Times New Roman"/>
                    </w:rPr>
                    <w:tab/>
                  </w:r>
                  <w:r w:rsidR="00545B60" w:rsidRPr="00545B60">
                    <w:rPr>
                      <w:rFonts w:ascii="Times New Roman" w:hAnsi="Times New Roman" w:cs="Times New Roman"/>
                      <w:iCs/>
                    </w:rPr>
                    <w:t>Name of Law Firm:</w:t>
                  </w:r>
                  <w:r w:rsidR="00307BCC">
                    <w:t xml:space="preserve"> </w:t>
                  </w:r>
                </w:p>
                <w:p w14:paraId="5C7E19D9" w14:textId="77777777" w:rsidR="00307BCC" w:rsidRPr="00307BCC" w:rsidRDefault="00307BCC"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Address of Law Firm:</w:t>
                  </w:r>
                </w:p>
                <w:p w14:paraId="2DFF5F76" w14:textId="2D8355E3" w:rsidR="00545B60" w:rsidRPr="001A4106"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 xml:space="preserve">Email &amp; contact number of </w:t>
                  </w:r>
                  <w:proofErr w:type="gramStart"/>
                  <w:r w:rsidRPr="00307BCC">
                    <w:rPr>
                      <w:rFonts w:ascii="Times New Roman" w:hAnsi="Times New Roman" w:cs="Times New Roman"/>
                      <w:iCs/>
                    </w:rPr>
                    <w:t>solicitor</w:t>
                  </w:r>
                  <w:proofErr w:type="gramEnd"/>
                  <w:r w:rsidRPr="00307BCC">
                    <w:rPr>
                      <w:rFonts w:ascii="Times New Roman" w:hAnsi="Times New Roman" w:cs="Times New Roman"/>
                      <w:iCs/>
                    </w:rPr>
                    <w:t>:</w:t>
                  </w:r>
                  <w:r w:rsidR="001A4106" w:rsidRPr="001A4106">
                    <w:rPr>
                      <w:rFonts w:ascii="Times New Roman" w:hAnsi="Times New Roman" w:cs="Times New Roman"/>
                      <w:iCs/>
                    </w:rPr>
                    <w:tab/>
                  </w:r>
                </w:p>
                <w:p w14:paraId="078D8C78" w14:textId="0025A0CA" w:rsidR="000D3C6D"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6</w:t>
                  </w:r>
                  <w:r w:rsidR="001A4106">
                    <w:rPr>
                      <w:rFonts w:ascii="Times New Roman" w:hAnsi="Times New Roman" w:cs="Times New Roman"/>
                    </w:rPr>
                    <w:t>.</w:t>
                  </w:r>
                  <w:r w:rsidR="000D3C6D">
                    <w:rPr>
                      <w:rFonts w:ascii="Times New Roman" w:hAnsi="Times New Roman" w:cs="Times New Roman"/>
                    </w:rPr>
                    <w:tab/>
                  </w:r>
                  <w:r w:rsidRPr="00307BCC">
                    <w:rPr>
                      <w:rFonts w:ascii="Times New Roman" w:hAnsi="Times New Roman" w:cs="Times New Roman"/>
                    </w:rPr>
                    <w:t>I understand that after the Notice of Objection has been filed and accepted by the Family Justice Courts, the Notice of Objection is to be served on the Director-General of Social Welfare/ protector, Ministry of Social and Family Development (MSF) and a case conference will be fixed where the Court may give such directions as it deems fit.</w:t>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t xml:space="preserve">                        Name &amp; </w:t>
                  </w:r>
                  <w:proofErr w:type="gramStart"/>
                  <w:r w:rsidR="000D3C6D">
                    <w:rPr>
                      <w:rFonts w:ascii="Times New Roman" w:hAnsi="Times New Roman" w:cs="Times New Roman"/>
                    </w:rPr>
                    <w:t>Signature:_</w:t>
                  </w:r>
                  <w:proofErr w:type="gramEnd"/>
                  <w:r w:rsidR="000D3C6D">
                    <w:rPr>
                      <w:rFonts w:ascii="Times New Roman" w:hAnsi="Times New Roman" w:cs="Times New Roman"/>
                    </w:rPr>
                    <w:t>____________</w:t>
                  </w:r>
                </w:p>
                <w:p w14:paraId="5C527989" w14:textId="59FF71C6"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w:t>
                  </w:r>
                  <w:r w:rsidR="00307BCC">
                    <w:rPr>
                      <w:rFonts w:ascii="Times New Roman" w:hAnsi="Times New Roman" w:cs="Times New Roman"/>
                    </w:rPr>
                    <w:t xml:space="preserve"> </w:t>
                  </w:r>
                  <w:r w:rsidR="00307BCC" w:rsidRPr="00307BCC">
                    <w:rPr>
                      <w:rFonts w:ascii="Times New Roman" w:hAnsi="Times New Roman" w:cs="Times New Roman"/>
                    </w:rPr>
                    <w:t>(of Respondent):</w:t>
                  </w:r>
                  <w:r>
                    <w:rPr>
                      <w:rFonts w:ascii="Times New Roman" w:hAnsi="Times New Roman" w:cs="Times New Roman"/>
                    </w:rPr>
                    <w:t xml:space="preserve"> _____________</w:t>
                  </w:r>
                </w:p>
                <w:p w14:paraId="630D6179" w14:textId="50370433" w:rsidR="000D3C6D" w:rsidRDefault="00307BCC"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r>
                    <w:rPr>
                      <w:rFonts w:ascii="Times New Roman" w:hAnsi="Times New Roman" w:cs="Times New Roman"/>
                      <w:i/>
                      <w:iCs/>
                    </w:rPr>
                    <w:t>*delete where inapplicable</w:t>
                  </w:r>
                </w:p>
                <w:p w14:paraId="69A8E5C7" w14:textId="4DF8A973"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578975BF" w14:textId="4F76F97A"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224D960A" w14:textId="77777777" w:rsidR="004C118E" w:rsidRPr="00307BCC"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1CA9741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bookmarkStart w:id="37" w:name="Form64F"/>
                  <w:bookmarkStart w:id="38" w:name="_FORM_64F"/>
                  <w:bookmarkEnd w:id="37"/>
                  <w:bookmarkEnd w:id="38"/>
                  <w:r w:rsidRPr="004C118E">
                    <w:rPr>
                      <w:rFonts w:ascii="Times New Roman" w:eastAsia="Calibri" w:hAnsi="Times New Roman" w:cs="Times New Roman"/>
                      <w:b/>
                      <w:sz w:val="22"/>
                      <w:szCs w:val="22"/>
                      <w:u w:val="single"/>
                      <w:lang w:val="en-GB" w:eastAsia="en-US"/>
                    </w:rPr>
                    <w:t>IN THE FAMILY JUSTICE COURTS OF THE REPUBLIC OF SINGAPORE</w:t>
                  </w:r>
                </w:p>
                <w:p w14:paraId="2BD79EA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xml:space="preserve">In the Matter Section 22(4) of the </w:t>
                  </w:r>
                </w:p>
                <w:p w14:paraId="09EE2FA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VULNERABLE ADULTS ACT 2018</w:t>
                  </w:r>
                </w:p>
                <w:p w14:paraId="11A7025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4F11BA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Vulnerable Adult]</w:t>
                  </w:r>
                </w:p>
                <w:p w14:paraId="76249E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Director-General of Social Welfare/protector… Applicant</w:t>
                  </w:r>
                </w:p>
                <w:p w14:paraId="75D9954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3740FD0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Respondent]</w:t>
                  </w:r>
                </w:p>
                <w:p w14:paraId="53385BA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Respondent</w:t>
                  </w:r>
                </w:p>
                <w:p w14:paraId="3420C22D"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4C118E">
                    <w:rPr>
                      <w:rFonts w:ascii="Times New Roman" w:eastAsia="Calibri" w:hAnsi="Times New Roman" w:cs="Times New Roman"/>
                      <w:b/>
                      <w:sz w:val="22"/>
                      <w:szCs w:val="22"/>
                      <w:u w:val="single"/>
                      <w:lang w:val="en-GB" w:eastAsia="en-US"/>
                    </w:rPr>
                    <w:t>NOTICE OF OBJECTION</w:t>
                  </w:r>
                </w:p>
                <w:p w14:paraId="67C60E2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3419541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bookmarkStart w:id="39" w:name="_Hlk59205314"/>
                  <w:r w:rsidRPr="004C118E">
                    <w:rPr>
                      <w:rFonts w:ascii="Times New Roman" w:eastAsia="Calibri" w:hAnsi="Times New Roman" w:cs="Times New Roman"/>
                      <w:sz w:val="22"/>
                      <w:szCs w:val="22"/>
                      <w:lang w:eastAsia="en-US"/>
                    </w:rPr>
                    <w:t xml:space="preserve">To: </w:t>
                  </w:r>
                </w:p>
                <w:p w14:paraId="4ABBEE7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 Family Justice Courts</w:t>
                  </w:r>
                </w:p>
                <w:p w14:paraId="26B82B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II) Director-General of Social Welfare/protector </w:t>
                  </w:r>
                </w:p>
                <w:p w14:paraId="026D09F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2C23EE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1.  </w:t>
                  </w:r>
                  <w:r w:rsidRPr="004C118E">
                    <w:rPr>
                      <w:rFonts w:ascii="Times New Roman" w:eastAsia="Calibri" w:hAnsi="Times New Roman"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798146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2. </w:t>
                  </w:r>
                  <w:r w:rsidRPr="004C118E">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4C118E">
                    <w:rPr>
                      <w:rFonts w:ascii="Times New Roman" w:eastAsia="Calibri" w:hAnsi="Times New Roman" w:cs="Times New Roman"/>
                      <w:sz w:val="22"/>
                      <w:szCs w:val="22"/>
                      <w:lang w:eastAsia="en-US"/>
                    </w:rPr>
                    <w:t>)]*</w:t>
                  </w:r>
                  <w:proofErr w:type="gramEnd"/>
                  <w:r w:rsidRPr="004C118E">
                    <w:rPr>
                      <w:rFonts w:ascii="Times New Roman" w:eastAsia="Calibri" w:hAnsi="Times New Roman"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6F7E18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roofErr w:type="spellStart"/>
                  <w:r w:rsidRPr="004C118E">
                    <w:rPr>
                      <w:rFonts w:ascii="Times New Roman" w:eastAsia="Calibri" w:hAnsi="Times New Roman" w:cs="Times New Roman"/>
                      <w:sz w:val="22"/>
                      <w:szCs w:val="22"/>
                      <w:lang w:eastAsia="en-US"/>
                    </w:rPr>
                    <w:t>i</w:t>
                  </w:r>
                  <w:proofErr w:type="spellEnd"/>
                  <w:r w:rsidRPr="004C118E">
                    <w:rPr>
                      <w:rFonts w:ascii="Times New Roman" w:eastAsia="Calibri" w:hAnsi="Times New Roman" w:cs="Times New Roman"/>
                      <w:sz w:val="22"/>
                      <w:szCs w:val="22"/>
                      <w:lang w:eastAsia="en-US"/>
                    </w:rPr>
                    <w:t>) Brief Grounds/Reasons for objections:</w:t>
                  </w:r>
                </w:p>
                <w:p w14:paraId="537EB3E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
                <w:p w14:paraId="3EC870D2"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3.</w:t>
                  </w:r>
                  <w:r w:rsidRPr="004C118E">
                    <w:rPr>
                      <w:rFonts w:ascii="Times New Roman" w:eastAsia="Calibri" w:hAnsi="Times New Roman" w:cs="Times New Roman"/>
                      <w:sz w:val="22"/>
                      <w:szCs w:val="22"/>
                      <w:lang w:eastAsia="en-US"/>
                    </w:rPr>
                    <w:tab/>
                    <w:t xml:space="preserve">The address to which communications should be sent to me/the Respondent* is: </w:t>
                  </w:r>
                </w:p>
                <w:p w14:paraId="2A9D0234"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646A5D8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[If the Respondent is a minor (</w:t>
                  </w:r>
                  <w:proofErr w:type="gramStart"/>
                  <w:r w:rsidRPr="004C118E">
                    <w:rPr>
                      <w:rFonts w:ascii="Times New Roman" w:eastAsia="Calibri" w:hAnsi="Times New Roman" w:cs="Times New Roman"/>
                      <w:sz w:val="22"/>
                      <w:szCs w:val="22"/>
                      <w:lang w:eastAsia="en-US"/>
                    </w:rPr>
                    <w:t>i.e.</w:t>
                  </w:r>
                  <w:proofErr w:type="gramEnd"/>
                  <w:r w:rsidRPr="004C118E">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F92FFAC"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lastRenderedPageBreak/>
                    <w:t xml:space="preserve">4. </w:t>
                  </w:r>
                  <w:r w:rsidRPr="004C118E">
                    <w:rPr>
                      <w:rFonts w:ascii="Times New Roman" w:eastAsia="Calibri" w:hAnsi="Times New Roman" w:cs="Times New Roman"/>
                      <w:sz w:val="22"/>
                      <w:szCs w:val="22"/>
                      <w:lang w:eastAsia="en-US"/>
                    </w:rPr>
                    <w:tab/>
                    <w:t xml:space="preserve">My other contact particulars are: </w:t>
                  </w:r>
                </w:p>
                <w:p w14:paraId="25675E7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4C118E">
                    <w:rPr>
                      <w:rFonts w:ascii="Times New Roman" w:eastAsia="Calibri" w:hAnsi="Times New Roman" w:cs="Times New Roman"/>
                      <w:sz w:val="22"/>
                      <w:szCs w:val="22"/>
                      <w:lang w:eastAsia="en-US"/>
                    </w:rPr>
                    <w:tab/>
                  </w:r>
                  <w:r w:rsidRPr="004C118E">
                    <w:rPr>
                      <w:rFonts w:ascii="Times New Roman" w:eastAsia="Calibri" w:hAnsi="Times New Roman" w:cs="Times New Roman"/>
                      <w:i/>
                      <w:sz w:val="22"/>
                      <w:szCs w:val="22"/>
                      <w:lang w:eastAsia="en-US"/>
                    </w:rPr>
                    <w:t>Handphone &amp; Email:</w:t>
                  </w:r>
                </w:p>
                <w:p w14:paraId="099F2A0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5.</w:t>
                  </w:r>
                  <w:r w:rsidRPr="004C118E">
                    <w:rPr>
                      <w:rFonts w:ascii="Times New Roman" w:eastAsia="Calibri" w:hAnsi="Times New Roman" w:cs="Times New Roman"/>
                      <w:sz w:val="22"/>
                      <w:szCs w:val="22"/>
                      <w:lang w:eastAsia="en-US"/>
                    </w:rPr>
                    <w:tab/>
                  </w:r>
                  <w:proofErr w:type="gramStart"/>
                  <w:r w:rsidRPr="004C118E">
                    <w:rPr>
                      <w:rFonts w:ascii="Times New Roman" w:eastAsia="Calibri" w:hAnsi="Times New Roman" w:cs="Times New Roman"/>
                      <w:sz w:val="22"/>
                      <w:szCs w:val="22"/>
                      <w:lang w:eastAsia="en-US"/>
                    </w:rPr>
                    <w:t>Particulars of</w:t>
                  </w:r>
                  <w:proofErr w:type="gramEnd"/>
                  <w:r w:rsidRPr="004C118E">
                    <w:rPr>
                      <w:rFonts w:ascii="Times New Roman" w:eastAsia="Calibri" w:hAnsi="Times New Roman" w:cs="Times New Roman"/>
                      <w:sz w:val="22"/>
                      <w:szCs w:val="22"/>
                      <w:lang w:eastAsia="en-US"/>
                    </w:rPr>
                    <w:t xml:space="preserve"> solicitor appointed by the Litigation Representative (if applicable)</w:t>
                  </w:r>
                </w:p>
                <w:p w14:paraId="3A1B6C7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Name of Law Firm:</w:t>
                  </w:r>
                </w:p>
                <w:p w14:paraId="491CCD9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Address of Law Firm:</w:t>
                  </w:r>
                </w:p>
                <w:p w14:paraId="7109360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 xml:space="preserve">Email &amp; contact number of </w:t>
                  </w:r>
                  <w:proofErr w:type="gramStart"/>
                  <w:r w:rsidRPr="004C118E">
                    <w:rPr>
                      <w:rFonts w:ascii="Times New Roman" w:eastAsia="Calibri" w:hAnsi="Times New Roman" w:cs="Times New Roman"/>
                      <w:sz w:val="22"/>
                      <w:szCs w:val="22"/>
                      <w:lang w:eastAsia="en-US"/>
                    </w:rPr>
                    <w:t>solicitor</w:t>
                  </w:r>
                  <w:proofErr w:type="gramEnd"/>
                  <w:r w:rsidRPr="004C118E">
                    <w:rPr>
                      <w:rFonts w:ascii="Times New Roman" w:eastAsia="Calibri" w:hAnsi="Times New Roman" w:cs="Times New Roman"/>
                      <w:sz w:val="22"/>
                      <w:szCs w:val="22"/>
                      <w:lang w:eastAsia="en-US"/>
                    </w:rPr>
                    <w:t>:</w:t>
                  </w:r>
                </w:p>
                <w:p w14:paraId="096AD8F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6.</w:t>
                  </w:r>
                  <w:r w:rsidRPr="004C118E">
                    <w:rPr>
                      <w:rFonts w:ascii="Times New Roman" w:eastAsia="Calibri" w:hAnsi="Times New Roman" w:cs="Times New Roman"/>
                      <w:sz w:val="22"/>
                      <w:szCs w:val="22"/>
                      <w:lang w:eastAsia="en-US"/>
                    </w:rPr>
                    <w:tab/>
                    <w:t>I understand that after the Notice of Objection has been filed and accepted by the Family Justice Courts, the Notice of Objection is to be served on the Director-General of Social Welfare/protector, Ministry of Social and Family Development (MSF) and a case conference will be fixed where the Court may give such directions as it deems fit.</w:t>
                  </w:r>
                </w:p>
                <w:p w14:paraId="6312C34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Name &amp; </w:t>
                  </w:r>
                  <w:proofErr w:type="gramStart"/>
                  <w:r w:rsidRPr="004C118E">
                    <w:rPr>
                      <w:rFonts w:ascii="Times New Roman" w:eastAsia="Calibri" w:hAnsi="Times New Roman" w:cs="Times New Roman"/>
                      <w:sz w:val="22"/>
                      <w:szCs w:val="22"/>
                      <w:lang w:eastAsia="en-US"/>
                    </w:rPr>
                    <w:t>Signature:_</w:t>
                  </w:r>
                  <w:proofErr w:type="gramEnd"/>
                  <w:r w:rsidRPr="004C118E">
                    <w:rPr>
                      <w:rFonts w:ascii="Times New Roman" w:eastAsia="Calibri" w:hAnsi="Times New Roman" w:cs="Times New Roman"/>
                      <w:sz w:val="22"/>
                      <w:szCs w:val="22"/>
                      <w:lang w:eastAsia="en-US"/>
                    </w:rPr>
                    <w:t>____________</w:t>
                  </w:r>
                </w:p>
                <w:p w14:paraId="61D9D660"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Date of birth (of Respondent): _____________</w:t>
                  </w:r>
                </w:p>
                <w:p w14:paraId="7D02166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4C118E">
                    <w:rPr>
                      <w:rFonts w:ascii="Times New Roman" w:eastAsia="Calibri" w:hAnsi="Times New Roman" w:cs="Times New Roman"/>
                      <w:i/>
                      <w:iCs/>
                      <w:sz w:val="20"/>
                      <w:szCs w:val="20"/>
                      <w:lang w:eastAsia="en-US"/>
                    </w:rPr>
                    <w:t>*delete where inapplicable</w:t>
                  </w:r>
                  <w:bookmarkEnd w:id="39"/>
                </w:p>
                <w:p w14:paraId="7FA65EDC" w14:textId="77777777" w:rsidR="00307BCC" w:rsidRDefault="00307BCC" w:rsidP="000D3C6D">
                  <w:pPr>
                    <w:pStyle w:val="Heading1"/>
                    <w:jc w:val="center"/>
                    <w:rPr>
                      <w:rFonts w:ascii="Times New Roman" w:hAnsi="Times New Roman"/>
                      <w:color w:val="auto"/>
                      <w:sz w:val="22"/>
                      <w:szCs w:val="22"/>
                      <w:lang w:val="en-GB"/>
                    </w:rPr>
                  </w:pPr>
                </w:p>
                <w:p w14:paraId="13613D98" w14:textId="0D332F33" w:rsidR="000D3C6D" w:rsidRDefault="000D3C6D" w:rsidP="000D3C6D">
                  <w:pPr>
                    <w:pStyle w:val="Heading1"/>
                    <w:jc w:val="center"/>
                    <w:rPr>
                      <w:rFonts w:ascii="Times New Roman" w:hAnsi="Times New Roman"/>
                      <w:color w:val="auto"/>
                      <w:sz w:val="22"/>
                      <w:szCs w:val="22"/>
                      <w:lang w:val="en-GB"/>
                    </w:rPr>
                  </w:pPr>
                  <w:r>
                    <w:rPr>
                      <w:rFonts w:ascii="Times New Roman" w:hAnsi="Times New Roman"/>
                      <w:color w:val="auto"/>
                      <w:sz w:val="22"/>
                      <w:szCs w:val="22"/>
                      <w:lang w:val="en-GB"/>
                    </w:rPr>
                    <w:t>FORM 64F</w:t>
                  </w:r>
                </w:p>
                <w:p w14:paraId="1484B382" w14:textId="77777777" w:rsidR="000D3C6D" w:rsidRDefault="000D3C6D" w:rsidP="000D3C6D">
                  <w:pPr>
                    <w:rPr>
                      <w:rFonts w:ascii="Times New Roman" w:hAnsi="Times New Roman" w:cs="Times New Roman"/>
                      <w:sz w:val="18"/>
                      <w:szCs w:val="18"/>
                      <w:lang w:val="en-GB"/>
                    </w:rPr>
                  </w:pPr>
                  <w:r>
                    <w:rPr>
                      <w:rFonts w:ascii="Times New Roman" w:hAnsi="Times New Roman" w:cs="Times New Roman"/>
                      <w:sz w:val="18"/>
                      <w:szCs w:val="18"/>
                      <w:lang w:val="en-GB"/>
                    </w:rPr>
                    <w:t>R. 295K</w:t>
                  </w:r>
                </w:p>
                <w:p w14:paraId="41E73A0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5EAAC48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584398D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44C13E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5A35E0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75C053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40"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0410FC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p>
                <w:p w14:paraId="4B074EB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rPr>
                  </w:pPr>
                  <w:r>
                    <w:rPr>
                      <w:rFonts w:ascii="Times New Roman" w:hAnsi="Times New Roman" w:cs="Times New Roman"/>
                      <w:b/>
                    </w:rPr>
                    <w:t>CONSENT OF VULNERABLE ADULT</w:t>
                  </w:r>
                </w:p>
                <w:p w14:paraId="72637AE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p>
                <w:p w14:paraId="6D6EC123" w14:textId="77777777" w:rsidR="000D3C6D" w:rsidRDefault="000D3C6D" w:rsidP="000D3C6D">
                  <w:pPr>
                    <w:pBdr>
                      <w:top w:val="single" w:sz="4" w:space="1" w:color="auto"/>
                      <w:left w:val="single" w:sz="4" w:space="4" w:color="auto"/>
                      <w:bottom w:val="single" w:sz="4" w:space="1" w:color="auto"/>
                      <w:right w:val="single" w:sz="4" w:space="4" w:color="auto"/>
                    </w:pBdr>
                    <w:ind w:left="1418" w:hanging="1418"/>
                    <w:jc w:val="both"/>
                    <w:rPr>
                      <w:rFonts w:ascii="Times New Roman" w:hAnsi="Times New Roman" w:cs="Times New Roman"/>
                      <w:lang w:val="en-GB"/>
                    </w:rPr>
                  </w:pPr>
                  <w:r>
                    <w:rPr>
                      <w:rFonts w:ascii="Times New Roman" w:hAnsi="Times New Roman" w:cs="Times New Roman"/>
                    </w:rPr>
                    <w:lastRenderedPageBreak/>
                    <w:t xml:space="preserve">1. </w:t>
                  </w:r>
                  <w:r>
                    <w:rPr>
                      <w:rFonts w:ascii="Times New Roman" w:hAnsi="Times New Roman" w:cs="Times New Roman"/>
                    </w:rPr>
                    <w:tab/>
                  </w:r>
                  <w:r>
                    <w:rPr>
                      <w:rFonts w:ascii="Times New Roman" w:hAnsi="Times New Roman" w:cs="Times New Roman"/>
                    </w:rPr>
                    <w:tab/>
                    <w:t>I, [name] [Identification number] of [address], hereby give my consent to [Director</w:t>
                  </w:r>
                  <w:ins w:id="41"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Welfare/protector/approved welfare officer/done/deputy/family member] to make an application under the Vulnerable Adults Act 2018 for the following orders [circle where applicable]:</w:t>
                  </w:r>
                </w:p>
                <w:p w14:paraId="4CF4580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 xml:space="preserve">a. </w:t>
                  </w:r>
                  <w:r>
                    <w:rPr>
                      <w:rFonts w:ascii="Times New Roman" w:hAnsi="Times New Roman" w:cs="Times New Roman"/>
                    </w:rPr>
                    <w:tab/>
                    <w:t>To be removed from the place where I am residing to be committed to a place of temporary care and protection, or the care of a fit person, for a period not exceeding 6 months [section 14(1)(a)</w:t>
                  </w:r>
                  <w:proofErr w:type="gramStart"/>
                  <w:r>
                    <w:rPr>
                      <w:rFonts w:ascii="Times New Roman" w:hAnsi="Times New Roman" w:cs="Times New Roman"/>
                    </w:rPr>
                    <w:t>];</w:t>
                  </w:r>
                  <w:proofErr w:type="gramEnd"/>
                </w:p>
                <w:p w14:paraId="54E19ED8"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To be removed from the place where I am residing to be committed to a place of safety or the care of a fit person [section 14(1)(b)</w:t>
                  </w:r>
                  <w:proofErr w:type="gramStart"/>
                  <w:r>
                    <w:rPr>
                      <w:rFonts w:ascii="Times New Roman" w:hAnsi="Times New Roman" w:cs="Times New Roman"/>
                    </w:rPr>
                    <w:t>];</w:t>
                  </w:r>
                  <w:proofErr w:type="gramEnd"/>
                </w:p>
                <w:p w14:paraId="6E9794F0"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To be produced for medical/dental assessment and/or treatment (specify treatment: __________________) that is necessary to enable my committal to a place of temporary care and protection, place of safety or care of a fit person [section 14(1)(c)];</w:t>
                  </w:r>
                </w:p>
                <w:p w14:paraId="4839BE8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To be placed under the supervision of a protector, an approved welfare officer or another person appointed by the Court [section 14(1)(d)</w:t>
                  </w:r>
                  <w:proofErr w:type="gramStart"/>
                  <w:r>
                    <w:rPr>
                      <w:rFonts w:ascii="Times New Roman" w:hAnsi="Times New Roman" w:cs="Times New Roman"/>
                    </w:rPr>
                    <w:t>];</w:t>
                  </w:r>
                  <w:proofErr w:type="gramEnd"/>
                  <w:r>
                    <w:rPr>
                      <w:rFonts w:ascii="Times New Roman" w:hAnsi="Times New Roman" w:cs="Times New Roman"/>
                    </w:rPr>
                    <w:t xml:space="preserve"> </w:t>
                  </w:r>
                </w:p>
                <w:p w14:paraId="6A4F77A4"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e.</w:t>
                  </w:r>
                  <w:r>
                    <w:rPr>
                      <w:rFonts w:ascii="Times New Roman" w:hAnsi="Times New Roman" w:cs="Times New Roman"/>
                    </w:rPr>
                    <w:tab/>
                    <w:t>To restrain another person (name_____) from abusing or further abusing me [section 14(1)(e)</w:t>
                  </w:r>
                  <w:proofErr w:type="gramStart"/>
                  <w:r>
                    <w:rPr>
                      <w:rFonts w:ascii="Times New Roman" w:hAnsi="Times New Roman" w:cs="Times New Roman"/>
                    </w:rPr>
                    <w:t>];</w:t>
                  </w:r>
                  <w:proofErr w:type="gramEnd"/>
                  <w:r>
                    <w:rPr>
                      <w:rFonts w:ascii="Times New Roman" w:hAnsi="Times New Roman" w:cs="Times New Roman"/>
                    </w:rPr>
                    <w:t xml:space="preserve"> </w:t>
                  </w:r>
                </w:p>
                <w:p w14:paraId="05ADC1AC"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To be granted exclusive right of occupation of the premises where I ordinarily reside, or part thereof, to the exclusion of another person (name_____) [section 14(1)(f)</w:t>
                  </w:r>
                  <w:proofErr w:type="gramStart"/>
                  <w:r>
                    <w:rPr>
                      <w:rFonts w:ascii="Times New Roman" w:hAnsi="Times New Roman" w:cs="Times New Roman"/>
                    </w:rPr>
                    <w:t>];</w:t>
                  </w:r>
                  <w:proofErr w:type="gramEnd"/>
                </w:p>
                <w:p w14:paraId="75EB96F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g.</w:t>
                  </w:r>
                  <w:r>
                    <w:rPr>
                      <w:rFonts w:ascii="Times New Roman" w:hAnsi="Times New Roman" w:cs="Times New Roman"/>
                    </w:rPr>
                    <w:tab/>
                    <w:t>To prohibit a person (name_____) from entering and remaining in a specific area outside my place of residence or any other place I frequent [section 14(1)(g)</w:t>
                  </w:r>
                  <w:proofErr w:type="gramStart"/>
                  <w:r>
                    <w:rPr>
                      <w:rFonts w:ascii="Times New Roman" w:hAnsi="Times New Roman" w:cs="Times New Roman"/>
                    </w:rPr>
                    <w:t>];</w:t>
                  </w:r>
                  <w:proofErr w:type="gramEnd"/>
                  <w:r>
                    <w:rPr>
                      <w:rFonts w:ascii="Times New Roman" w:hAnsi="Times New Roman" w:cs="Times New Roman"/>
                    </w:rPr>
                    <w:t xml:space="preserve"> </w:t>
                  </w:r>
                </w:p>
                <w:p w14:paraId="6A0B2D0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h.</w:t>
                  </w:r>
                  <w:r>
                    <w:rPr>
                      <w:rFonts w:ascii="Times New Roman" w:hAnsi="Times New Roman" w:cs="Times New Roman"/>
                    </w:rPr>
                    <w:tab/>
                    <w:t>To prohibit a person (name_____) from visiting or communicating with me [section 14(1)(h)</w:t>
                  </w:r>
                  <w:proofErr w:type="gramStart"/>
                  <w:r>
                    <w:rPr>
                      <w:rFonts w:ascii="Times New Roman" w:hAnsi="Times New Roman" w:cs="Times New Roman"/>
                    </w:rPr>
                    <w:t>];</w:t>
                  </w:r>
                  <w:proofErr w:type="gramEnd"/>
                </w:p>
                <w:p w14:paraId="49CBB22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To be required to attend counselling [section 14(1)(</w:t>
                  </w:r>
                  <w:proofErr w:type="spellStart"/>
                  <w:r>
                    <w:rPr>
                      <w:rFonts w:ascii="Times New Roman" w:hAnsi="Times New Roman" w:cs="Times New Roman"/>
                    </w:rPr>
                    <w:t>i</w:t>
                  </w:r>
                  <w:proofErr w:type="spellEnd"/>
                  <w:r>
                    <w:rPr>
                      <w:rFonts w:ascii="Times New Roman" w:hAnsi="Times New Roman" w:cs="Times New Roman"/>
                    </w:rPr>
                    <w:t>)],</w:t>
                  </w:r>
                </w:p>
                <w:p w14:paraId="267F1E26"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j.</w:t>
                  </w:r>
                  <w:r>
                    <w:rPr>
                      <w:rFonts w:ascii="Times New Roman" w:hAnsi="Times New Roman" w:cs="Times New Roman"/>
                    </w:rPr>
                    <w:tab/>
                    <w:t>To make my place of residence a safe living environment, including removing me temporarily for this purpose and disposing of articles or things in the residence [section 14(1)(j)</w:t>
                  </w:r>
                  <w:proofErr w:type="gramStart"/>
                  <w:r>
                    <w:rPr>
                      <w:rFonts w:ascii="Times New Roman" w:hAnsi="Times New Roman" w:cs="Times New Roman"/>
                    </w:rPr>
                    <w:t>];</w:t>
                  </w:r>
                  <w:proofErr w:type="gramEnd"/>
                </w:p>
                <w:p w14:paraId="75B45B5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k.</w:t>
                  </w:r>
                  <w:r>
                    <w:rPr>
                      <w:rFonts w:ascii="Times New Roman" w:hAnsi="Times New Roman" w:cs="Times New Roman"/>
                    </w:rPr>
                    <w:tab/>
                  </w:r>
                  <w:r>
                    <w:rPr>
                      <w:rFonts w:ascii="Times New Roman" w:hAnsi="Times New Roman" w:cs="Times New Roman"/>
                    </w:rPr>
                    <w:tab/>
                    <w:t>To file an application for contempt of court against [name of respondent] [section 16</w:t>
                  </w:r>
                  <w:proofErr w:type="gramStart"/>
                  <w:r>
                    <w:rPr>
                      <w:rFonts w:ascii="Times New Roman" w:hAnsi="Times New Roman" w:cs="Times New Roman"/>
                    </w:rPr>
                    <w:t>];</w:t>
                  </w:r>
                  <w:proofErr w:type="gramEnd"/>
                </w:p>
                <w:p w14:paraId="231FFF2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To file an application to vary, suspend or revoke an earlier order made [section 17(4)].</w:t>
                  </w:r>
                </w:p>
                <w:p w14:paraId="1D8C550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BA5FF6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Signature of the Vulnerable Adult </w:t>
                  </w:r>
                </w:p>
                <w:p w14:paraId="1A43C572"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r>
                  <w:r>
                    <w:rPr>
                      <w:rFonts w:ascii="Times New Roman" w:hAnsi="Times New Roman" w:cs="Times New Roman"/>
                    </w:rPr>
                    <w:tab/>
                    <w:t>)</w:t>
                  </w:r>
                </w:p>
                <w:p w14:paraId="34FA74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759835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_______________________</w:t>
                  </w:r>
                </w:p>
                <w:p w14:paraId="10101FD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5A2F57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67AEC4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Registration No. (if any):</w:t>
                  </w:r>
                </w:p>
                <w:p w14:paraId="36B7EAAF"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8B306A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17130EA9"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Name of Witness:</w:t>
                  </w:r>
                </w:p>
                <w:p w14:paraId="512622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NRIC:</w:t>
                  </w:r>
                </w:p>
                <w:p w14:paraId="3F0BBEB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Address:</w:t>
                  </w:r>
                </w:p>
                <w:p w14:paraId="40A0B48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703B23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7D0612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02C934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w:t>
                  </w:r>
                </w:p>
                <w:p w14:paraId="4919D5E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w:t>
                  </w:r>
                </w:p>
                <w:p w14:paraId="7F305FC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*delete where inapplicable</w:t>
                  </w:r>
                </w:p>
                <w:p w14:paraId="7DD7417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5F83D57" w14:textId="77777777" w:rsidR="000D3C6D" w:rsidRDefault="000D3C6D" w:rsidP="000D3C6D">
                  <w:pPr>
                    <w:rPr>
                      <w:rFonts w:ascii="Calibri" w:hAnsi="Calibri" w:cs="Calibri"/>
                      <w:color w:val="1F497D"/>
                      <w:sz w:val="20"/>
                      <w:szCs w:val="20"/>
                    </w:rPr>
                  </w:pPr>
                  <w:r>
                    <w:rPr>
                      <w:rFonts w:ascii="Calibri" w:hAnsi="Calibri" w:cs="Calibri"/>
                      <w:color w:val="1F497D"/>
                      <w:sz w:val="20"/>
                      <w:szCs w:val="20"/>
                    </w:rPr>
                    <w:lastRenderedPageBreak/>
                    <w:br w:type="page"/>
                  </w:r>
                </w:p>
                <w:p w14:paraId="5F55FFD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014558D1"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w:t>
                  </w:r>
                </w:p>
                <w:p w14:paraId="5C6CFEC0"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Section 14(1)(j) of the</w:t>
                  </w:r>
                </w:p>
                <w:p w14:paraId="5C75E7C3"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2490B3E"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3741167A"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 [Name &amp; identification of Vulnerable Adult]</w:t>
                  </w:r>
                </w:p>
                <w:p w14:paraId="57080EB3" w14:textId="77777777" w:rsidR="000D3C6D" w:rsidRDefault="000D3C6D" w:rsidP="000D3C6D">
                  <w:pPr>
                    <w:pBdr>
                      <w:top w:val="single" w:sz="4" w:space="1" w:color="auto"/>
                      <w:left w:val="single" w:sz="4" w:space="4" w:color="auto"/>
                      <w:bottom w:val="single" w:sz="4" w:space="14" w:color="auto"/>
                      <w:right w:val="single" w:sz="4" w:space="4" w:color="auto"/>
                    </w:pBdr>
                    <w:ind w:firstLine="720"/>
                    <w:jc w:val="right"/>
                    <w:rPr>
                      <w:rFonts w:ascii="Times New Roman" w:hAnsi="Times New Roman" w:cs="Times New Roman"/>
                      <w:lang w:val="en-GB"/>
                    </w:rPr>
                  </w:pPr>
                  <w:r>
                    <w:rPr>
                      <w:rFonts w:ascii="Times New Roman" w:hAnsi="Times New Roman" w:cs="Times New Roman"/>
                      <w:lang w:val="en-GB"/>
                    </w:rPr>
                    <w:t>Director</w:t>
                  </w:r>
                  <w:ins w:id="42"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Welfare/protector…Applicant</w:t>
                  </w:r>
                </w:p>
                <w:p w14:paraId="6B28D4B2"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heme="minorHAnsi" w:hAnsiTheme="minorHAnsi" w:cstheme="minorBidi"/>
                      <w:b/>
                      <w:u w:val="single"/>
                    </w:rPr>
                  </w:pPr>
                </w:p>
                <w:p w14:paraId="1874B18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u w:val="single"/>
                    </w:rPr>
                  </w:pPr>
                  <w:r>
                    <w:rPr>
                      <w:rFonts w:ascii="Times New Roman" w:hAnsi="Times New Roman" w:cs="Times New Roman"/>
                      <w:b/>
                      <w:u w:val="single"/>
                    </w:rPr>
                    <w:t xml:space="preserve">CONSENT OF OWNER OF RESIDENCE UNDER SECTION 14(1)(J) </w:t>
                  </w:r>
                </w:p>
                <w:p w14:paraId="4FCBE528"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b/>
                      <w:u w:val="single"/>
                    </w:rPr>
                    <w:t>OF THE VULNERABLE ADULTS ACT 2018</w:t>
                  </w:r>
                </w:p>
                <w:p w14:paraId="5C230A31" w14:textId="77777777" w:rsidR="000D3C6D" w:rsidRDefault="000D3C6D" w:rsidP="000D3C6D">
                  <w:pPr>
                    <w:pBdr>
                      <w:top w:val="single" w:sz="4" w:space="1" w:color="auto"/>
                      <w:left w:val="single" w:sz="4" w:space="4" w:color="auto"/>
                      <w:bottom w:val="single" w:sz="4" w:space="14" w:color="auto"/>
                      <w:right w:val="single" w:sz="4" w:space="4" w:color="auto"/>
                    </w:pBdr>
                    <w:jc w:val="both"/>
                    <w:rPr>
                      <w:rFonts w:asciiTheme="minorHAnsi" w:hAnsiTheme="minorHAnsi" w:cstheme="minorBidi"/>
                    </w:rPr>
                  </w:pPr>
                  <w:r>
                    <w:rPr>
                      <w:rFonts w:ascii="Times New Roman" w:hAnsi="Times New Roman" w:cs="Times New Roman"/>
                    </w:rPr>
                    <w:t>1.</w:t>
                  </w:r>
                  <w:r>
                    <w:t xml:space="preserve"> </w:t>
                  </w:r>
                  <w:r>
                    <w:tab/>
                  </w:r>
                  <w:r>
                    <w:tab/>
                  </w:r>
                  <w:r>
                    <w:rPr>
                      <w:rFonts w:ascii="Times New Roman" w:hAnsi="Times New Roman" w:cs="Times New Roman"/>
                    </w:rPr>
                    <w:t>I, [name] [Identification number] of [address], hereby give my consent to [the Director</w:t>
                  </w:r>
                  <w:ins w:id="43" w:author="Aziziyah MD HAMBALI (FJCOURTS)" w:date="2020-04-24T16:21: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to make an application under section 14(1)(j) of the Vulnerable Adults Act 2018 for an order authorising the Director</w:t>
                  </w:r>
                  <w:ins w:id="44"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to make my residence at [state address of the residence] a safe living environment and authorising the disposal by the Director</w:t>
                  </w:r>
                  <w:ins w:id="45"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of any article or thing in the said residence to make the said residence a safe living environment.</w:t>
                  </w:r>
                </w:p>
                <w:p w14:paraId="474AF1C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of the Owner  </w:t>
                  </w:r>
                </w:p>
                <w:p w14:paraId="2129984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53C314AF"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t>)</w:t>
                  </w:r>
                </w:p>
                <w:p w14:paraId="7DFD6F50"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7EA445E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_______________________</w:t>
                  </w:r>
                </w:p>
                <w:p w14:paraId="7F1B644B"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8E3914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2D49FAC9"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lastRenderedPageBreak/>
                    <w:t>Registration No. (if any):</w:t>
                  </w:r>
                </w:p>
                <w:p w14:paraId="0A26B342"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09B7B45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Name of Witness:</w:t>
                  </w:r>
                </w:p>
                <w:p w14:paraId="678DF40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NRIC:</w:t>
                  </w:r>
                </w:p>
                <w:p w14:paraId="4BD8620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Address:</w:t>
                  </w:r>
                </w:p>
                <w:p w14:paraId="47356F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67F2FF25"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w:t>
                  </w:r>
                </w:p>
                <w:p w14:paraId="703327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w:t>
                  </w:r>
                </w:p>
                <w:p w14:paraId="756EEEA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*delete where inapplicable </w:t>
                  </w: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035ABB38" w:rsidR="00CE5E00" w:rsidRPr="000F61D4" w:rsidRDefault="00CE5E00" w:rsidP="00CE5E00">
                  <w:pPr>
                    <w:spacing w:after="0" w:line="240" w:lineRule="auto"/>
                    <w:jc w:val="center"/>
                    <w:rPr>
                      <w:rFonts w:ascii="Times New Roman" w:eastAsiaTheme="minorHAnsi" w:hAnsi="Times New Roman" w:cs="Times New Roman"/>
                      <w:lang w:eastAsia="en-US"/>
                    </w:rPr>
                  </w:pPr>
                </w:p>
              </w:tc>
            </w:tr>
            <w:tr w:rsidR="004C7583" w14:paraId="2E424561" w14:textId="77777777" w:rsidTr="004C118E">
              <w:trPr>
                <w:cantSplit/>
                <w:jc w:val="center"/>
              </w:trPr>
              <w:tc>
                <w:tcPr>
                  <w:tcW w:w="8834" w:type="dxa"/>
                </w:tcPr>
                <w:p w14:paraId="24C82BBA" w14:textId="77777777" w:rsidR="004C7583" w:rsidRDefault="004C7583" w:rsidP="00CE5E00">
                  <w:pPr>
                    <w:spacing w:after="0" w:line="240" w:lineRule="auto"/>
                    <w:jc w:val="center"/>
                    <w:rPr>
                      <w:rFonts w:ascii="Times New Roman" w:eastAsiaTheme="minorHAnsi" w:hAnsi="Times New Roman" w:cs="Times New Roman"/>
                      <w:sz w:val="22"/>
                      <w:szCs w:val="22"/>
                      <w:lang w:eastAsia="en-US"/>
                    </w:rPr>
                  </w:pPr>
                </w:p>
              </w:tc>
            </w:tr>
          </w:tbl>
          <w:p w14:paraId="77752577" w14:textId="104FE5B2"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46" w:name="Form64G"/>
            <w:bookmarkEnd w:id="46"/>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w:t>
            </w:r>
            <w:proofErr w:type="gramStart"/>
            <w:r w:rsidRPr="00C61EC5">
              <w:rPr>
                <w:rFonts w:ascii="Times New Roman" w:eastAsiaTheme="minorHAnsi" w:hAnsi="Times New Roman" w:cs="Times New Roman"/>
                <w:sz w:val="18"/>
                <w:szCs w:val="18"/>
                <w:lang w:eastAsia="en-US"/>
              </w:rPr>
              <w:t>H(</w:t>
            </w:r>
            <w:proofErr w:type="gramEnd"/>
            <w:r w:rsidRPr="00C61EC5">
              <w:rPr>
                <w:rFonts w:ascii="Times New Roman" w:eastAsiaTheme="minorHAnsi" w:hAnsi="Times New Roman" w:cs="Times New Roman"/>
                <w:sz w:val="18"/>
                <w:szCs w:val="18"/>
                <w:lang w:eastAsia="en-US"/>
              </w:rPr>
              <w:t>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 xml:space="preserve">(A) </w:t>
                  </w:r>
                  <w:proofErr w:type="gramStart"/>
                  <w:r w:rsidRPr="00C61EC5">
                    <w:rPr>
                      <w:rFonts w:ascii="Times New Roman" w:hAnsi="Times New Roman" w:cs="Times New Roman"/>
                      <w:b/>
                      <w:color w:val="FFFFFF" w:themeColor="background1"/>
                      <w:sz w:val="18"/>
                      <w:szCs w:val="18"/>
                      <w:lang w:eastAsia="en-US"/>
                    </w:rPr>
                    <w:t>INDIVIDUAL’S  PARTICULARS</w:t>
                  </w:r>
                  <w:proofErr w:type="gramEnd"/>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AB313B"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AB313B"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AB313B"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AB313B"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AB313B"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w:t>
                  </w:r>
                  <w:proofErr w:type="gramStart"/>
                  <w:r w:rsidR="000B6E05" w:rsidRPr="00C61EC5">
                    <w:rPr>
                      <w:rFonts w:ascii="Times New Roman" w:hAnsi="Times New Roman" w:cs="Times New Roman"/>
                      <w:sz w:val="18"/>
                      <w:szCs w:val="18"/>
                      <w:lang w:eastAsia="en-US"/>
                    </w:rPr>
                    <w:t xml:space="preserve">_)   </w:t>
                  </w:r>
                  <w:proofErr w:type="gramEnd"/>
                  <w:r w:rsidR="000B6E05" w:rsidRPr="00C61EC5">
                    <w:rPr>
                      <w:rFonts w:ascii="Times New Roman" w:hAnsi="Times New Roman" w:cs="Times New Roman"/>
                      <w:sz w:val="18"/>
                      <w:szCs w:val="18"/>
                      <w:lang w:eastAsia="en-US"/>
                    </w:rPr>
                    <w:t xml:space="preserve">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w:t>
                  </w:r>
                  <w:proofErr w:type="gramStart"/>
                  <w:r w:rsidRPr="00C61EC5">
                    <w:rPr>
                      <w:rFonts w:ascii="Times New Roman" w:hAnsi="Times New Roman" w:cs="Times New Roman"/>
                      <w:b/>
                      <w:i/>
                      <w:sz w:val="18"/>
                      <w:szCs w:val="18"/>
                      <w:lang w:eastAsia="en-US"/>
                    </w:rPr>
                    <w:t xml:space="preserve">engagements  </w:t>
                  </w:r>
                  <w:r w:rsidRPr="00C61EC5">
                    <w:rPr>
                      <w:rFonts w:ascii="Times New Roman" w:hAnsi="Times New Roman" w:cs="Times New Roman"/>
                      <w:i/>
                      <w:sz w:val="18"/>
                      <w:szCs w:val="18"/>
                      <w:lang w:eastAsia="en-US"/>
                    </w:rPr>
                    <w:t>(</w:t>
                  </w:r>
                  <w:proofErr w:type="gramEnd"/>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AB313B"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 xml:space="preserve">I have been seeing the individual regularly over </w:t>
                  </w:r>
                  <w:proofErr w:type="gramStart"/>
                  <w:r w:rsidR="000B6E05" w:rsidRPr="00C61EC5">
                    <w:rPr>
                      <w:rFonts w:ascii="Times New Roman" w:hAnsi="Times New Roman" w:cs="Times New Roman"/>
                      <w:i/>
                      <w:sz w:val="18"/>
                      <w:szCs w:val="18"/>
                      <w:lang w:eastAsia="en-US"/>
                    </w:rPr>
                    <w:t>a period of time</w:t>
                  </w:r>
                  <w:proofErr w:type="gramEnd"/>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AB313B"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AB313B"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AB313B"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AB313B"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AB313B">
                  <w:pPr>
                    <w:numPr>
                      <w:ilvl w:val="0"/>
                      <w:numId w:val="120"/>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AB313B">
                  <w:pPr>
                    <w:numPr>
                      <w:ilvl w:val="0"/>
                      <w:numId w:val="120"/>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AB313B">
                  <w:pPr>
                    <w:numPr>
                      <w:ilvl w:val="0"/>
                      <w:numId w:val="120"/>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AB313B">
                  <w:pPr>
                    <w:numPr>
                      <w:ilvl w:val="0"/>
                      <w:numId w:val="120"/>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t>
                  </w:r>
                  <w:proofErr w:type="gramStart"/>
                  <w:r w:rsidRPr="00C61EC5">
                    <w:rPr>
                      <w:rFonts w:ascii="Times New Roman" w:hAnsi="Times New Roman" w:cs="Times New Roman"/>
                      <w:sz w:val="18"/>
                      <w:szCs w:val="18"/>
                      <w:lang w:eastAsia="en-US"/>
                    </w:rPr>
                    <w:t>whether or not</w:t>
                  </w:r>
                  <w:proofErr w:type="gramEnd"/>
                  <w:r w:rsidRPr="00C61EC5">
                    <w:rPr>
                      <w:rFonts w:ascii="Times New Roman" w:hAnsi="Times New Roman" w:cs="Times New Roman"/>
                      <w:sz w:val="18"/>
                      <w:szCs w:val="18"/>
                      <w:lang w:eastAsia="en-US"/>
                    </w:rPr>
                    <w:t xml:space="preserve">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47" w:name="Form64H"/>
            <w:bookmarkEnd w:id="47"/>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Para 71</w:t>
            </w:r>
            <w:proofErr w:type="gramStart"/>
            <w:r w:rsidRPr="00494498">
              <w:rPr>
                <w:rFonts w:ascii="Times New Roman" w:eastAsiaTheme="minorHAnsi" w:hAnsi="Times New Roman" w:cs="Times New Roman"/>
                <w:sz w:val="18"/>
                <w:szCs w:val="18"/>
                <w:lang w:val="en-GB" w:eastAsia="en-US"/>
              </w:rPr>
              <w:t>B(</w:t>
            </w:r>
            <w:proofErr w:type="gramEnd"/>
            <w:r w:rsidRPr="00494498">
              <w:rPr>
                <w:rFonts w:ascii="Times New Roman" w:eastAsiaTheme="minorHAnsi" w:hAnsi="Times New Roman" w:cs="Times New Roman"/>
                <w:sz w:val="18"/>
                <w:szCs w:val="18"/>
                <w:lang w:val="en-GB" w:eastAsia="en-US"/>
              </w:rPr>
              <w:t xml:space="preserve">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48" w:name="Form64I"/>
            <w:bookmarkEnd w:id="48"/>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6F2CA2" w:rsidRPr="006F2CA2" w14:paraId="21A6A7A0" w14:textId="77777777" w:rsidTr="00132751">
        <w:trPr>
          <w:divId w:val="2116439976"/>
          <w:cantSplit/>
          <w:jc w:val="center"/>
        </w:trPr>
        <w:tc>
          <w:tcPr>
            <w:tcW w:w="9050" w:type="dxa"/>
          </w:tcPr>
          <w:p w14:paraId="6E941504" w14:textId="77777777" w:rsid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565BE2C5" w14:textId="77777777" w:rsidR="001A4106" w:rsidRDefault="001A4106" w:rsidP="001A4106">
            <w:pPr>
              <w:spacing w:before="120" w:after="0" w:line="240" w:lineRule="auto"/>
              <w:jc w:val="both"/>
              <w:rPr>
                <w:rFonts w:ascii="Times New Roman" w:hAnsi="Times New Roman" w:cs="Times New Roman"/>
                <w:sz w:val="22"/>
                <w:szCs w:val="20"/>
                <w:lang w:val="en-GB" w:eastAsia="en-US"/>
              </w:rPr>
            </w:pPr>
          </w:p>
          <w:p w14:paraId="755F328E" w14:textId="77777777" w:rsidR="001A4106" w:rsidRPr="001A4106" w:rsidRDefault="001A4106" w:rsidP="001A4106">
            <w:pPr>
              <w:spacing w:before="0" w:after="0" w:line="240" w:lineRule="auto"/>
              <w:jc w:val="center"/>
              <w:outlineLvl w:val="0"/>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FORM 64I</w:t>
            </w:r>
          </w:p>
          <w:p w14:paraId="60236A85" w14:textId="77777777" w:rsidR="001A4106" w:rsidRPr="001A4106" w:rsidRDefault="001A4106" w:rsidP="001A4106">
            <w:pPr>
              <w:spacing w:before="240" w:after="120" w:line="240" w:lineRule="auto"/>
              <w:rPr>
                <w:rFonts w:ascii="Times New Roman" w:eastAsia="Calibri" w:hAnsi="Times New Roman" w:cs="Times New Roman"/>
                <w:sz w:val="18"/>
                <w:szCs w:val="18"/>
                <w:lang w:eastAsia="en-US"/>
              </w:rPr>
            </w:pPr>
            <w:r w:rsidRPr="001A4106">
              <w:rPr>
                <w:rFonts w:ascii="Times New Roman" w:eastAsia="Calibri" w:hAnsi="Times New Roman" w:cs="Times New Roman"/>
                <w:sz w:val="18"/>
                <w:szCs w:val="18"/>
                <w:lang w:eastAsia="en-US"/>
              </w:rPr>
              <w:t>R. 295T</w:t>
            </w:r>
          </w:p>
          <w:p w14:paraId="49BA50C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IN THE FAMILY JUSTICE COURTS OF THE REPUBLIC OF SINGAPORE</w:t>
            </w:r>
          </w:p>
          <w:p w14:paraId="0BB8A6D3"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xml:space="preserve">In the Matter Section 22(4) of the </w:t>
            </w:r>
          </w:p>
          <w:p w14:paraId="45E4B4A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VULNERABLE ADULTS ACT 2018</w:t>
            </w:r>
          </w:p>
          <w:p w14:paraId="71F3803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258AF9D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Vulnerable Adult]</w:t>
            </w:r>
          </w:p>
          <w:p w14:paraId="5F9EFB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Director-General of Social Welfare/protector… Applicant</w:t>
            </w:r>
          </w:p>
          <w:p w14:paraId="7131B39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1AC475D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Respondent]</w:t>
            </w:r>
          </w:p>
          <w:p w14:paraId="7DE8761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Respondent</w:t>
            </w:r>
          </w:p>
          <w:p w14:paraId="5A064B4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NOTICE TO SET ASIDE AN ORDER UNDER SECTION 22(4)</w:t>
            </w:r>
          </w:p>
          <w:p w14:paraId="3E82F29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40A1076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To (Name of Respondent)</w:t>
            </w:r>
          </w:p>
          <w:p w14:paraId="7CA6135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Of (Address)</w:t>
            </w:r>
          </w:p>
          <w:p w14:paraId="0A410CC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7C9336A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bookmarkStart w:id="49" w:name="_Hlk59205382"/>
            <w:r w:rsidRPr="001A4106">
              <w:rPr>
                <w:rFonts w:ascii="Times New Roman" w:eastAsia="Calibri" w:hAnsi="Times New Roman" w:cs="Times New Roman"/>
                <w:b/>
                <w:bCs/>
                <w:sz w:val="22"/>
                <w:szCs w:val="22"/>
                <w:lang w:eastAsia="en-US"/>
              </w:rPr>
              <w:t>WHEREAS</w:t>
            </w:r>
            <w:r w:rsidRPr="001A4106">
              <w:rPr>
                <w:rFonts w:ascii="Times New Roman" w:eastAsia="Calibri" w:hAnsi="Times New Roman"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1A4106">
              <w:rPr>
                <w:rFonts w:ascii="Times New Roman" w:eastAsia="Calibri" w:hAnsi="Times New Roman" w:cs="Times New Roman"/>
                <w:sz w:val="22"/>
                <w:szCs w:val="22"/>
                <w:lang w:eastAsia="en-US"/>
              </w:rPr>
              <w:t>],  in</w:t>
            </w:r>
            <w:proofErr w:type="gramEnd"/>
            <w:r w:rsidRPr="001A4106">
              <w:rPr>
                <w:rFonts w:ascii="Times New Roman" w:eastAsia="Calibri" w:hAnsi="Times New Roman" w:cs="Times New Roman"/>
                <w:sz w:val="22"/>
                <w:szCs w:val="22"/>
                <w:lang w:eastAsia="en-US"/>
              </w:rPr>
              <w:t xml:space="preserve"> contravention of [specify section 22(1) / (2)]* of the above-mentioned Act;</w:t>
            </w:r>
          </w:p>
          <w:p w14:paraId="36A3BB9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1. </w:t>
            </w:r>
            <w:r w:rsidRPr="001A4106">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1A4106">
              <w:rPr>
                <w:rFonts w:ascii="Times New Roman" w:eastAsia="Calibri" w:hAnsi="Times New Roman" w:cs="Times New Roman"/>
                <w:sz w:val="22"/>
                <w:szCs w:val="22"/>
                <w:lang w:eastAsia="en-US"/>
              </w:rPr>
              <w:t>)]*</w:t>
            </w:r>
            <w:proofErr w:type="gramEnd"/>
            <w:r w:rsidRPr="001A4106">
              <w:rPr>
                <w:rFonts w:ascii="Times New Roman" w:eastAsia="Calibri" w:hAnsi="Times New Roman"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1A4106">
              <w:rPr>
                <w:rFonts w:ascii="Times New Roman" w:eastAsia="Calibri" w:hAnsi="Times New Roman" w:cs="Times New Roman"/>
                <w:sz w:val="22"/>
                <w:szCs w:val="22"/>
                <w:lang w:eastAsia="en-US"/>
              </w:rPr>
              <w:t>is</w:t>
            </w:r>
            <w:proofErr w:type="gramEnd"/>
            <w:r w:rsidRPr="001A4106">
              <w:rPr>
                <w:rFonts w:ascii="Times New Roman" w:eastAsia="Calibri" w:hAnsi="Times New Roman" w:cs="Times New Roman"/>
                <w:sz w:val="22"/>
                <w:szCs w:val="22"/>
                <w:lang w:eastAsia="en-US"/>
              </w:rPr>
              <w:t xml:space="preserve"> set out in my/the Respondent’s affidavit filed herewith.</w:t>
            </w:r>
          </w:p>
          <w:p w14:paraId="4261836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2.</w:t>
            </w:r>
            <w:r w:rsidRPr="001A4106">
              <w:rPr>
                <w:rFonts w:ascii="Times New Roman" w:eastAsia="Calibri" w:hAnsi="Times New Roman" w:cs="Times New Roman"/>
                <w:sz w:val="22"/>
                <w:szCs w:val="22"/>
                <w:lang w:eastAsia="en-US"/>
              </w:rPr>
              <w:tab/>
              <w:t xml:space="preserve">The address to which communications should be sent to me/the Respondent* is: </w:t>
            </w:r>
          </w:p>
          <w:p w14:paraId="31FBBD1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1913887"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[If the Respondent is a minor (</w:t>
            </w:r>
            <w:proofErr w:type="gramStart"/>
            <w:r w:rsidRPr="001A4106">
              <w:rPr>
                <w:rFonts w:ascii="Times New Roman" w:eastAsia="Calibri" w:hAnsi="Times New Roman" w:cs="Times New Roman"/>
                <w:sz w:val="22"/>
                <w:szCs w:val="22"/>
                <w:lang w:eastAsia="en-US"/>
              </w:rPr>
              <w:t>i.e.</w:t>
            </w:r>
            <w:proofErr w:type="gramEnd"/>
            <w:r w:rsidRPr="001A4106">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B32567A"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3. </w:t>
            </w:r>
            <w:r w:rsidRPr="001A4106">
              <w:rPr>
                <w:rFonts w:ascii="Times New Roman" w:eastAsia="Calibri" w:hAnsi="Times New Roman" w:cs="Times New Roman"/>
                <w:sz w:val="22"/>
                <w:szCs w:val="22"/>
                <w:lang w:eastAsia="en-US"/>
              </w:rPr>
              <w:tab/>
              <w:t xml:space="preserve">My other contact particulars are: </w:t>
            </w:r>
          </w:p>
          <w:p w14:paraId="352C727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1A4106">
              <w:rPr>
                <w:rFonts w:ascii="Times New Roman" w:eastAsia="Calibri" w:hAnsi="Times New Roman" w:cs="Times New Roman"/>
                <w:sz w:val="22"/>
                <w:szCs w:val="22"/>
                <w:lang w:eastAsia="en-US"/>
              </w:rPr>
              <w:lastRenderedPageBreak/>
              <w:tab/>
            </w:r>
            <w:r w:rsidRPr="001A4106">
              <w:rPr>
                <w:rFonts w:ascii="Times New Roman" w:eastAsia="Calibri" w:hAnsi="Times New Roman" w:cs="Times New Roman"/>
                <w:i/>
                <w:sz w:val="22"/>
                <w:szCs w:val="22"/>
                <w:lang w:eastAsia="en-US"/>
              </w:rPr>
              <w:t>Handphone &amp; Email:</w:t>
            </w:r>
          </w:p>
          <w:p w14:paraId="052F370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4.</w:t>
            </w:r>
            <w:r w:rsidRPr="001A4106">
              <w:rPr>
                <w:rFonts w:ascii="Times New Roman" w:eastAsia="Calibri" w:hAnsi="Times New Roman" w:cs="Times New Roman"/>
                <w:sz w:val="22"/>
                <w:szCs w:val="22"/>
                <w:lang w:eastAsia="en-US"/>
              </w:rPr>
              <w:tab/>
            </w:r>
            <w:proofErr w:type="gramStart"/>
            <w:r w:rsidRPr="001A4106">
              <w:rPr>
                <w:rFonts w:ascii="Times New Roman" w:eastAsia="Calibri" w:hAnsi="Times New Roman" w:cs="Times New Roman"/>
                <w:sz w:val="22"/>
                <w:szCs w:val="22"/>
                <w:lang w:eastAsia="en-US"/>
              </w:rPr>
              <w:t>Particulars of</w:t>
            </w:r>
            <w:proofErr w:type="gramEnd"/>
            <w:r w:rsidRPr="001A4106">
              <w:rPr>
                <w:rFonts w:ascii="Times New Roman" w:eastAsia="Calibri" w:hAnsi="Times New Roman" w:cs="Times New Roman"/>
                <w:sz w:val="22"/>
                <w:szCs w:val="22"/>
                <w:lang w:eastAsia="en-US"/>
              </w:rPr>
              <w:t xml:space="preserve"> solicitor appointed by the Litigation Representative (if applicable)</w:t>
            </w:r>
          </w:p>
          <w:p w14:paraId="7F5E3F6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Name of Law Firm:</w:t>
            </w:r>
          </w:p>
          <w:p w14:paraId="5DB295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Address of Law Firm:</w:t>
            </w:r>
          </w:p>
          <w:p w14:paraId="272C953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 xml:space="preserve">Email &amp; contact number of </w:t>
            </w:r>
            <w:proofErr w:type="gramStart"/>
            <w:r w:rsidRPr="001A4106">
              <w:rPr>
                <w:rFonts w:ascii="Times New Roman" w:eastAsia="Calibri" w:hAnsi="Times New Roman" w:cs="Times New Roman"/>
                <w:sz w:val="22"/>
                <w:szCs w:val="22"/>
                <w:lang w:eastAsia="en-US"/>
              </w:rPr>
              <w:t>solicitor</w:t>
            </w:r>
            <w:proofErr w:type="gramEnd"/>
            <w:r w:rsidRPr="001A4106">
              <w:rPr>
                <w:rFonts w:ascii="Times New Roman" w:eastAsia="Calibri" w:hAnsi="Times New Roman" w:cs="Times New Roman"/>
                <w:sz w:val="22"/>
                <w:szCs w:val="22"/>
                <w:lang w:eastAsia="en-US"/>
              </w:rPr>
              <w:t>:</w:t>
            </w:r>
          </w:p>
          <w:p w14:paraId="7464DC2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5.</w:t>
            </w:r>
            <w:r w:rsidRPr="001A4106">
              <w:rPr>
                <w:rFonts w:ascii="Times New Roman" w:eastAsia="Calibri" w:hAnsi="Times New Roman"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5C5DE1F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Name &amp; </w:t>
            </w:r>
            <w:proofErr w:type="gramStart"/>
            <w:r w:rsidRPr="001A4106">
              <w:rPr>
                <w:rFonts w:ascii="Times New Roman" w:eastAsia="Calibri" w:hAnsi="Times New Roman" w:cs="Times New Roman"/>
                <w:sz w:val="22"/>
                <w:szCs w:val="22"/>
                <w:lang w:eastAsia="en-US"/>
              </w:rPr>
              <w:t>Signature:_</w:t>
            </w:r>
            <w:proofErr w:type="gramEnd"/>
            <w:r w:rsidRPr="001A4106">
              <w:rPr>
                <w:rFonts w:ascii="Times New Roman" w:eastAsia="Calibri" w:hAnsi="Times New Roman" w:cs="Times New Roman"/>
                <w:sz w:val="22"/>
                <w:szCs w:val="22"/>
                <w:lang w:eastAsia="en-US"/>
              </w:rPr>
              <w:t>____________</w:t>
            </w:r>
          </w:p>
          <w:p w14:paraId="18B1891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Date of birth: _____________</w:t>
            </w:r>
          </w:p>
          <w:p w14:paraId="6DE4BCB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1A4106">
              <w:rPr>
                <w:rFonts w:ascii="Times New Roman" w:eastAsia="Calibri" w:hAnsi="Times New Roman" w:cs="Times New Roman"/>
                <w:i/>
                <w:iCs/>
                <w:sz w:val="20"/>
                <w:szCs w:val="20"/>
                <w:lang w:eastAsia="en-US"/>
              </w:rPr>
              <w:t>* delete where inapplicable</w:t>
            </w:r>
          </w:p>
          <w:bookmarkEnd w:id="49"/>
          <w:p w14:paraId="66D5583A" w14:textId="07655ADF" w:rsidR="001A4106" w:rsidRPr="006F2CA2" w:rsidRDefault="001A4106" w:rsidP="001A4106">
            <w:pPr>
              <w:spacing w:before="120" w:after="0" w:line="240" w:lineRule="auto"/>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w:t>
                  </w:r>
                  <w:proofErr w:type="gramStart"/>
                  <w:r>
                    <w:t>  ,</w:t>
                  </w:r>
                  <w:proofErr w:type="gramEnd"/>
                  <w:r>
                    <w:t xml:space="preserve">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w:t>
                  </w:r>
                  <w:proofErr w:type="gramStart"/>
                  <w:r>
                    <w:t>   (</w:t>
                  </w:r>
                  <w:proofErr w:type="gramEnd"/>
                  <w:r>
                    <w:t>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roofErr w:type="gramStart"/>
                  <w:r>
                    <w:t>  .</w:t>
                  </w:r>
                  <w:proofErr w:type="gramEnd"/>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roofErr w:type="gramStart"/>
                  <w:r>
                    <w:t>  .</w:t>
                  </w:r>
                  <w:proofErr w:type="gramEnd"/>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roofErr w:type="gramStart"/>
                  <w:r>
                    <w:t>  .</w:t>
                  </w:r>
                  <w:proofErr w:type="gramEnd"/>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 xml:space="preserve">If any defendant is outside the jurisdiction, a separate </w:t>
                  </w:r>
                  <w:proofErr w:type="gramStart"/>
                  <w:r>
                    <w:rPr>
                      <w:i/>
                    </w:rPr>
                    <w:t>period of time</w:t>
                  </w:r>
                  <w:proofErr w:type="gramEnd"/>
                  <w:r>
                    <w:rPr>
                      <w:i/>
                    </w:rPr>
                    <w:t xml:space="preserv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w:t>
                  </w:r>
                  <w:proofErr w:type="gramStart"/>
                  <w:r>
                    <w:t>   (</w:t>
                  </w:r>
                  <w:proofErr w:type="gramEnd"/>
                  <w: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w:t>
                  </w:r>
                  <w:proofErr w:type="gramStart"/>
                  <w:r>
                    <w:t>   (</w:t>
                  </w:r>
                  <w:proofErr w:type="gramEnd"/>
                  <w:r>
                    <w:t>or where the plaintiff sues in person). This writ is issued by the said plaintiff who resides at                         and is (state occupation) and (if the plaintiff does not reside within the jurisdiction) whose address for service is                                     </w:t>
                  </w:r>
                  <w:proofErr w:type="gramStart"/>
                  <w:r>
                    <w:t>  .</w:t>
                  </w:r>
                  <w:proofErr w:type="gramEnd"/>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w:t>
                  </w:r>
                  <w:proofErr w:type="spellStart"/>
                  <w:r>
                    <w:t>by</w:t>
                  </w:r>
                  <w:proofErr w:type="spellEnd"/>
                  <w:r>
                    <w:t xml:space="preserve">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roofErr w:type="gramStart"/>
                  <w:r>
                    <w:t>  .</w:t>
                  </w:r>
                  <w:proofErr w:type="gramEnd"/>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 xml:space="preserve">If any defendant is outside the jurisdiction, a separate </w:t>
            </w:r>
            <w:proofErr w:type="gramStart"/>
            <w:r w:rsidRPr="006F2CA2">
              <w:rPr>
                <w:rFonts w:ascii="Times New Roman" w:hAnsi="Times New Roman" w:cs="Times New Roman"/>
                <w:i/>
                <w:sz w:val="22"/>
                <w:szCs w:val="20"/>
                <w:lang w:val="en-GB" w:eastAsia="en-US"/>
              </w:rPr>
              <w:t>period of time</w:t>
            </w:r>
            <w:proofErr w:type="gramEnd"/>
            <w:r w:rsidRPr="006F2CA2">
              <w:rPr>
                <w:rFonts w:ascii="Times New Roman" w:hAnsi="Times New Roman" w:cs="Times New Roman"/>
                <w:i/>
                <w:sz w:val="22"/>
                <w:szCs w:val="20"/>
                <w:lang w:val="en-GB" w:eastAsia="en-US"/>
              </w:rPr>
              <w:t xml:space="preserv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val="en-GB" w:eastAsia="en-US"/>
              </w:rPr>
              <w:t>  .</w:t>
            </w:r>
            <w:proofErr w:type="gramEnd"/>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w:t>
            </w:r>
            <w:proofErr w:type="spellStart"/>
            <w:r w:rsidRPr="006F2CA2">
              <w:rPr>
                <w:rFonts w:ascii="Times New Roman" w:hAnsi="Times New Roman" w:cs="Times New Roman"/>
                <w:sz w:val="22"/>
                <w:szCs w:val="20"/>
                <w:lang w:val="en-GB" w:eastAsia="en-US"/>
              </w:rPr>
              <w:t>by</w:t>
            </w:r>
            <w:proofErr w:type="spellEnd"/>
            <w:r w:rsidRPr="006F2CA2">
              <w:rPr>
                <w:rFonts w:ascii="Times New Roman" w:hAnsi="Times New Roman" w:cs="Times New Roman"/>
                <w:sz w:val="22"/>
                <w:szCs w:val="20"/>
                <w:lang w:val="en-GB"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roofErr w:type="gramStart"/>
            <w:r w:rsidRPr="006F2CA2">
              <w:rPr>
                <w:rFonts w:ascii="Times New Roman" w:hAnsi="Times New Roman" w:cs="Times New Roman"/>
                <w:sz w:val="22"/>
                <w:szCs w:val="20"/>
                <w:lang w:val="en-GB" w:eastAsia="en-US"/>
              </w:rPr>
              <w:t>  .</w:t>
            </w:r>
            <w:proofErr w:type="gramEnd"/>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ascii="Times New Roman" w:hAnsi="Times New Roman" w:cs="Times New Roman"/>
                <w:sz w:val="22"/>
                <w:szCs w:val="20"/>
                <w:lang w:val="en-GB" w:eastAsia="en-US"/>
              </w:rPr>
              <w:t>Claim, or</w:t>
            </w:r>
            <w:proofErr w:type="gramEnd"/>
            <w:r w:rsidRPr="006F2CA2">
              <w:rPr>
                <w:rFonts w:ascii="Times New Roman" w:hAnsi="Times New Roman" w:cs="Times New Roman"/>
                <w:sz w:val="22"/>
                <w:szCs w:val="20"/>
                <w:lang w:val="en-GB" w:eastAsia="en-US"/>
              </w:rPr>
              <w:t xml:space="preserve">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delete</w:t>
            </w:r>
            <w:proofErr w:type="gramEnd"/>
            <w:r w:rsidRPr="006F2CA2">
              <w:rPr>
                <w:rFonts w:ascii="Times New Roman" w:hAnsi="Times New Roman" w:cs="Times New Roman"/>
                <w:sz w:val="22"/>
                <w:szCs w:val="20"/>
                <w:lang w:val="en-GB" w:eastAsia="en-US"/>
              </w:rPr>
              <w:t xml:space="preserv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(4)  If you do not enter an </w:t>
            </w:r>
            <w:proofErr w:type="gramStart"/>
            <w:r w:rsidRPr="006F2CA2">
              <w:rPr>
                <w:rFonts w:ascii="Times New Roman" w:hAnsi="Times New Roman" w:cs="Times New Roman"/>
                <w:sz w:val="22"/>
                <w:szCs w:val="20"/>
                <w:lang w:val="en-GB" w:eastAsia="en-US"/>
              </w:rPr>
              <w:t>appearance</w:t>
            </w:r>
            <w:proofErr w:type="gramEnd"/>
            <w:r w:rsidRPr="006F2CA2">
              <w:rPr>
                <w:rFonts w:ascii="Times New Roman" w:hAnsi="Times New Roman" w:cs="Times New Roman"/>
                <w:sz w:val="22"/>
                <w:szCs w:val="20"/>
                <w:lang w:val="en-GB" w:eastAsia="en-US"/>
              </w:rPr>
              <w:t xml:space="preserv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ascii="Times New Roman" w:hAnsi="Times New Roman" w:cs="Times New Roman"/>
                <w:sz w:val="22"/>
                <w:szCs w:val="20"/>
                <w:lang w:val="en-GB" w:eastAsia="en-US"/>
              </w:rPr>
              <w:t>both of them</w:t>
            </w:r>
            <w:proofErr w:type="gramEnd"/>
            <w:r w:rsidRPr="006F2CA2">
              <w:rPr>
                <w:rFonts w:ascii="Times New Roman" w:hAnsi="Times New Roman" w:cs="Times New Roman"/>
                <w:sz w:val="22"/>
                <w:szCs w:val="20"/>
                <w:lang w:val="en-GB" w:eastAsia="en-US"/>
              </w:rPr>
              <w:t xml:space="preserve">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ascii="Times New Roman" w:hAnsi="Times New Roman" w:cs="Times New Roman"/>
                      <w:sz w:val="22"/>
                      <w:szCs w:val="20"/>
                      <w:lang w:val="en-GB" w:eastAsia="en-US"/>
                    </w:rPr>
                    <w:t>taking into account</w:t>
                  </w:r>
                  <w:proofErr w:type="gramEnd"/>
                  <w:r w:rsidRPr="006F2CA2">
                    <w:rPr>
                      <w:rFonts w:ascii="Times New Roman" w:hAnsi="Times New Roman" w:cs="Times New Roman"/>
                      <w:sz w:val="22"/>
                      <w:szCs w:val="20"/>
                      <w:lang w:val="en-GB" w:eastAsia="en-US"/>
                    </w:rPr>
                    <w:t xml:space="preserve">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0829DF">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0829DF">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in a convenient order the documents (or bundles of documents, if of the same nature, such as invoices)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xml:space="preserve"> between the hours of        and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as a result of the amendments be the </w:t>
            </w:r>
            <w:proofErr w:type="gramStart"/>
            <w:r w:rsidRPr="006F2CA2">
              <w:rPr>
                <w:rFonts w:ascii="Times New Roman" w:hAnsi="Times New Roman" w:cs="Times New Roman"/>
                <w:sz w:val="22"/>
                <w:szCs w:val="20"/>
                <w:lang w:val="en-GB" w:eastAsia="en-US"/>
              </w:rPr>
              <w:t>plaintiff’s</w:t>
            </w:r>
            <w:proofErr w:type="gramEnd"/>
            <w:r w:rsidRPr="006F2CA2">
              <w:rPr>
                <w:rFonts w:ascii="Times New Roman" w:hAnsi="Times New Roman" w:cs="Times New Roman"/>
                <w:sz w:val="22"/>
                <w:szCs w:val="20"/>
                <w:lang w:val="en-GB" w:eastAsia="en-US"/>
              </w:rPr>
              <w:t xml:space="preserve">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20.  Evidence of the following fact(s),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2AD96010"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29.  By consent, (the right of appeal be excluded) (any appeal be limited to the </w:t>
            </w:r>
            <w:r w:rsidR="001A4106" w:rsidRPr="001A4106">
              <w:rPr>
                <w:rFonts w:ascii="Times New Roman" w:hAnsi="Times New Roman" w:cs="Times New Roman"/>
                <w:sz w:val="22"/>
                <w:szCs w:val="20"/>
                <w:lang w:val="en-GB" w:eastAsia="en-US"/>
              </w:rPr>
              <w:t xml:space="preserve">Appellate Division of the High Court or the </w:t>
            </w:r>
            <w:r w:rsidRPr="006F2CA2">
              <w:rPr>
                <w:rFonts w:ascii="Times New Roman" w:hAnsi="Times New Roman" w:cs="Times New Roman"/>
                <w:sz w:val="22"/>
                <w:szCs w:val="20"/>
                <w:lang w:val="en-GB" w:eastAsia="en-US"/>
              </w:rPr>
              <w:t>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31.  The witnesses whom the plaintiff intends if necessary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32.  The witnesses whom the defendant intends if necessary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ascii="Times New Roman" w:hAnsi="Times New Roman" w:cs="Times New Roman"/>
                <w:sz w:val="22"/>
                <w:szCs w:val="20"/>
                <w:lang w:val="en-GB" w:eastAsia="en-US"/>
              </w:rPr>
              <w:t>  .</w:t>
            </w:r>
            <w:proofErr w:type="gramEnd"/>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set</w:t>
            </w:r>
            <w:proofErr w:type="gramEnd"/>
            <w:r w:rsidRPr="006F2CA2">
              <w:rPr>
                <w:rFonts w:ascii="Times New Roman" w:hAnsi="Times New Roman" w:cs="Times New Roman"/>
                <w:sz w:val="22"/>
                <w:szCs w:val="20"/>
                <w:lang w:val="en-GB" w:eastAsia="en-US"/>
              </w:rPr>
              <w:t xml:space="preserve">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Provided that this admission is made for the purposes of this action </w:t>
            </w:r>
            <w:proofErr w:type="gramStart"/>
            <w:r w:rsidRPr="006F2CA2">
              <w:rPr>
                <w:rFonts w:ascii="Times New Roman" w:hAnsi="Times New Roman" w:cs="Times New Roman"/>
                <w:sz w:val="22"/>
                <w:szCs w:val="20"/>
                <w:lang w:val="en-GB" w:eastAsia="en-US"/>
              </w:rPr>
              <w:t>only, and</w:t>
            </w:r>
            <w:proofErr w:type="gramEnd"/>
            <w:r w:rsidRPr="006F2CA2">
              <w:rPr>
                <w:rFonts w:ascii="Times New Roman" w:hAnsi="Times New Roman"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further take notice that if you do not within the </w:t>
            </w:r>
            <w:proofErr w:type="gramStart"/>
            <w:r w:rsidRPr="006F2CA2">
              <w:rPr>
                <w:rFonts w:ascii="Times New Roman" w:hAnsi="Times New Roman" w:cs="Times New Roman"/>
                <w:sz w:val="22"/>
                <w:szCs w:val="20"/>
                <w:lang w:val="en-GB" w:eastAsia="en-US"/>
              </w:rPr>
              <w:t>aforementioned 7</w:t>
            </w:r>
            <w:proofErr w:type="gramEnd"/>
            <w:r w:rsidRPr="006F2CA2">
              <w:rPr>
                <w:rFonts w:ascii="Times New Roman" w:hAnsi="Times New Roman"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24CF9FC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To the </w:t>
            </w:r>
            <w:r w:rsidR="00681E46" w:rsidRPr="00681E46">
              <w:rPr>
                <w:rFonts w:ascii="Times New Roman" w:hAnsi="Times New Roman" w:cs="Times New Roman"/>
                <w:sz w:val="22"/>
                <w:szCs w:val="20"/>
                <w:lang w:val="en-GB" w:eastAsia="en-US"/>
              </w:rPr>
              <w:t>Commissioner of Prisons</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w:t>
            </w:r>
            <w:proofErr w:type="gramStart"/>
            <w:r w:rsidRPr="004066EF">
              <w:rPr>
                <w:rFonts w:ascii="Times New Roman" w:hAnsi="Times New Roman" w:cs="Times New Roman"/>
                <w:sz w:val="22"/>
                <w:szCs w:val="20"/>
                <w:lang w:val="en-GB" w:eastAsia="en-US"/>
              </w:rPr>
              <w:t>upon</w:t>
            </w:r>
            <w:proofErr w:type="gramEnd"/>
            <w:r w:rsidRPr="004066EF">
              <w:rPr>
                <w:rFonts w:ascii="Times New Roman" w:hAnsi="Times New Roman" w:cs="Times New Roman"/>
                <w:sz w:val="22"/>
                <w:szCs w:val="20"/>
                <w:lang w:val="en-GB" w:eastAsia="en-US"/>
              </w:rPr>
              <w:t xml:space="preserve"> tender made to you of a reasonable sum for the conveyance and maintenance of a proper officer and of                        now a prisoner in the                        in going to, remaining at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roofErr w:type="gramStart"/>
            <w:r w:rsidRPr="006F2CA2">
              <w:rPr>
                <w:rFonts w:ascii="Times New Roman" w:hAnsi="Times New Roman" w:cs="Times New Roman"/>
                <w:sz w:val="22"/>
                <w:szCs w:val="20"/>
                <w:lang w:val="en-GB" w:eastAsia="en-US"/>
              </w:rPr>
              <w:t>  .</w:t>
            </w:r>
            <w:proofErr w:type="gramEnd"/>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 further request that you </w:t>
            </w:r>
            <w:proofErr w:type="gramStart"/>
            <w:r w:rsidRPr="006F2CA2">
              <w:rPr>
                <w:rFonts w:ascii="Times New Roman" w:hAnsi="Times New Roman" w:cs="Times New Roman"/>
                <w:sz w:val="22"/>
                <w:szCs w:val="20"/>
                <w:lang w:val="en-GB" w:eastAsia="en-US"/>
              </w:rPr>
              <w:t>will cause</w:t>
            </w:r>
            <w:proofErr w:type="gramEnd"/>
            <w:r w:rsidRPr="006F2CA2">
              <w:rPr>
                <w:rFonts w:ascii="Times New Roman" w:hAnsi="Times New Roman" w:cs="Times New Roman"/>
                <w:sz w:val="22"/>
                <w:szCs w:val="20"/>
                <w:lang w:val="en-GB" w:eastAsia="en-US"/>
              </w:rPr>
              <w:t xml:space="preserv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I/We hereby undertake to pay all charges and fees that are imposed by the Sheriff/bailiff and to fully indemnify the Sheriff/bailiff and his officers and keep them indemnified against all actions, proceedings, liabilities, claims, damages, </w:t>
            </w:r>
            <w:proofErr w:type="gramStart"/>
            <w:r w:rsidRPr="006F2CA2">
              <w:rPr>
                <w:rFonts w:ascii="Times New Roman" w:hAnsi="Times New Roman" w:cs="Times New Roman"/>
                <w:sz w:val="22"/>
                <w:szCs w:val="20"/>
                <w:lang w:val="en-GB" w:eastAsia="en-US"/>
              </w:rPr>
              <w:t>costs</w:t>
            </w:r>
            <w:proofErr w:type="gramEnd"/>
            <w:r w:rsidRPr="006F2CA2">
              <w:rPr>
                <w:rFonts w:ascii="Times New Roman" w:hAnsi="Times New Roman" w:cs="Times New Roman"/>
                <w:sz w:val="22"/>
                <w:szCs w:val="20"/>
                <w:lang w:val="en-GB" w:eastAsia="en-US"/>
              </w:rPr>
              <w:t xml:space="preserve"> and expenses incurred in relation to or become payable by the Sheriff/bailiff in respect of or arising from the execution. Please appoint a suitable date to execute the Writ of Seizure and Sale/Delivery/Possession*.</w:t>
            </w:r>
          </w:p>
          <w:p w14:paraId="729BB1D5" w14:textId="2D1E1D19"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Court or the </w:t>
            </w:r>
            <w:r w:rsidR="00681E46" w:rsidRPr="00681E46">
              <w:rPr>
                <w:rFonts w:ascii="Times New Roman" w:hAnsi="Times New Roman" w:cs="Times New Roman"/>
                <w:sz w:val="22"/>
                <w:szCs w:val="20"/>
                <w:lang w:val="en-GB" w:eastAsia="en-US"/>
              </w:rPr>
              <w:t xml:space="preserve">Family Division of the </w:t>
            </w:r>
            <w:r w:rsidRPr="006F2CA2">
              <w:rPr>
                <w:rFonts w:ascii="Times New Roman" w:hAnsi="Times New Roman" w:cs="Times New Roman"/>
                <w:sz w:val="22"/>
                <w:szCs w:val="20"/>
                <w:lang w:val="en-GB" w:eastAsia="en-US"/>
              </w:rPr>
              <w:t>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I/We hereby declare that, as at the date of this undertaking, </w:t>
            </w:r>
            <w:proofErr w:type="gramStart"/>
            <w:r w:rsidRPr="006F2CA2">
              <w:rPr>
                <w:rFonts w:ascii="Times New Roman" w:hAnsi="Times New Roman" w:cs="Times New Roman"/>
                <w:sz w:val="22"/>
                <w:szCs w:val="20"/>
                <w:lang w:val="en-GB" w:eastAsia="en-US"/>
              </w:rPr>
              <w:t>declaration</w:t>
            </w:r>
            <w:proofErr w:type="gramEnd"/>
            <w:r w:rsidRPr="006F2CA2">
              <w:rPr>
                <w:rFonts w:ascii="Times New Roman" w:hAnsi="Times New Roman" w:cs="Times New Roman"/>
                <w:sz w:val="22"/>
                <w:szCs w:val="20"/>
                <w:lang w:val="en-GB" w:eastAsia="en-US"/>
              </w:rPr>
              <w:t xml:space="preserve">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or</w:t>
            </w:r>
            <w:proofErr w:type="gramEnd"/>
            <w:r w:rsidRPr="006F2CA2">
              <w:rPr>
                <w:rFonts w:ascii="Times New Roman" w:hAnsi="Times New Roman" w:cs="Times New Roman"/>
                <w:sz w:val="22"/>
                <w:szCs w:val="20"/>
                <w:lang w:val="en-GB" w:eastAsia="en-US"/>
              </w:rPr>
              <w:t xml:space="preserve">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the applicant by his counsel undertaking to abide by any order the Court may hereafter make should it decide that the respondents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is to certify that                              of                              the abovenamed appellant has deposited the sum of $                by way of security for the respondent’s costs of the appeal/application* in the Registry (or with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2D2A4151" w14:textId="77777777" w:rsidR="00681E46"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p>
    <w:p w14:paraId="7FB65E68" w14:textId="12BB0E8F" w:rsidR="006F2CA2" w:rsidRPr="006F2CA2"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(deleted)</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 xml:space="preserve">must state that the company is a foreign company registered pursuant to that Act and that service is being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roofErr w:type="gramStart"/>
            <w:r w:rsidRPr="006F2CA2">
              <w:rPr>
                <w:rFonts w:ascii="Times New Roman" w:hAnsi="Times New Roman" w:cs="Times New Roman"/>
                <w:sz w:val="22"/>
                <w:szCs w:val="20"/>
                <w:lang w:val="en-GB" w:eastAsia="en-US"/>
              </w:rPr>
              <w:t>  .</w:t>
            </w:r>
            <w:proofErr w:type="gramEnd"/>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w:t>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sidRPr="006F2CA2">
              <w:rPr>
                <w:rFonts w:ascii="Times New Roman" w:hAnsi="Times New Roman" w:cs="Times New Roman"/>
                <w:sz w:val="22"/>
                <w:szCs w:val="20"/>
                <w:lang w:val="en-GB" w:eastAsia="en-US"/>
              </w:rPr>
              <w:t>  .</w:t>
            </w:r>
            <w:proofErr w:type="gramEnd"/>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Signed by the </w:t>
            </w:r>
            <w:proofErr w:type="gramStart"/>
            <w:r w:rsidRPr="003B0F55">
              <w:rPr>
                <w:rFonts w:ascii="Times New Roman" w:hAnsi="Times New Roman" w:cs="Times New Roman"/>
                <w:sz w:val="22"/>
                <w:szCs w:val="22"/>
                <w:lang w:val="en-GB"/>
              </w:rPr>
              <w:t>abovenamed  )</w:t>
            </w:r>
            <w:proofErr w:type="gramEnd"/>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w:t>
            </w:r>
            <w:proofErr w:type="gramStart"/>
            <w:r w:rsidRPr="003B0F55">
              <w:rPr>
                <w:rFonts w:ascii="Times New Roman" w:hAnsi="Times New Roman" w:cs="Times New Roman"/>
                <w:sz w:val="22"/>
                <w:szCs w:val="22"/>
                <w:lang w:val="en-GB"/>
              </w:rPr>
              <w:t>) )</w:t>
            </w:r>
            <w:proofErr w:type="gramEnd"/>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w:t>
            </w:r>
            <w:proofErr w:type="gramStart"/>
            <w:r w:rsidRPr="003B0F55">
              <w:rPr>
                <w:rFonts w:ascii="Times New Roman" w:hAnsi="Times New Roman" w:cs="Times New Roman"/>
                <w:sz w:val="22"/>
                <w:szCs w:val="22"/>
                <w:lang w:val="en-GB"/>
              </w:rPr>
              <w:t xml:space="preserve">date)   </w:t>
            </w:r>
            <w:proofErr w:type="gramEnd"/>
            <w:r w:rsidRPr="003B0F55">
              <w:rPr>
                <w:rFonts w:ascii="Times New Roman" w:hAnsi="Times New Roman" w:cs="Times New Roman"/>
                <w:sz w:val="22"/>
                <w:szCs w:val="22"/>
                <w:lang w:val="en-GB"/>
              </w:rPr>
              <w:t xml:space="preserv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Witnessed by         </w:t>
            </w:r>
            <w:proofErr w:type="gramStart"/>
            <w:r w:rsidRPr="003B0F55">
              <w:rPr>
                <w:rFonts w:ascii="Times New Roman" w:hAnsi="Times New Roman" w:cs="Times New Roman"/>
                <w:sz w:val="22"/>
                <w:szCs w:val="22"/>
                <w:lang w:val="en-GB"/>
              </w:rPr>
              <w:t xml:space="preserve">  )</w:t>
            </w:r>
            <w:proofErr w:type="gramEnd"/>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w:t>
            </w:r>
            <w:proofErr w:type="gramStart"/>
            <w:r w:rsidRPr="003B0F55">
              <w:rPr>
                <w:rFonts w:ascii="Times New Roman" w:hAnsi="Times New Roman" w:cs="Times New Roman"/>
                <w:sz w:val="22"/>
                <w:szCs w:val="22"/>
                <w:lang w:val="en-GB"/>
              </w:rPr>
              <w:t>No. )</w:t>
            </w:r>
            <w:proofErr w:type="gramEnd"/>
            <w:r w:rsidRPr="003B0F55">
              <w:rPr>
                <w:rFonts w:ascii="Times New Roman" w:hAnsi="Times New Roman" w:cs="Times New Roman"/>
                <w:sz w:val="22"/>
                <w:szCs w:val="22"/>
                <w:lang w:val="en-GB"/>
              </w:rPr>
              <w:t xml:space="preserve">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roofErr w:type="gramStart"/>
            <w:r w:rsidRPr="006F2CA2">
              <w:rPr>
                <w:rFonts w:ascii="Times New Roman" w:hAnsi="Times New Roman" w:cs="Times New Roman"/>
                <w:sz w:val="22"/>
                <w:szCs w:val="20"/>
                <w:lang w:val="en-GB" w:eastAsia="en-US"/>
              </w:rPr>
              <w:t>  .</w:t>
            </w:r>
            <w:proofErr w:type="gramEnd"/>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sidRPr="006F2CA2">
              <w:rPr>
                <w:rFonts w:ascii="Times New Roman" w:hAnsi="Times New Roman" w:cs="Times New Roman"/>
                <w:sz w:val="22"/>
                <w:szCs w:val="20"/>
                <w:lang w:val="en-GB" w:eastAsia="en-US"/>
              </w:rPr>
              <w:t>lodgment</w:t>
            </w:r>
            <w:proofErr w:type="spellEnd"/>
            <w:r w:rsidRPr="006F2CA2">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i/>
                <w:sz w:val="22"/>
                <w:szCs w:val="20"/>
                <w:lang w:val="en-GB" w:eastAsia="en-US"/>
              </w:rPr>
              <w:t>Particulars of</w:t>
            </w:r>
            <w:proofErr w:type="gramEnd"/>
            <w:r w:rsidRPr="006F2CA2">
              <w:rPr>
                <w:rFonts w:ascii="Times New Roman" w:hAnsi="Times New Roman" w:cs="Times New Roman"/>
                <w:i/>
                <w:sz w:val="22"/>
                <w:szCs w:val="20"/>
                <w:lang w:val="en-GB" w:eastAsia="en-US"/>
              </w:rPr>
              <w:t xml:space="preserve">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Persons to make the </w:t>
            </w:r>
            <w:proofErr w:type="spellStart"/>
            <w:r w:rsidRPr="006F2CA2">
              <w:rPr>
                <w:rFonts w:ascii="Times New Roman" w:hAnsi="Times New Roman" w:cs="Times New Roman"/>
                <w:i/>
                <w:sz w:val="22"/>
                <w:szCs w:val="20"/>
                <w:lang w:val="en-GB" w:eastAsia="en-US"/>
              </w:rPr>
              <w:t>lodgment</w:t>
            </w:r>
            <w:proofErr w:type="spellEnd"/>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roofErr w:type="gramStart"/>
            <w:r w:rsidRPr="006F2CA2">
              <w:rPr>
                <w:rFonts w:ascii="Times New Roman" w:hAnsi="Times New Roman" w:cs="Times New Roman"/>
                <w:sz w:val="22"/>
                <w:szCs w:val="20"/>
                <w:lang w:val="en-GB" w:eastAsia="en-US"/>
              </w:rPr>
              <w:t>  .</w:t>
            </w:r>
            <w:proofErr w:type="gramEnd"/>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6172E9">
      <w:pPr>
        <w:keepNext/>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21860C4F" w14:textId="77777777" w:rsidR="00267633"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3C4F9C42" w14:textId="449584D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3716098B" w14:textId="6378E060"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F44BCA3" w14:textId="7B05730E"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1BE8FC" w14:textId="18C5B9A1"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46F2429" w14:textId="66CB2E74"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C21832" w14:textId="0026F9E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24DCE2F" w14:textId="77777777" w:rsidR="000D3C6D" w:rsidRPr="000D3C6D" w:rsidRDefault="000D3C6D" w:rsidP="00267633">
      <w:pPr>
        <w:spacing w:before="0" w:after="200" w:line="276" w:lineRule="auto"/>
        <w:ind w:firstLine="360"/>
        <w:divId w:val="2116439976"/>
        <w:rPr>
          <w:rFonts w:ascii="Times New Roman" w:hAnsi="Times New Roman" w:cs="Times New Roman"/>
          <w:b/>
          <w:lang w:val="en-GB" w:eastAsia="en-GB"/>
        </w:rPr>
      </w:pPr>
    </w:p>
    <w:p w14:paraId="5860BAA1" w14:textId="7777777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DA610E6" w14:textId="77777777" w:rsidR="000D3C6D" w:rsidRPr="000D3C6D" w:rsidRDefault="000D3C6D" w:rsidP="000D3C6D">
      <w:pPr>
        <w:spacing w:after="0" w:line="240" w:lineRule="auto"/>
        <w:jc w:val="center"/>
        <w:divId w:val="2116439976"/>
        <w:rPr>
          <w:rFonts w:ascii="Times New Roman" w:hAnsi="Times New Roman" w:cs="Times New Roman"/>
          <w:sz w:val="22"/>
          <w:szCs w:val="22"/>
        </w:rPr>
      </w:pPr>
      <w:r w:rsidRPr="000D3C6D">
        <w:rPr>
          <w:rFonts w:ascii="Times New Roman" w:hAnsi="Times New Roman" w:cs="Times New Roman"/>
        </w:rPr>
        <w:lastRenderedPageBreak/>
        <w:t>FORM 188A</w:t>
      </w:r>
    </w:p>
    <w:p w14:paraId="56E30A77"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R. 34C</w:t>
      </w:r>
    </w:p>
    <w:p w14:paraId="5F1558EF"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Para 8A</w:t>
      </w:r>
    </w:p>
    <w:p w14:paraId="5101C3A2" w14:textId="77777777" w:rsidR="000D3C6D" w:rsidRPr="000D3C6D" w:rsidRDefault="000D3C6D" w:rsidP="000D3C6D">
      <w:pPr>
        <w:jc w:val="center"/>
        <w:divId w:val="2116439976"/>
        <w:rPr>
          <w:rFonts w:asciiTheme="minorHAnsi" w:hAnsiTheme="minorHAnsi" w:cstheme="minorBidi"/>
          <w:b/>
          <w:sz w:val="20"/>
          <w:szCs w:val="22"/>
          <w:lang w:val="en-GB"/>
        </w:rPr>
      </w:pPr>
    </w:p>
    <w:p w14:paraId="4BBAEC87"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0D3C6D">
        <w:rPr>
          <w:rFonts w:ascii="Times New Roman" w:hAnsi="Times New Roman" w:cs="Times New Roman"/>
          <w:b/>
          <w:lang w:val="en-GB"/>
        </w:rPr>
        <w:t>NOTICE OF ACCEPTANCE/</w:t>
      </w:r>
      <w:r w:rsidRPr="000D3C6D">
        <w:rPr>
          <w:rFonts w:ascii="Times New Roman" w:hAnsi="Times New Roman" w:cs="Times New Roman"/>
          <w:b/>
          <w:lang w:val="en-GB"/>
        </w:rPr>
        <w:tab/>
        <w:t xml:space="preserve">NON-ACCEPTANCE </w:t>
      </w:r>
    </w:p>
    <w:p w14:paraId="5D10C63E"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0D3C6D">
        <w:rPr>
          <w:rFonts w:ascii="Times New Roman" w:hAnsi="Times New Roman" w:cs="Times New Roman"/>
          <w:b/>
          <w:lang w:val="en-GB"/>
        </w:rPr>
        <w:t>BY PARENTING COORDINATOR</w:t>
      </w:r>
    </w:p>
    <w:p w14:paraId="67921223"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69CEABD8"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 xml:space="preserve">To: </w:t>
      </w:r>
      <w:r w:rsidRPr="000D3C6D">
        <w:rPr>
          <w:rFonts w:ascii="Times New Roman" w:hAnsi="Times New Roman" w:cs="Times New Roman"/>
        </w:rPr>
        <w:tab/>
        <w:t xml:space="preserve">The Registrar, Family Justice Courts </w:t>
      </w:r>
    </w:p>
    <w:p w14:paraId="38A3633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6F224ECE"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I, [state name], hereby notify the Court of the following:</w:t>
      </w:r>
      <w:r w:rsidRPr="000D3C6D">
        <w:rPr>
          <w:rStyle w:val="FootnoteReference"/>
          <w:rFonts w:ascii="Times New Roman" w:hAnsi="Times New Roman"/>
        </w:rPr>
        <w:footnoteReference w:customMarkFollows="1" w:id="1"/>
        <w:t>*</w:t>
      </w:r>
    </w:p>
    <w:p w14:paraId="1236318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4167862"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2D1522DE" w14:textId="77777777" w:rsidR="000D3C6D" w:rsidRPr="000D3C6D" w:rsidRDefault="00AB313B"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accept the appointment as Parenting Coordinator. </w:t>
      </w:r>
    </w:p>
    <w:p w14:paraId="1EE75B4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r w:rsidRPr="000D3C6D">
        <w:rPr>
          <w:rFonts w:ascii="Times New Roman" w:hAnsi="Times New Roman" w:cs="Times New Roman"/>
        </w:rPr>
        <w:t xml:space="preserve"> </w:t>
      </w:r>
      <w:r w:rsidRPr="000D3C6D">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2CA5178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p>
    <w:p w14:paraId="54841EA9" w14:textId="77777777" w:rsidR="000D3C6D" w:rsidRPr="000D3C6D" w:rsidRDefault="00AB313B"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do not accept the appointment as Parenting Coordinator. </w:t>
      </w:r>
    </w:p>
    <w:p w14:paraId="6B990EF6"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ab/>
        <w:t xml:space="preserve">Reason: [state reason] </w:t>
      </w:r>
    </w:p>
    <w:p w14:paraId="69DFDDD7"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C4E5F4A"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Name:</w:t>
      </w:r>
    </w:p>
    <w:p w14:paraId="75AA801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Signature:</w:t>
      </w:r>
    </w:p>
    <w:p w14:paraId="29009C8B"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Date:</w:t>
      </w:r>
    </w:p>
    <w:p w14:paraId="17823E2A" w14:textId="77777777" w:rsidR="000D3C6D" w:rsidRPr="000D3C6D" w:rsidRDefault="000D3C6D" w:rsidP="000D3C6D">
      <w:pPr>
        <w:divId w:val="2116439976"/>
        <w:rPr>
          <w:rFonts w:ascii="Times New Roman" w:hAnsi="Times New Roman" w:cs="Times New Roman"/>
        </w:rPr>
      </w:pPr>
      <w:r w:rsidRPr="000D3C6D">
        <w:rPr>
          <w:rFonts w:ascii="Times New Roman" w:hAnsi="Times New Roman" w:cs="Times New Roman"/>
        </w:rPr>
        <w:br w:type="page"/>
      </w:r>
    </w:p>
    <w:p w14:paraId="04A802EF" w14:textId="552A71E8" w:rsidR="000D3C6D" w:rsidRPr="00267633" w:rsidRDefault="000D3C6D" w:rsidP="00267633">
      <w:pPr>
        <w:spacing w:before="0" w:after="200" w:line="276" w:lineRule="auto"/>
        <w:ind w:firstLine="360"/>
        <w:divId w:val="2116439976"/>
        <w:rPr>
          <w:rFonts w:ascii="Times New Roman" w:hAnsi="Times New Roman" w:cs="Times New Roman"/>
          <w:b/>
          <w:lang w:val="en-GB" w:eastAsia="en-GB"/>
        </w:rPr>
        <w:sectPr w:rsidR="000D3C6D"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6172E9">
            <w:pPr>
              <w:numPr>
                <w:ilvl w:val="0"/>
                <w:numId w:val="32"/>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6172E9">
            <w:pPr>
              <w:numPr>
                <w:ilvl w:val="0"/>
                <w:numId w:val="30"/>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6172E9">
      <w:pPr>
        <w:numPr>
          <w:ilvl w:val="0"/>
          <w:numId w:val="37"/>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45E07A6"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6585494"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6172E9">
      <w:pPr>
        <w:numPr>
          <w:ilvl w:val="0"/>
          <w:numId w:val="36"/>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794241F7"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7DE9A5F3"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5CB4A889"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19B284F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70A38823"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AB313B">
      <w:pPr>
        <w:numPr>
          <w:ilvl w:val="0"/>
          <w:numId w:val="123"/>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3CEF4177" w14:textId="77777777" w:rsidR="00497891" w:rsidRPr="00C313A1" w:rsidRDefault="00497891" w:rsidP="00AB313B">
      <w:pPr>
        <w:pStyle w:val="ListParagraph"/>
        <w:numPr>
          <w:ilvl w:val="0"/>
          <w:numId w:val="125"/>
        </w:numPr>
        <w:contextualSpacing/>
        <w:jc w:val="both"/>
        <w:divId w:val="2116439976"/>
      </w:pPr>
      <w:r w:rsidRPr="00C313A1">
        <w:t>Mondays to Fridays: 8am to 5pm</w:t>
      </w:r>
    </w:p>
    <w:p w14:paraId="41AF524A" w14:textId="77777777" w:rsidR="00497891" w:rsidRPr="00C313A1" w:rsidRDefault="00497891" w:rsidP="00AB313B">
      <w:pPr>
        <w:pStyle w:val="ListParagraph"/>
        <w:numPr>
          <w:ilvl w:val="0"/>
          <w:numId w:val="125"/>
        </w:numPr>
        <w:contextualSpacing/>
        <w:jc w:val="both"/>
        <w:divId w:val="2116439976"/>
      </w:pPr>
      <w:r w:rsidRPr="00C313A1">
        <w:t xml:space="preserve">Public Holiday Eves: 8am to 12pm </w:t>
      </w:r>
    </w:p>
    <w:p w14:paraId="7DF4B579" w14:textId="77777777" w:rsidR="00497891" w:rsidRDefault="00497891" w:rsidP="00AB313B">
      <w:pPr>
        <w:pStyle w:val="ListParagraph"/>
        <w:numPr>
          <w:ilvl w:val="0"/>
          <w:numId w:val="125"/>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AB313B">
      <w:pPr>
        <w:numPr>
          <w:ilvl w:val="0"/>
          <w:numId w:val="123"/>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AB313B">
      <w:pPr>
        <w:numPr>
          <w:ilvl w:val="0"/>
          <w:numId w:val="124"/>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48D462D3" w14:textId="77777777" w:rsidR="00497891" w:rsidRPr="00BC52EA" w:rsidRDefault="00497891" w:rsidP="00AB313B">
      <w:pPr>
        <w:numPr>
          <w:ilvl w:val="0"/>
          <w:numId w:val="124"/>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6E00981" w14:textId="77777777" w:rsidR="00497891" w:rsidRPr="00BC52EA" w:rsidRDefault="00497891" w:rsidP="00AB313B">
      <w:pPr>
        <w:numPr>
          <w:ilvl w:val="0"/>
          <w:numId w:val="124"/>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AB313B">
      <w:pPr>
        <w:numPr>
          <w:ilvl w:val="0"/>
          <w:numId w:val="123"/>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AB313B">
      <w:pPr>
        <w:numPr>
          <w:ilvl w:val="0"/>
          <w:numId w:val="123"/>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AB313B">
      <w:pPr>
        <w:numPr>
          <w:ilvl w:val="0"/>
          <w:numId w:val="123"/>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AB313B">
      <w:pPr>
        <w:numPr>
          <w:ilvl w:val="0"/>
          <w:numId w:val="123"/>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ECD971E" w14:textId="77777777" w:rsidR="00497891" w:rsidRPr="00BC52EA" w:rsidRDefault="00497891" w:rsidP="00AB313B">
      <w:pPr>
        <w:numPr>
          <w:ilvl w:val="0"/>
          <w:numId w:val="121"/>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202B202F" w14:textId="77777777" w:rsidR="00497891" w:rsidRPr="00BC52EA" w:rsidRDefault="00497891" w:rsidP="00AB313B">
      <w:pPr>
        <w:numPr>
          <w:ilvl w:val="0"/>
          <w:numId w:val="121"/>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AB313B">
      <w:pPr>
        <w:numPr>
          <w:ilvl w:val="0"/>
          <w:numId w:val="121"/>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indemnify the ICA and keep the ICA </w:t>
      </w:r>
      <w:proofErr w:type="gramStart"/>
      <w:r w:rsidRPr="00BC52EA">
        <w:rPr>
          <w:rFonts w:ascii="Times New Roman" w:eastAsiaTheme="minorEastAsia" w:hAnsi="Times New Roman" w:cs="Times New Roman"/>
          <w:sz w:val="22"/>
          <w:szCs w:val="22"/>
          <w:lang w:val="en-US" w:eastAsia="zh-CN"/>
        </w:rPr>
        <w:t>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AB313B">
      <w:pPr>
        <w:numPr>
          <w:ilvl w:val="0"/>
          <w:numId w:val="122"/>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6EF771FA" w14:textId="77777777" w:rsidR="00497891" w:rsidRPr="00BC52EA" w:rsidRDefault="00497891" w:rsidP="00AB313B">
      <w:pPr>
        <w:numPr>
          <w:ilvl w:val="0"/>
          <w:numId w:val="122"/>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25DC7D22" w14:textId="77777777" w:rsidR="00497891" w:rsidRPr="00BC52EA" w:rsidRDefault="00497891" w:rsidP="00AB313B">
      <w:pPr>
        <w:numPr>
          <w:ilvl w:val="0"/>
          <w:numId w:val="122"/>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AB313B">
      <w:pPr>
        <w:numPr>
          <w:ilvl w:val="0"/>
          <w:numId w:val="122"/>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6172E9">
      <w:pPr>
        <w:numPr>
          <w:ilvl w:val="0"/>
          <w:numId w:val="94"/>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18C49CF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Option 4 of the Agreed Matrimonial Property Plan is selected: the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the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892A9E">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892A9E">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p>
        </w:tc>
        <w:tc>
          <w:tcPr>
            <w:tcW w:w="3080" w:type="dxa"/>
          </w:tcPr>
          <w:p w14:paraId="6A6E6528" w14:textId="77777777" w:rsidR="00ED12A0" w:rsidRPr="00267633" w:rsidRDefault="00ED12A0" w:rsidP="00892A9E">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50" w:name="Form197"/>
            <w:bookmarkEnd w:id="50"/>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6172E9">
            <w:pPr>
              <w:numPr>
                <w:ilvl w:val="0"/>
                <w:numId w:val="4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D7C8F92"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6172E9">
      <w:pPr>
        <w:numPr>
          <w:ilvl w:val="0"/>
          <w:numId w:val="7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690483A0"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074DF2E4"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6172E9">
      <w:pPr>
        <w:numPr>
          <w:ilvl w:val="0"/>
          <w:numId w:val="7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379CCE0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AB313B">
        <w:rPr>
          <w:rFonts w:ascii="Times New Roman" w:hAnsi="Times New Roman" w:cs="Times New Roman"/>
          <w:lang w:val="en-US" w:eastAsia="zh-CN"/>
        </w:rPr>
      </w:r>
      <w:r w:rsidR="00AB313B">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2BB8FB9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abridgment of time, cost, withdrawal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6172E9">
      <w:pPr>
        <w:numPr>
          <w:ilvl w:val="0"/>
          <w:numId w:val="7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51" w:name="form9"/>
            <w:bookmarkStart w:id="52" w:name="_Toc66445315"/>
            <w:bookmarkStart w:id="53" w:name="_Toc81709870"/>
            <w:bookmarkStart w:id="54" w:name="_Toc81710595"/>
            <w:bookmarkStart w:id="55" w:name="_Toc81717504"/>
            <w:bookmarkStart w:id="56" w:name="_Toc122854355"/>
            <w:bookmarkStart w:id="57" w:name="_Toc122854729"/>
            <w:bookmarkStart w:id="58" w:name="_Toc243995803"/>
            <w:bookmarkEnd w:id="51"/>
            <w:r w:rsidRPr="00267633">
              <w:rPr>
                <w:rFonts w:ascii="Times New Roman" w:hAnsi="Times New Roman"/>
                <w:bCs/>
                <w:iCs/>
                <w:szCs w:val="28"/>
                <w:lang w:val="en-GB" w:eastAsia="zh-CN"/>
              </w:rPr>
              <w:t xml:space="preserve">FORM </w:t>
            </w:r>
            <w:bookmarkEnd w:id="52"/>
            <w:bookmarkEnd w:id="53"/>
            <w:bookmarkEnd w:id="54"/>
            <w:bookmarkEnd w:id="55"/>
            <w:bookmarkEnd w:id="56"/>
            <w:bookmarkEnd w:id="57"/>
            <w:bookmarkEnd w:id="58"/>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59" w:name="_Toc66445316"/>
      <w:bookmarkStart w:id="60" w:name="_Toc81709871"/>
      <w:bookmarkStart w:id="61" w:name="_Toc81710596"/>
      <w:bookmarkStart w:id="62" w:name="_Toc81717505"/>
      <w:bookmarkStart w:id="63" w:name="_Toc122854356"/>
      <w:bookmarkStart w:id="64" w:name="_Toc122854730"/>
      <w:bookmarkStart w:id="65" w:name="_Toc243995804"/>
      <w:r w:rsidRPr="00267633">
        <w:rPr>
          <w:rFonts w:ascii="Times New Roman" w:hAnsi="Times New Roman"/>
          <w:b/>
          <w:bCs/>
          <w:iCs/>
          <w:szCs w:val="28"/>
          <w:lang w:val="en-GB" w:eastAsia="zh-CN"/>
        </w:rPr>
        <w:t>INDEX TO AGREED BUNDLE OF DOCUMENTS</w:t>
      </w:r>
      <w:bookmarkEnd w:id="59"/>
      <w:bookmarkEnd w:id="60"/>
      <w:bookmarkEnd w:id="61"/>
      <w:bookmarkEnd w:id="62"/>
      <w:bookmarkEnd w:id="63"/>
      <w:bookmarkEnd w:id="64"/>
      <w:bookmarkEnd w:id="65"/>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66" w:name="_Toc122854404"/>
            <w:bookmarkStart w:id="67" w:name="_Toc122854783"/>
            <w:bookmarkStart w:id="68" w:name="_Toc122864026"/>
            <w:r w:rsidRPr="00267633">
              <w:rPr>
                <w:rFonts w:ascii="Times New Roman" w:hAnsi="Times New Roman"/>
                <w:bCs/>
                <w:iCs/>
                <w:szCs w:val="28"/>
                <w:lang w:val="en-GB" w:eastAsia="zh-CN"/>
              </w:rPr>
              <w:t xml:space="preserve">FORM </w:t>
            </w:r>
            <w:bookmarkEnd w:id="66"/>
            <w:bookmarkEnd w:id="67"/>
            <w:bookmarkEnd w:id="68"/>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6172E9">
      <w:pPr>
        <w:numPr>
          <w:ilvl w:val="0"/>
          <w:numId w:val="4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6172E9">
      <w:pPr>
        <w:numPr>
          <w:ilvl w:val="0"/>
          <w:numId w:val="4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6172E9">
      <w:pPr>
        <w:numPr>
          <w:ilvl w:val="0"/>
          <w:numId w:val="4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6172E9">
      <w:pPr>
        <w:numPr>
          <w:ilvl w:val="0"/>
          <w:numId w:val="5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 xml:space="preserve">Names of joint-owners (if any) and the manner in which the property is held,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6172E9">
      <w:pPr>
        <w:numPr>
          <w:ilvl w:val="0"/>
          <w:numId w:val="4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w:t>
      </w:r>
      <w:proofErr w:type="gramStart"/>
      <w:r w:rsidRPr="00267633">
        <w:rPr>
          <w:rFonts w:ascii="Times New Roman" w:hAnsi="Times New Roman" w:cs="Times New Roman"/>
          <w:b/>
          <w:szCs w:val="20"/>
          <w:lang w:val="en-GB" w:eastAsia="zh-CN"/>
        </w:rPr>
        <w:t>i.e.</w:t>
      </w:r>
      <w:proofErr w:type="gramEnd"/>
      <w:r w:rsidRPr="00267633">
        <w:rPr>
          <w:rFonts w:ascii="Times New Roman" w:hAnsi="Times New Roman" w:cs="Times New Roman"/>
          <w:b/>
          <w:szCs w:val="20"/>
          <w:lang w:val="en-GB" w:eastAsia="zh-CN"/>
        </w:rPr>
        <w:t xml:space="preserv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6172E9">
      <w:pPr>
        <w:numPr>
          <w:ilvl w:val="0"/>
          <w:numId w:val="5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6172E9">
      <w:pPr>
        <w:numPr>
          <w:ilvl w:val="0"/>
          <w:numId w:val="5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6172E9">
      <w:pPr>
        <w:numPr>
          <w:ilvl w:val="0"/>
          <w:numId w:val="5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6172E9">
      <w:pPr>
        <w:numPr>
          <w:ilvl w:val="0"/>
          <w:numId w:val="5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6172E9">
      <w:pPr>
        <w:numPr>
          <w:ilvl w:val="0"/>
          <w:numId w:val="5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69" w:name="_Toc122854785"/>
    </w:p>
    <w:p w14:paraId="7A527497"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69"/>
    </w:p>
    <w:p w14:paraId="484FAFEE"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6172E9">
      <w:pPr>
        <w:numPr>
          <w:ilvl w:val="0"/>
          <w:numId w:val="5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F77E1CF" w14:textId="0F122D06" w:rsidR="00B22AB7" w:rsidRDefault="00B22AB7" w:rsidP="00AB46CB">
      <w:pPr>
        <w:divId w:val="2116439976"/>
        <w:rPr>
          <w:rFonts w:ascii="Calibri" w:hAnsi="Calibri" w:cs="Times New Roman"/>
          <w:sz w:val="22"/>
          <w:szCs w:val="22"/>
          <w:lang w:val="en-GB" w:eastAsia="en-GB"/>
        </w:rPr>
      </w:pPr>
    </w:p>
    <w:p w14:paraId="4755F4FA" w14:textId="77777777" w:rsidR="00B22AB7" w:rsidRDefault="00B22AB7" w:rsidP="00AB46CB">
      <w:pPr>
        <w:divId w:val="2116439976"/>
      </w:pPr>
    </w:p>
    <w:p w14:paraId="6AB2DAFD" w14:textId="77777777" w:rsidR="00B22AB7" w:rsidRPr="00B22AB7" w:rsidRDefault="00B22AB7" w:rsidP="00B22AB7">
      <w:pPr>
        <w:spacing w:after="0" w:line="240" w:lineRule="auto"/>
        <w:jc w:val="center"/>
        <w:divId w:val="2116439976"/>
        <w:rPr>
          <w:rFonts w:ascii="Times New Roman" w:hAnsi="Times New Roman" w:cs="Times New Roman"/>
          <w:sz w:val="22"/>
          <w:szCs w:val="22"/>
        </w:rPr>
      </w:pPr>
      <w:r w:rsidRPr="00B22AB7">
        <w:rPr>
          <w:rFonts w:ascii="Times New Roman" w:hAnsi="Times New Roman" w:cs="Times New Roman"/>
        </w:rPr>
        <w:lastRenderedPageBreak/>
        <w:t>FORM 207</w:t>
      </w:r>
    </w:p>
    <w:p w14:paraId="6A87F97E"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R. 131A(5)(a)</w:t>
      </w:r>
    </w:p>
    <w:p w14:paraId="7D7B51F4"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Para 24A</w:t>
      </w:r>
    </w:p>
    <w:p w14:paraId="7F03EF27" w14:textId="77777777" w:rsidR="00B22AB7" w:rsidRPr="00B22AB7" w:rsidRDefault="00B22AB7" w:rsidP="00B22AB7">
      <w:pPr>
        <w:divId w:val="2116439976"/>
        <w:rPr>
          <w:rFonts w:asciiTheme="minorHAnsi" w:hAnsiTheme="minorHAnsi" w:cstheme="minorBidi"/>
          <w:b/>
          <w:sz w:val="20"/>
          <w:szCs w:val="22"/>
          <w:lang w:val="en-GB"/>
        </w:rPr>
      </w:pPr>
    </w:p>
    <w:p w14:paraId="54FAB29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B22AB7">
        <w:rPr>
          <w:rFonts w:ascii="Times New Roman" w:hAnsi="Times New Roman" w:cs="Times New Roman"/>
          <w:b/>
          <w:lang w:val="en-GB"/>
        </w:rPr>
        <w:t>CONSENT FOR SERVICE BY WAY OF EMAIL OR MOBILE PHONE NUMBER FOR SUMMONSES MADE UNDER SECTION 71 AND SECTION 72 OF THE WOMEN’S CHARTER (CAP. 353)</w:t>
      </w:r>
    </w:p>
    <w:p w14:paraId="30A120D8"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075D2D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r w:rsidRPr="00B22AB7">
        <w:rPr>
          <w:rFonts w:ascii="Times New Roman" w:hAnsi="Times New Roman" w:cs="Times New Roman"/>
        </w:rPr>
        <w:t xml:space="preserve">To: </w:t>
      </w:r>
      <w:r w:rsidRPr="00B22AB7">
        <w:rPr>
          <w:rFonts w:ascii="Times New Roman" w:hAnsi="Times New Roman" w:cs="Times New Roman"/>
        </w:rPr>
        <w:tab/>
        <w:t xml:space="preserve">The Registrar, Family Justice Courts </w:t>
      </w:r>
    </w:p>
    <w:p w14:paraId="332649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p>
    <w:p w14:paraId="5EEA83E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5D24E5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A maintenance order has been made in __________ [state case number] dated _____ [insert date]. </w:t>
      </w:r>
    </w:p>
    <w:p w14:paraId="5014464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4D825F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I hereby consent to receiving any summons filed against me under section 71 (for enforcement of the maintenance order) or section 72 (for rescission or variation of the maintenance order) (“the Summons”) in the following manner:</w:t>
      </w:r>
      <w:r w:rsidRPr="00B22AB7">
        <w:rPr>
          <w:rFonts w:ascii="Times New Roman" w:hAnsi="Times New Roman" w:cs="Times New Roman"/>
          <w:bCs/>
          <w:vertAlign w:val="superscript"/>
        </w:rPr>
        <w:footnoteReference w:id="7"/>
      </w:r>
      <w:r w:rsidRPr="00B22AB7">
        <w:rPr>
          <w:rFonts w:ascii="Times New Roman" w:hAnsi="Times New Roman" w:cs="Times New Roman"/>
          <w:bCs/>
        </w:rPr>
        <w:t xml:space="preserve"> </w:t>
      </w:r>
    </w:p>
    <w:p w14:paraId="63358CAF"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862FD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*(a)</w:t>
      </w:r>
      <w:r w:rsidRPr="00B22AB7">
        <w:rPr>
          <w:rFonts w:ascii="Times New Roman" w:hAnsi="Times New Roman" w:cs="Times New Roman"/>
          <w:bCs/>
        </w:rPr>
        <w:tab/>
        <w:t>by way of email to my email address at _________ [insert email address]; *and/or</w:t>
      </w:r>
    </w:p>
    <w:p w14:paraId="28A3EEDE"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*(b)</w:t>
      </w:r>
      <w:r w:rsidRPr="00B22AB7">
        <w:rPr>
          <w:rFonts w:ascii="Times New Roman" w:hAnsi="Times New Roman" w:cs="Times New Roman"/>
          <w:bCs/>
        </w:rPr>
        <w:tab/>
        <w:t>by way of multimedia messaging service or other messaging communication at my mobile telephone number at ___________ [insert mobile telephone number].</w:t>
      </w:r>
    </w:p>
    <w:p w14:paraId="340F8C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538F9ECA"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(*to delete if not applicable)</w:t>
      </w:r>
    </w:p>
    <w:p w14:paraId="47CB939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7EA94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law, and is not limited to effecting service by email and/or messaging communication at my mobile phone number. </w:t>
      </w:r>
    </w:p>
    <w:p w14:paraId="2D51A6A3"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07284A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r w:rsidRPr="00B22AB7">
        <w:rPr>
          <w:rFonts w:ascii="Times New Roman" w:hAnsi="Times New Roman" w:cs="Times New Roman"/>
          <w:bCs/>
        </w:rPr>
        <w:t>I further acknowledge that:</w:t>
      </w:r>
      <w:r w:rsidRPr="00B22AB7">
        <w:t xml:space="preserve"> </w:t>
      </w:r>
    </w:p>
    <w:p w14:paraId="3457881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p>
    <w:p w14:paraId="1D0C54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eastAsiaTheme="minorHAnsi" w:hAnsi="Times New Roman" w:cs="Times New Roman"/>
          <w:bCs/>
          <w:sz w:val="22"/>
          <w:szCs w:val="22"/>
          <w:lang w:eastAsia="en-US"/>
        </w:rPr>
      </w:pPr>
      <w:r w:rsidRPr="00B22AB7">
        <w:rPr>
          <w:rFonts w:ascii="Times New Roman" w:hAnsi="Times New Roman" w:cs="Times New Roman"/>
          <w:bCs/>
        </w:rPr>
        <w:t>1)</w:t>
      </w:r>
      <w:r w:rsidRPr="00B22AB7">
        <w:rPr>
          <w:rFonts w:ascii="Times New Roman" w:hAnsi="Times New Roman" w:cs="Times New Roman"/>
          <w:bCs/>
        </w:rPr>
        <w:tab/>
        <w:t xml:space="preserve">It is my responsibility to inform the Court of any changes in my contact details. </w:t>
      </w:r>
      <w:proofErr w:type="gramStart"/>
      <w:r w:rsidRPr="00B22AB7">
        <w:rPr>
          <w:rFonts w:ascii="Times New Roman" w:hAnsi="Times New Roman" w:cs="Times New Roman"/>
          <w:bCs/>
        </w:rPr>
        <w:t>In the event that</w:t>
      </w:r>
      <w:proofErr w:type="gramEnd"/>
      <w:r w:rsidRPr="00B22AB7">
        <w:rPr>
          <w:rFonts w:ascii="Times New Roman" w:hAnsi="Times New Roman" w:cs="Times New Roman"/>
          <w:bCs/>
        </w:rPr>
        <w:t xml:space="preserve"> there is a change to my email address or my mobile telephone number, I will notify the Court within seven (7) days of such change by writing in to FJCOURTS_MAINTPOS@FJCourts.gov.sg.</w:t>
      </w:r>
    </w:p>
    <w:p w14:paraId="7D1E787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500635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2)</w:t>
      </w:r>
      <w:r w:rsidRPr="00B22AB7">
        <w:rPr>
          <w:rFonts w:ascii="Times New Roman" w:hAnsi="Times New Roman" w:cs="Times New Roman"/>
          <w:bCs/>
        </w:rPr>
        <w:tab/>
        <w:t xml:space="preserve">I understand that this consent continues to be valid until and unless it is revoked. If I wish to revoke my consent, I will inform the Court by writing in to FJCOURTS_MAINTPOS@FJCourts.gov.sg. </w:t>
      </w:r>
      <w:r w:rsidRPr="00B22AB7">
        <w:rPr>
          <w:rFonts w:ascii="Times New Roman" w:eastAsia="Calibri" w:hAnsi="Times New Roman" w:cs="Times New Roman"/>
          <w:bCs/>
        </w:rPr>
        <w:t>If there is revocation of consent, the date of revocation shall be taken to be the date of the email unless it is otherwise specified to take effect on a later date</w:t>
      </w:r>
      <w:r w:rsidRPr="00B22AB7">
        <w:rPr>
          <w:rFonts w:ascii="Times New Roman" w:hAnsi="Times New Roman" w:cs="Times New Roman"/>
          <w:bCs/>
        </w:rPr>
        <w:t>. Unless my consent is revoked in the manner provided, the Court is entitled to rely on this consent for purposes of serving the Summons on me.</w:t>
      </w:r>
    </w:p>
    <w:p w14:paraId="4AEEFE74"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4DA494C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DECCB6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Name of consenting party:</w:t>
      </w:r>
    </w:p>
    <w:p w14:paraId="4043BC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01A3806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Signature of consenting party:</w:t>
      </w:r>
    </w:p>
    <w:p w14:paraId="7881933B"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DFA37E5"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Date: </w:t>
      </w:r>
    </w:p>
    <w:p w14:paraId="233F1C24"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Interpreted by (if required): [State Name of court interpreter or consenting party’s solicitor] </w:t>
      </w:r>
    </w:p>
    <w:p w14:paraId="472763A6" w14:textId="77777777" w:rsid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5FF0FDD2" w14:textId="3B463A28" w:rsidR="00B22AB7" w:rsidRPr="00B22AB7" w:rsidRDefault="00B22AB7" w:rsidP="00AB46CB">
      <w:pPr>
        <w:divId w:val="2116439976"/>
      </w:pPr>
    </w:p>
    <w:p w14:paraId="1031D458" w14:textId="62ABF634" w:rsidR="00B22AB7" w:rsidRDefault="00B22AB7" w:rsidP="00AB46CB">
      <w:pPr>
        <w:divId w:val="2116439976"/>
      </w:pPr>
    </w:p>
    <w:p w14:paraId="7A11189B" w14:textId="7CE9EBD7" w:rsidR="00B22AB7" w:rsidRDefault="00B22AB7" w:rsidP="00AB46CB">
      <w:pPr>
        <w:divId w:val="2116439976"/>
      </w:pPr>
    </w:p>
    <w:p w14:paraId="350988EC" w14:textId="60B5F481" w:rsidR="00B22AB7" w:rsidRDefault="00B22AB7" w:rsidP="00AB46CB">
      <w:pPr>
        <w:divId w:val="2116439976"/>
      </w:pPr>
    </w:p>
    <w:p w14:paraId="3F71E955" w14:textId="10112E02" w:rsidR="00B22AB7" w:rsidRDefault="00B22AB7" w:rsidP="00AB46CB">
      <w:pPr>
        <w:divId w:val="2116439976"/>
      </w:pPr>
    </w:p>
    <w:p w14:paraId="7E1ECB2E" w14:textId="7E659659" w:rsidR="00B22AB7" w:rsidRDefault="00B22AB7" w:rsidP="00AB46CB">
      <w:pPr>
        <w:divId w:val="2116439976"/>
      </w:pPr>
    </w:p>
    <w:p w14:paraId="1A45D13D" w14:textId="0378E336" w:rsidR="00B22AB7" w:rsidRDefault="00B22AB7" w:rsidP="00AB46CB">
      <w:pPr>
        <w:divId w:val="2116439976"/>
      </w:pPr>
    </w:p>
    <w:p w14:paraId="4FB13E1F" w14:textId="5DA90B3E" w:rsidR="00B22AB7" w:rsidRDefault="00B22AB7" w:rsidP="00AB46CB">
      <w:pPr>
        <w:divId w:val="2116439976"/>
      </w:pPr>
    </w:p>
    <w:p w14:paraId="39213D83" w14:textId="4B41AB52" w:rsidR="00B22AB7" w:rsidRDefault="00B22AB7" w:rsidP="00AB46CB">
      <w:pPr>
        <w:divId w:val="2116439976"/>
      </w:pPr>
    </w:p>
    <w:p w14:paraId="315655BC" w14:textId="5823EB2E" w:rsidR="00B22AB7" w:rsidRDefault="00B22AB7" w:rsidP="00AB46CB">
      <w:pPr>
        <w:divId w:val="2116439976"/>
      </w:pPr>
    </w:p>
    <w:p w14:paraId="75023466" w14:textId="77777777" w:rsidR="00B22AB7" w:rsidRDefault="00B22AB7" w:rsidP="00AB46CB">
      <w:pPr>
        <w:divId w:val="2116439976"/>
      </w:pPr>
    </w:p>
    <w:p w14:paraId="46609B86" w14:textId="2232377F"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70"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70"/>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bookmarkStart w:id="71"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bookmarkEnd w:id="71"/>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72"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72"/>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73" w:name="Text3"/>
    <w:p w14:paraId="6D9503B9"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73"/>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AB313B">
              <w:rPr>
                <w:rFonts w:ascii="Times New Roman" w:eastAsia="Calibri" w:hAnsi="Times New Roman" w:cs="Times New Roman"/>
                <w:lang w:val="en-GB" w:eastAsia="en-GB"/>
              </w:rPr>
            </w:r>
            <w:r w:rsidR="00AB313B">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AB313B">
              <w:rPr>
                <w:rFonts w:ascii="Times New Roman" w:eastAsia="Calibri" w:hAnsi="Times New Roman" w:cs="Times New Roman"/>
                <w:lang w:val="en-GB" w:eastAsia="en-GB"/>
              </w:rPr>
            </w:r>
            <w:r w:rsidR="00AB313B">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AB313B">
              <w:rPr>
                <w:rFonts w:ascii="Times New Roman" w:eastAsia="Calibri" w:hAnsi="Times New Roman" w:cs="Times New Roman"/>
                <w:lang w:val="en-GB" w:eastAsia="en-GB"/>
              </w:rPr>
            </w:r>
            <w:r w:rsidR="00AB313B">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AB313B">
              <w:rPr>
                <w:rFonts w:ascii="Times New Roman" w:eastAsia="Calibri" w:hAnsi="Times New Roman" w:cs="Times New Roman"/>
                <w:lang w:val="en-GB" w:eastAsia="en-GB"/>
              </w:rPr>
            </w:r>
            <w:r w:rsidR="00AB313B">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bookmarkStart w:id="74"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74"/>
      <w:r w:rsidRPr="00267633">
        <w:rPr>
          <w:rFonts w:ascii="Times New Roman" w:eastAsia="Calibri" w:hAnsi="Times New Roman" w:cs="Times New Roman"/>
          <w:lang w:val="en-GB" w:eastAsia="en-GB"/>
        </w:rPr>
        <w:t xml:space="preserve"> at</w:t>
      </w:r>
      <w:bookmarkStart w:id="75"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75"/>
      <w:r w:rsidRPr="00267633">
        <w:rPr>
          <w:rFonts w:ascii="Times New Roman" w:eastAsia="Calibri" w:hAnsi="Times New Roman" w:cs="Times New Roman"/>
          <w:lang w:val="en-GB" w:eastAsia="en-GB"/>
        </w:rPr>
        <w:t xml:space="preserve">. My Gross Income is </w:t>
      </w:r>
      <w:bookmarkStart w:id="76"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6"/>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bookmarkStart w:id="77"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7"/>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268B2A58"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78"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78"/>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5D8EFD58"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79"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79"/>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bookmarkStart w:id="80"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80"/>
      <w:r w:rsidRPr="00267633">
        <w:rPr>
          <w:rFonts w:ascii="Times New Roman" w:eastAsia="Calibri" w:hAnsi="Times New Roman" w:cs="Times New Roman"/>
          <w:lang w:val="en-GB" w:eastAsia="en-GB"/>
        </w:rPr>
        <w:t>;</w:t>
      </w:r>
    </w:p>
    <w:p w14:paraId="519A070A"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AB313B">
              <w:rPr>
                <w:rFonts w:ascii="Times New Roman" w:eastAsia="Calibri" w:hAnsi="Times New Roman" w:cs="Times New Roman"/>
                <w:lang w:val="en-GB" w:eastAsia="en-US"/>
              </w:rPr>
            </w:r>
            <w:r w:rsidR="00AB313B">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AB313B">
              <w:rPr>
                <w:rFonts w:ascii="Times New Roman" w:eastAsia="Calibri" w:hAnsi="Times New Roman" w:cs="Times New Roman"/>
                <w:lang w:val="en-GB" w:eastAsia="en-US"/>
              </w:rPr>
            </w:r>
            <w:r w:rsidR="00AB313B">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AB313B">
              <w:rPr>
                <w:rFonts w:ascii="Times New Roman" w:eastAsia="Calibri" w:hAnsi="Times New Roman" w:cs="Times New Roman"/>
                <w:lang w:val="en-GB" w:eastAsia="en-US"/>
              </w:rPr>
            </w:r>
            <w:r w:rsidR="00AB313B">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AB313B">
              <w:rPr>
                <w:rFonts w:ascii="Times New Roman" w:eastAsia="Calibri" w:hAnsi="Times New Roman" w:cs="Times New Roman"/>
                <w:lang w:val="en-GB" w:eastAsia="en-US"/>
              </w:rPr>
            </w:r>
            <w:r w:rsidR="00AB313B">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Salary slips (latest 6 months) or statements detailing income including supporting documentary evidence of my last job/employment and the income and take home pay as set out in paragraph 5.</w:t>
      </w:r>
    </w:p>
    <w:p w14:paraId="048B1C5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67CA52B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14:paraId="67DCE4C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39D0E429"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6172E9">
      <w:pPr>
        <w:numPr>
          <w:ilvl w:val="0"/>
          <w:numId w:val="4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6172E9">
            <w:pPr>
              <w:widowControl w:val="0"/>
              <w:numPr>
                <w:ilvl w:val="0"/>
                <w:numId w:val="101"/>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6172E9">
            <w:pPr>
              <w:widowControl w:val="0"/>
              <w:numPr>
                <w:ilvl w:val="0"/>
                <w:numId w:val="101"/>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6172E9">
            <w:pPr>
              <w:widowControl w:val="0"/>
              <w:numPr>
                <w:ilvl w:val="0"/>
                <w:numId w:val="111"/>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6172E9">
      <w:pPr>
        <w:widowControl w:val="0"/>
        <w:numPr>
          <w:ilvl w:val="0"/>
          <w:numId w:val="103"/>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81" w:name="form24"/>
            <w:bookmarkStart w:id="82" w:name="_Toc66445381"/>
            <w:bookmarkStart w:id="83" w:name="_Toc81709938"/>
            <w:bookmarkStart w:id="84" w:name="_Toc81710663"/>
            <w:bookmarkStart w:id="85" w:name="_Toc81717569"/>
            <w:bookmarkStart w:id="86" w:name="_Toc122854449"/>
            <w:bookmarkStart w:id="87" w:name="_Toc122854829"/>
            <w:bookmarkStart w:id="88" w:name="_Toc243995907"/>
            <w:bookmarkEnd w:id="81"/>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82"/>
            <w:bookmarkEnd w:id="83"/>
            <w:bookmarkEnd w:id="84"/>
            <w:bookmarkEnd w:id="85"/>
            <w:bookmarkEnd w:id="86"/>
            <w:bookmarkEnd w:id="87"/>
            <w:bookmarkEnd w:id="88"/>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89" w:name="_Toc66445382"/>
      <w:bookmarkStart w:id="90" w:name="_Toc81709939"/>
      <w:bookmarkStart w:id="91" w:name="_Toc81710664"/>
      <w:bookmarkStart w:id="92" w:name="_Toc81717570"/>
      <w:bookmarkStart w:id="93" w:name="_Toc122854450"/>
      <w:bookmarkStart w:id="94" w:name="_Toc122854830"/>
      <w:bookmarkStart w:id="95" w:name="_Toc243995908"/>
      <w:r w:rsidRPr="00267633">
        <w:rPr>
          <w:rFonts w:ascii="Times New Roman" w:hAnsi="Times New Roman"/>
          <w:b/>
          <w:bCs/>
          <w:iCs/>
          <w:spacing w:val="-3"/>
          <w:szCs w:val="28"/>
          <w:lang w:val="en-GB" w:eastAsia="zh-CN"/>
        </w:rPr>
        <w:t>NOTING OF APPEARANCE OF</w:t>
      </w:r>
      <w:bookmarkStart w:id="96" w:name="_Toc66445383"/>
      <w:bookmarkStart w:id="97" w:name="_Toc81709940"/>
      <w:bookmarkStart w:id="98" w:name="_Toc81710665"/>
      <w:bookmarkEnd w:id="89"/>
      <w:bookmarkEnd w:id="90"/>
      <w:bookmarkEnd w:id="91"/>
      <w:r w:rsidRPr="00267633">
        <w:rPr>
          <w:rFonts w:ascii="Times New Roman" w:hAnsi="Times New Roman"/>
          <w:b/>
          <w:bCs/>
          <w:iCs/>
          <w:spacing w:val="-3"/>
          <w:szCs w:val="28"/>
          <w:lang w:val="en-GB" w:eastAsia="zh-CN"/>
        </w:rPr>
        <w:t xml:space="preserve"> ADVOCATES/PROSECUTORS</w:t>
      </w:r>
      <w:bookmarkEnd w:id="92"/>
      <w:bookmarkEnd w:id="93"/>
      <w:bookmarkEnd w:id="94"/>
      <w:bookmarkEnd w:id="95"/>
      <w:bookmarkEnd w:id="96"/>
      <w:bookmarkEnd w:id="97"/>
      <w:bookmarkEnd w:id="98"/>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6172E9">
      <w:pPr>
        <w:numPr>
          <w:ilvl w:val="0"/>
          <w:numId w:val="8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6172E9">
      <w:pPr>
        <w:numPr>
          <w:ilvl w:val="0"/>
          <w:numId w:val="9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13F442FB"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1CBA4352"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30B553BE"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375A6748"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0B8058D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6172E9">
      <w:pPr>
        <w:numPr>
          <w:ilvl w:val="0"/>
          <w:numId w:val="96"/>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470FCE99"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4475B0FB"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72135F27"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6172E9">
      <w:pPr>
        <w:numPr>
          <w:ilvl w:val="0"/>
          <w:numId w:val="7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08612A8E"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A032A4"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C3971D"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0F89361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1DEBC753"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50945156"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65011F5D"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6172E9">
      <w:pPr>
        <w:numPr>
          <w:ilvl w:val="0"/>
          <w:numId w:val="8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w:t>
            </w:r>
            <w:proofErr w:type="spellStart"/>
            <w:r>
              <w:rPr>
                <w:rFonts w:ascii="Times New Roman" w:eastAsia="Calibri" w:hAnsi="Times New Roman" w:cs="Times New Roman"/>
                <w:b/>
                <w:sz w:val="22"/>
                <w:szCs w:val="22"/>
              </w:rPr>
              <w:t>i</w:t>
            </w:r>
            <w:proofErr w:type="spellEnd"/>
            <w:r>
              <w:rPr>
                <w:rFonts w:ascii="Times New Roman" w:eastAsia="Calibri" w:hAnsi="Times New Roman" w:cs="Times New Roman"/>
                <w:b/>
                <w:sz w:val="22"/>
                <w:szCs w:val="22"/>
              </w:rPr>
              <w:t>)</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892A9E">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lastRenderedPageBreak/>
                    <w:t xml:space="preserve">(e.g. salary, insurance, government </w:t>
                  </w:r>
                  <w:proofErr w:type="spellStart"/>
                  <w:r w:rsidRPr="000D0850">
                    <w:rPr>
                      <w:rFonts w:ascii="Times New Roman" w:eastAsia="Calibri" w:hAnsi="Times New Roman" w:cs="Times New Roman"/>
                      <w:i/>
                      <w:szCs w:val="22"/>
                      <w:lang w:eastAsia="en-GB"/>
                    </w:rPr>
                    <w:t>payouts</w:t>
                  </w:r>
                  <w:proofErr w:type="spellEnd"/>
                  <w:r w:rsidRPr="000D0850">
                    <w:rPr>
                      <w:rFonts w:ascii="Times New Roman" w:eastAsia="Calibri" w:hAnsi="Times New Roman" w:cs="Times New Roman"/>
                      <w:i/>
                      <w:szCs w:val="22"/>
                      <w:lang w:eastAsia="en-GB"/>
                    </w:rPr>
                    <w:t>, rental etc</w:t>
                  </w:r>
                  <w:ins w:id="99"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lastRenderedPageBreak/>
                    <w:t>Value</w:t>
                  </w:r>
                </w:p>
              </w:tc>
            </w:tr>
            <w:tr w:rsidR="00531BDF" w:rsidRPr="00632015" w14:paraId="26063E9E" w14:textId="77777777" w:rsidTr="00892A9E">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892A9E">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6172E9">
            <w:pPr>
              <w:numPr>
                <w:ilvl w:val="0"/>
                <w:numId w:val="97"/>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lastRenderedPageBreak/>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892A9E">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892A9E">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892A9E">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892A9E">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 xml:space="preserve">(e.g. salary, insurance, government </w:t>
                  </w:r>
                  <w:proofErr w:type="spellStart"/>
                  <w:r w:rsidRPr="00F408A1">
                    <w:rPr>
                      <w:rFonts w:ascii="Times New Roman" w:eastAsia="Calibri" w:hAnsi="Times New Roman" w:cs="Times New Roman"/>
                      <w:i/>
                      <w:szCs w:val="22"/>
                      <w:lang w:eastAsia="en-GB"/>
                    </w:rPr>
                    <w:t>payouts</w:t>
                  </w:r>
                  <w:proofErr w:type="spellEnd"/>
                  <w:r w:rsidRPr="00F408A1">
                    <w:rPr>
                      <w:rFonts w:ascii="Times New Roman" w:eastAsia="Calibri" w:hAnsi="Times New Roman" w:cs="Times New Roman"/>
                      <w:i/>
                      <w:szCs w:val="22"/>
                      <w:lang w:eastAsia="en-GB"/>
                    </w:rPr>
                    <w:t>, rental etc</w:t>
                  </w:r>
                  <w:ins w:id="100"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892A9E">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892A9E">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lastRenderedPageBreak/>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892A9E">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892A9E">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892A9E">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892A9E">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lastRenderedPageBreak/>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passed away, please state the person’s name </w:t>
      </w:r>
      <w:r w:rsidR="00A76CF0" w:rsidRPr="00267633">
        <w:rPr>
          <w:rFonts w:ascii="Times New Roman" w:eastAsia="Calibri" w:hAnsi="Times New Roman" w:cs="Times New Roman"/>
          <w:i/>
          <w:lang w:val="en-GB" w:eastAsia="en-GB"/>
        </w:rPr>
        <w:lastRenderedPageBreak/>
        <w:t>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101"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101"/>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lastRenderedPageBreak/>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r>
            <w:proofErr w:type="gramStart"/>
            <w:r w:rsidRPr="00A45225">
              <w:rPr>
                <w:rFonts w:ascii="Times New Roman" w:eastAsia="Calibri" w:hAnsi="Times New Roman" w:cs="Times New Roman"/>
                <w:b/>
                <w:szCs w:val="22"/>
                <w:lang w:eastAsia="en-GB"/>
              </w:rPr>
              <w:t>at this point in time</w:t>
            </w:r>
            <w:proofErr w:type="gramEnd"/>
            <w:r w:rsidRPr="00A45225">
              <w:rPr>
                <w:rFonts w:ascii="Times New Roman" w:eastAsia="Calibri" w:hAnsi="Times New Roman" w:cs="Times New Roman"/>
                <w:b/>
                <w:szCs w:val="22"/>
                <w:lang w:eastAsia="en-GB"/>
              </w:rPr>
              <w:t xml:space="preserv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5265F0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(Please do not leave any blanks.  Please state “Nil” if there is no one in the category in question.  If a Relevant Person has passed away,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 xml:space="preserve">(e.g. salary, insurance, government </w:t>
                  </w:r>
                  <w:proofErr w:type="spellStart"/>
                  <w:r w:rsidRPr="00D41250">
                    <w:rPr>
                      <w:rFonts w:ascii="Times New Roman" w:eastAsia="Calibri" w:hAnsi="Times New Roman" w:cs="Times New Roman"/>
                      <w:i/>
                      <w:szCs w:val="22"/>
                      <w:lang w:eastAsia="en-GB"/>
                    </w:rPr>
                    <w:t>payouts</w:t>
                  </w:r>
                  <w:proofErr w:type="spellEnd"/>
                  <w:r w:rsidRPr="00D41250">
                    <w:rPr>
                      <w:rFonts w:ascii="Times New Roman" w:eastAsia="Calibri" w:hAnsi="Times New Roman" w:cs="Times New Roman"/>
                      <w:i/>
                      <w:szCs w:val="22"/>
                      <w:lang w:eastAsia="en-GB"/>
                    </w:rPr>
                    <w:t>, rental etc</w:t>
                  </w:r>
                  <w:ins w:id="102"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6172E9">
            <w:pPr>
              <w:numPr>
                <w:ilvl w:val="0"/>
                <w:numId w:val="97"/>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lastRenderedPageBreak/>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AB313B">
            <w:pPr>
              <w:numPr>
                <w:ilvl w:val="0"/>
                <w:numId w:val="132"/>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lastRenderedPageBreak/>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lastRenderedPageBreak/>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 xml:space="preserve">name and ID number of relevant </w:t>
      </w:r>
      <w:proofErr w:type="gramStart"/>
      <w:r w:rsidRPr="00267633">
        <w:rPr>
          <w:rFonts w:ascii="Times New Roman" w:eastAsia="SimSun" w:hAnsi="Times New Roman" w:cs="Times New Roman"/>
          <w:i/>
          <w:sz w:val="22"/>
          <w:szCs w:val="22"/>
          <w:lang w:val="en-US" w:eastAsia="zh-CN"/>
        </w:rPr>
        <w:t>person</w:t>
      </w:r>
      <w:proofErr w:type="gram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w:t>
      </w:r>
      <w:proofErr w:type="gramStart"/>
      <w:r w:rsidRPr="008D15C3">
        <w:rPr>
          <w:rFonts w:ascii="EANDO E+ Times Ten" w:eastAsia="SimSun" w:hAnsi="EANDO E+ Times Ten" w:cs="EANDO E+ Times Ten"/>
          <w:lang w:val="en-US" w:eastAsia="zh-CN"/>
        </w:rPr>
        <w:t>considered</w:t>
      </w:r>
      <w:proofErr w:type="gramEnd"/>
      <w:r w:rsidRPr="008D15C3">
        <w:rPr>
          <w:rFonts w:ascii="EANDO E+ Times Ten" w:eastAsia="SimSun" w:hAnsi="EANDO E+ Times Ten" w:cs="EANDO E+ Times Ten"/>
          <w:lang w:val="en-US" w:eastAsia="zh-CN"/>
        </w:rPr>
        <w:t xml:space="preserve">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w:t>
      </w:r>
      <w:r>
        <w:rPr>
          <w:rFonts w:ascii="EANDO E+ Times Ten" w:eastAsia="SimSun" w:hAnsi="EANDO E+ Times Ten" w:cs="EANDO E+ Times Ten"/>
          <w:lang w:val="en-US" w:eastAsia="zh-CN"/>
        </w:rPr>
        <w:lastRenderedPageBreak/>
        <w:t xml:space="preserve">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w:t>
      </w:r>
      <w:proofErr w:type="gramStart"/>
      <w:r>
        <w:rPr>
          <w:rFonts w:ascii="Times New Roman" w:eastAsia="Calibri" w:hAnsi="Times New Roman" w:cs="Times New Roman"/>
          <w:sz w:val="22"/>
          <w:szCs w:val="22"/>
          <w:lang w:val="en-US" w:eastAsia="en-GB"/>
        </w:rPr>
        <w:t>us.*</w:t>
      </w:r>
      <w:proofErr w:type="gramEnd"/>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6172E9">
      <w:pPr>
        <w:numPr>
          <w:ilvl w:val="0"/>
          <w:numId w:val="7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ascii="Times New Roman" w:eastAsia="Calibri" w:hAnsi="Times New Roman" w:cs="Times New Roman"/>
          <w:lang w:val="en-US" w:eastAsia="zh-CN"/>
        </w:rPr>
        <w:t>authorised</w:t>
      </w:r>
      <w:proofErr w:type="spellEnd"/>
      <w:r w:rsidRPr="00267633">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267633">
        <w:rPr>
          <w:rFonts w:ascii="Times New Roman" w:eastAsia="Calibri" w:hAnsi="Times New Roman" w:cs="Times New Roman"/>
          <w:i/>
          <w:lang w:val="en-US" w:eastAsia="zh-CN"/>
        </w:rPr>
        <w:t>paragraph:-</w:t>
      </w:r>
      <w:proofErr w:type="gramEnd"/>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ascii="Times New Roman" w:eastAsia="Calibri" w:hAnsi="Times New Roman" w:cs="Times New Roman"/>
          <w:lang w:val="en-US" w:eastAsia="zh-CN"/>
        </w:rPr>
        <w:t>and  the</w:t>
      </w:r>
      <w:proofErr w:type="gramEnd"/>
      <w:r w:rsidRPr="00267633">
        <w:rPr>
          <w:rFonts w:ascii="Times New Roman" w:eastAsia="Calibri" w:hAnsi="Times New Roman"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w:t>
      </w:r>
      <w:proofErr w:type="spellStart"/>
      <w:r w:rsidRPr="00267633">
        <w:rPr>
          <w:rFonts w:ascii="Times New Roman" w:eastAsia="Calibri" w:hAnsi="Times New Roman" w:cs="Times New Roman"/>
          <w:i/>
          <w:lang w:val="en-US" w:eastAsia="zh-CN"/>
        </w:rPr>
        <w:t>Lawnet</w:t>
      </w:r>
      <w:proofErr w:type="spellEnd"/>
      <w:r w:rsidRPr="00267633">
        <w:rPr>
          <w:rFonts w:ascii="Times New Roman" w:eastAsia="Calibri" w:hAnsi="Times New Roman" w:cs="Times New Roman"/>
          <w:i/>
          <w:lang w:val="en-US" w:eastAsia="zh-CN"/>
        </w:rPr>
        <w:t xml:space="preserve"> and </w:t>
      </w:r>
      <w:proofErr w:type="spellStart"/>
      <w:r w:rsidRPr="00267633">
        <w:rPr>
          <w:rFonts w:ascii="Times New Roman" w:eastAsia="Calibri" w:hAnsi="Times New Roman" w:cs="Times New Roman"/>
          <w:i/>
          <w:lang w:val="en-US" w:eastAsia="zh-CN"/>
        </w:rPr>
        <w:t>Crimsonlogic</w:t>
      </w:r>
      <w:proofErr w:type="spellEnd"/>
      <w:r w:rsidRPr="00267633">
        <w:rPr>
          <w:rFonts w:ascii="Times New Roman" w:eastAsia="Calibri" w:hAnsi="Times New Roman" w:cs="Times New Roman"/>
          <w:i/>
          <w:lang w:val="en-US" w:eastAsia="zh-CN"/>
        </w:rPr>
        <w:t xml:space="preserve">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103" w:name="pr3-ps2-."/>
      <w:bookmarkEnd w:id="103"/>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4" w:name="pr3-ps5-."/>
      <w:bookmarkEnd w:id="104"/>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5" w:name="pr3-ps6-."/>
      <w:bookmarkEnd w:id="105"/>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06" w:name="pr3-ps3-."/>
      <w:bookmarkStart w:id="107" w:name="pr3-ps4-."/>
      <w:bookmarkStart w:id="108" w:name="pr4-ps1-."/>
      <w:bookmarkEnd w:id="106"/>
      <w:bookmarkEnd w:id="107"/>
      <w:bookmarkEnd w:id="108"/>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09" w:name="pr4-ps2-."/>
      <w:bookmarkEnd w:id="109"/>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0" w:name="pr4-ps3-."/>
      <w:bookmarkEnd w:id="110"/>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1" w:name="pr4-ps4-."/>
      <w:bookmarkEnd w:id="111"/>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2" w:name="pr4-ps5-."/>
      <w:bookmarkEnd w:id="112"/>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113" w:name="pr5-he-."/>
      <w:bookmarkEnd w:id="113"/>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4" w:name="pr5-ps2-."/>
      <w:bookmarkEnd w:id="114"/>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5" w:name="pr5-ps3-."/>
      <w:bookmarkEnd w:id="115"/>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6" w:name="pr5-ps4-."/>
      <w:bookmarkEnd w:id="116"/>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AB313B">
      <w:pPr>
        <w:pStyle w:val="ListParagraph"/>
        <w:numPr>
          <w:ilvl w:val="0"/>
          <w:numId w:val="119"/>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5B915B40" w14:textId="77777777" w:rsidR="000B1CC8" w:rsidRDefault="00267633" w:rsidP="00AB313B">
      <w:pPr>
        <w:pStyle w:val="ListParagraph"/>
        <w:numPr>
          <w:ilvl w:val="0"/>
          <w:numId w:val="119"/>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72668E9F" w14:textId="77777777" w:rsidR="00267633" w:rsidRPr="000B1CC8" w:rsidRDefault="00267633" w:rsidP="00AB313B">
      <w:pPr>
        <w:pStyle w:val="ListParagraph"/>
        <w:numPr>
          <w:ilvl w:val="0"/>
          <w:numId w:val="119"/>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D5BF239"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2021355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relating</w:t>
      </w:r>
      <w:proofErr w:type="gramEnd"/>
      <w:r w:rsidRPr="00267633">
        <w:rPr>
          <w:rFonts w:ascii="Times New Roman" w:hAnsi="Times New Roman" w:cs="Times New Roman"/>
          <w:i/>
          <w:sz w:val="22"/>
          <w:szCs w:val="22"/>
          <w:lang w:val="en-US" w:eastAsia="en-GB"/>
        </w:rPr>
        <w:t xml:space="preserve"> to divorce, annulment or judicial separation</w:t>
      </w:r>
    </w:p>
    <w:p w14:paraId="5CDE01F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particulars relating to the divorce, annulment or judicial separation and evidence that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202E127D" w14:textId="77777777" w:rsidR="00267633" w:rsidRPr="00267633" w:rsidRDefault="00267633" w:rsidP="006172E9">
      <w:pPr>
        <w:keepNext/>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542745F3"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6172E9">
      <w:pPr>
        <w:numPr>
          <w:ilvl w:val="0"/>
          <w:numId w:val="95"/>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6172E9">
      <w:pPr>
        <w:numPr>
          <w:ilvl w:val="0"/>
          <w:numId w:val="112"/>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09002AAE"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relating</w:t>
      </w:r>
      <w:proofErr w:type="gramEnd"/>
      <w:r w:rsidRPr="00267633">
        <w:rPr>
          <w:rFonts w:ascii="Times New Roman" w:eastAsia="SimSun" w:hAnsi="Times New Roman" w:cs="Times New Roman"/>
          <w:i/>
          <w:sz w:val="22"/>
          <w:szCs w:val="22"/>
          <w:lang w:val="en-US" w:eastAsia="en-US"/>
        </w:rPr>
        <w:t xml:space="preserve"> to divorce, annulment or judicial separation</w:t>
      </w:r>
    </w:p>
    <w:p w14:paraId="7C343C6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particulars relating to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0C67053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6172E9">
      <w:pPr>
        <w:numPr>
          <w:ilvl w:val="0"/>
          <w:numId w:val="112"/>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7B47AAFA"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6172E9">
      <w:pPr>
        <w:numPr>
          <w:ilvl w:val="0"/>
          <w:numId w:val="112"/>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6172E9">
      <w:pPr>
        <w:numPr>
          <w:ilvl w:val="0"/>
          <w:numId w:val="112"/>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117" w:name="form4"/>
            <w:bookmarkStart w:id="118" w:name="_Toc66445299"/>
            <w:bookmarkStart w:id="119" w:name="_Toc81709854"/>
            <w:bookmarkStart w:id="120" w:name="_Toc81710579"/>
            <w:bookmarkStart w:id="121" w:name="_Toc81717488"/>
            <w:bookmarkStart w:id="122" w:name="_Toc122854339"/>
            <w:bookmarkStart w:id="123" w:name="_Toc122854700"/>
            <w:bookmarkStart w:id="124" w:name="_Toc243995783"/>
            <w:bookmarkEnd w:id="117"/>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118"/>
            <w:bookmarkEnd w:id="119"/>
            <w:bookmarkEnd w:id="120"/>
            <w:bookmarkEnd w:id="121"/>
            <w:bookmarkEnd w:id="122"/>
            <w:bookmarkEnd w:id="123"/>
            <w:bookmarkEnd w:id="124"/>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125" w:name="_Toc66445304"/>
      <w:bookmarkStart w:id="126" w:name="_Toc81709859"/>
      <w:bookmarkStart w:id="127" w:name="_Toc81710584"/>
      <w:bookmarkStart w:id="128" w:name="_Toc81717493"/>
      <w:bookmarkStart w:id="129" w:name="_Toc122854344"/>
      <w:bookmarkStart w:id="130" w:name="_Toc122854705"/>
      <w:bookmarkStart w:id="131" w:name="_Toc243995788"/>
      <w:r w:rsidRPr="00267633">
        <w:rPr>
          <w:rFonts w:ascii="Times New Roman" w:hAnsi="Times New Roman"/>
          <w:b/>
          <w:bCs/>
          <w:iCs/>
          <w:spacing w:val="-3"/>
          <w:szCs w:val="28"/>
          <w:lang w:val="en-GB" w:eastAsia="zh-CN"/>
        </w:rPr>
        <w:t>INJUNCTION PROHIBITING DISPOSAL OF ASSETS WORLDWIDE</w:t>
      </w:r>
      <w:bookmarkEnd w:id="125"/>
      <w:bookmarkEnd w:id="126"/>
      <w:bookmarkEnd w:id="127"/>
      <w:bookmarkEnd w:id="128"/>
      <w:bookmarkEnd w:id="129"/>
      <w:bookmarkEnd w:id="130"/>
      <w:bookmarkEnd w:id="131"/>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2" w:name="form6_p1"/>
      <w:bookmarkEnd w:id="132"/>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3" w:name="form6_p2"/>
      <w:bookmarkEnd w:id="133"/>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4" w:name="form7"/>
            <w:bookmarkStart w:id="135" w:name="_Toc66445305"/>
            <w:bookmarkStart w:id="136" w:name="_Toc81709860"/>
            <w:bookmarkStart w:id="137" w:name="_Toc81710585"/>
            <w:bookmarkStart w:id="138" w:name="_Toc81717494"/>
            <w:bookmarkStart w:id="139" w:name="_Toc122854345"/>
            <w:bookmarkStart w:id="140" w:name="_Toc122854706"/>
            <w:bookmarkStart w:id="141" w:name="_Toc243995789"/>
            <w:bookmarkEnd w:id="134"/>
            <w:r w:rsidRPr="00267633">
              <w:rPr>
                <w:rFonts w:ascii="Times New Roman" w:hAnsi="Times New Roman"/>
                <w:bCs/>
                <w:iCs/>
                <w:spacing w:val="-3"/>
                <w:szCs w:val="28"/>
                <w:lang w:val="en-GB" w:eastAsia="zh-CN"/>
              </w:rPr>
              <w:t xml:space="preserve">FORM </w:t>
            </w:r>
            <w:bookmarkEnd w:id="135"/>
            <w:bookmarkEnd w:id="136"/>
            <w:bookmarkEnd w:id="137"/>
            <w:bookmarkEnd w:id="138"/>
            <w:bookmarkEnd w:id="139"/>
            <w:bookmarkEnd w:id="140"/>
            <w:bookmarkEnd w:id="141"/>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42" w:name="_Toc66445306"/>
      <w:bookmarkStart w:id="143" w:name="_Toc81709861"/>
      <w:bookmarkStart w:id="144" w:name="_Toc81710586"/>
      <w:bookmarkStart w:id="145" w:name="_Toc81717495"/>
      <w:bookmarkStart w:id="146" w:name="_Toc122854346"/>
      <w:bookmarkStart w:id="147" w:name="_Toc122854707"/>
      <w:bookmarkStart w:id="148" w:name="_Toc243995790"/>
      <w:r w:rsidRPr="00267633">
        <w:rPr>
          <w:rFonts w:ascii="Times New Roman" w:hAnsi="Times New Roman"/>
          <w:b/>
          <w:bCs/>
          <w:iCs/>
          <w:smallCaps/>
          <w:szCs w:val="28"/>
          <w:lang w:val="en-GB" w:eastAsia="zh-CN"/>
        </w:rPr>
        <w:t>INJUNCTION PROHIBITING DISPOSAL OF ASSETS IN SINGAPORE</w:t>
      </w:r>
      <w:bookmarkEnd w:id="142"/>
      <w:bookmarkEnd w:id="143"/>
      <w:bookmarkEnd w:id="144"/>
      <w:bookmarkEnd w:id="145"/>
      <w:bookmarkEnd w:id="146"/>
      <w:bookmarkEnd w:id="147"/>
      <w:bookmarkEnd w:id="148"/>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49" w:name="form7_p1"/>
      <w:bookmarkEnd w:id="149"/>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50" w:name="form7_p2"/>
      <w:bookmarkEnd w:id="150"/>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6172E9">
      <w:pPr>
        <w:pStyle w:val="ListParagraph"/>
        <w:numPr>
          <w:ilvl w:val="0"/>
          <w:numId w:val="1"/>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21C3BFC7" w14:textId="77777777" w:rsidR="001B599E" w:rsidRPr="001B599E" w:rsidRDefault="001B599E" w:rsidP="001B599E">
      <w:pPr>
        <w:pStyle w:val="Heading1"/>
        <w:jc w:val="center"/>
        <w:divId w:val="2116439976"/>
        <w:rPr>
          <w:rFonts w:ascii="Arial Narrow" w:hAnsi="Arial Narrow" w:cstheme="majorBidi"/>
          <w:color w:val="auto"/>
          <w:sz w:val="24"/>
          <w:szCs w:val="32"/>
          <w:u w:val="single"/>
        </w:rPr>
      </w:pPr>
      <w:r w:rsidRPr="001B599E">
        <w:rPr>
          <w:rFonts w:ascii="Arial Narrow" w:hAnsi="Arial Narrow"/>
          <w:b w:val="0"/>
          <w:color w:val="auto"/>
          <w:sz w:val="24"/>
          <w:u w:val="single"/>
        </w:rPr>
        <w:lastRenderedPageBreak/>
        <w:t>FORM 243</w:t>
      </w:r>
    </w:p>
    <w:p w14:paraId="6DA0EADD" w14:textId="77777777" w:rsidR="001B599E" w:rsidRPr="001B599E" w:rsidRDefault="001B599E" w:rsidP="001B599E">
      <w:pPr>
        <w:spacing w:after="200" w:line="276" w:lineRule="auto"/>
        <w:divId w:val="2116439976"/>
        <w:rPr>
          <w:rFonts w:ascii="Arial Narrow" w:hAnsi="Arial Narrow"/>
          <w:b/>
          <w:u w:val="single"/>
        </w:rPr>
      </w:pPr>
      <w:r w:rsidRPr="001B599E">
        <w:rPr>
          <w:rFonts w:ascii="Arial Narrow" w:eastAsia="SimSun" w:hAnsi="Arial Narrow" w:cs="Times New Roman"/>
          <w:lang w:val="en-GB" w:eastAsia="en-GB"/>
        </w:rPr>
        <w:t>Para 86(5)(b)</w:t>
      </w:r>
    </w:p>
    <w:p w14:paraId="515F1B9E"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 xml:space="preserve">JOINT SUMMARY </w:t>
      </w:r>
    </w:p>
    <w:p w14:paraId="48B355A3"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(of parties’ respective positions as at DDMMYY)</w:t>
      </w:r>
    </w:p>
    <w:p w14:paraId="22E934DE" w14:textId="77777777" w:rsidR="001B599E" w:rsidRPr="001B599E" w:rsidRDefault="001B599E" w:rsidP="001B599E">
      <w:pPr>
        <w:jc w:val="center"/>
        <w:divId w:val="2116439976"/>
        <w:rPr>
          <w:rFonts w:ascii="Arial Narrow" w:hAnsi="Arial Narrow"/>
          <w:u w:val="single"/>
        </w:rPr>
      </w:pPr>
      <w:r w:rsidRPr="001B599E">
        <w:rPr>
          <w:rFonts w:ascii="Arial Narrow" w:hAnsi="Arial Narrow"/>
          <w:u w:val="single"/>
        </w:rPr>
        <w:t xml:space="preserve">(TITLE AS IN ACTION) </w:t>
      </w:r>
    </w:p>
    <w:p w14:paraId="679DFCA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1B599E" w:rsidRPr="001B599E" w14:paraId="016444A9"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2F2112C"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S/No</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0B89868D"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Particulars</w:t>
            </w:r>
          </w:p>
          <w:p w14:paraId="35FB803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shd w:val="clear" w:color="auto" w:fill="D9D9D9"/>
            <w:hideMark/>
          </w:tcPr>
          <w:p w14:paraId="0C7302F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Husband</w:t>
            </w:r>
          </w:p>
        </w:tc>
        <w:tc>
          <w:tcPr>
            <w:tcW w:w="2751" w:type="dxa"/>
            <w:tcBorders>
              <w:top w:val="single" w:sz="4" w:space="0" w:color="auto"/>
              <w:left w:val="single" w:sz="4" w:space="0" w:color="auto"/>
              <w:bottom w:val="single" w:sz="4" w:space="0" w:color="auto"/>
              <w:right w:val="single" w:sz="4" w:space="0" w:color="auto"/>
            </w:tcBorders>
            <w:shd w:val="clear" w:color="auto" w:fill="D9D9D9"/>
            <w:hideMark/>
          </w:tcPr>
          <w:p w14:paraId="3345AC07"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Wife</w:t>
            </w:r>
          </w:p>
        </w:tc>
        <w:tc>
          <w:tcPr>
            <w:tcW w:w="4549" w:type="dxa"/>
            <w:tcBorders>
              <w:top w:val="single" w:sz="4" w:space="0" w:color="auto"/>
              <w:left w:val="single" w:sz="4" w:space="0" w:color="auto"/>
              <w:bottom w:val="single" w:sz="4" w:space="0" w:color="auto"/>
              <w:right w:val="single" w:sz="4" w:space="0" w:color="auto"/>
            </w:tcBorders>
            <w:shd w:val="clear" w:color="auto" w:fill="D9D9D9"/>
            <w:hideMark/>
          </w:tcPr>
          <w:p w14:paraId="12E54A6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Remarks</w:t>
            </w:r>
          </w:p>
        </w:tc>
      </w:tr>
      <w:tr w:rsidR="001B599E" w:rsidRPr="001B599E" w14:paraId="31A50D5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AAC8C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1.</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78E676A1"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Current age of parties </w:t>
            </w:r>
          </w:p>
          <w:p w14:paraId="3C61E4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(birth date in brackets)</w:t>
            </w:r>
          </w:p>
          <w:p w14:paraId="127B0BD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1581A56D" w14:textId="77777777" w:rsidR="001B599E" w:rsidRPr="001B599E" w:rsidRDefault="001B599E">
            <w:pPr>
              <w:spacing w:after="0"/>
              <w:jc w:val="both"/>
              <w:rPr>
                <w:rFonts w:ascii="Arial Narrow" w:eastAsia="Calibri" w:hAnsi="Arial Narrow" w:cs="Times New Roman"/>
                <w:b/>
              </w:rPr>
            </w:pPr>
          </w:p>
        </w:tc>
        <w:tc>
          <w:tcPr>
            <w:tcW w:w="2751" w:type="dxa"/>
            <w:tcBorders>
              <w:top w:val="single" w:sz="4" w:space="0" w:color="auto"/>
              <w:left w:val="single" w:sz="4" w:space="0" w:color="auto"/>
              <w:bottom w:val="single" w:sz="4" w:space="0" w:color="auto"/>
              <w:right w:val="single" w:sz="4" w:space="0" w:color="auto"/>
            </w:tcBorders>
          </w:tcPr>
          <w:p w14:paraId="29B3FF2C" w14:textId="77777777" w:rsidR="001B599E" w:rsidRPr="001B599E" w:rsidRDefault="001B599E">
            <w:pPr>
              <w:spacing w:after="0"/>
              <w:jc w:val="both"/>
              <w:rPr>
                <w:rFonts w:ascii="Arial Narrow" w:eastAsia="Calibri" w:hAnsi="Arial Narrow" w:cs="Times New Roman"/>
                <w:b/>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950F3C7" w14:textId="77777777" w:rsidR="001B599E" w:rsidRPr="001B599E" w:rsidRDefault="001B599E">
            <w:pPr>
              <w:spacing w:after="0"/>
              <w:jc w:val="both"/>
              <w:rPr>
                <w:rFonts w:ascii="Arial Narrow" w:eastAsia="Calibri" w:hAnsi="Arial Narrow" w:cs="Times New Roman"/>
                <w:b/>
              </w:rPr>
            </w:pPr>
          </w:p>
        </w:tc>
      </w:tr>
      <w:tr w:rsidR="001B599E" w:rsidRPr="001B599E" w14:paraId="702FC96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23FE43D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2.</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6C7D32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Date of Marriage  </w:t>
            </w:r>
          </w:p>
          <w:p w14:paraId="19FA9C20" w14:textId="77777777" w:rsidR="001B599E" w:rsidRPr="001B599E" w:rsidRDefault="001B599E">
            <w:pPr>
              <w:spacing w:after="0"/>
              <w:jc w:val="both"/>
              <w:rPr>
                <w:rFonts w:ascii="Arial Narrow" w:eastAsia="Calibri" w:hAnsi="Arial Narrow" w:cs="Times New Roman"/>
                <w:b/>
              </w:rPr>
            </w:pPr>
          </w:p>
        </w:tc>
        <w:tc>
          <w:tcPr>
            <w:tcW w:w="5108" w:type="dxa"/>
            <w:gridSpan w:val="2"/>
            <w:tcBorders>
              <w:top w:val="single" w:sz="4" w:space="0" w:color="auto"/>
              <w:left w:val="single" w:sz="4" w:space="0" w:color="auto"/>
              <w:bottom w:val="single" w:sz="4" w:space="0" w:color="auto"/>
              <w:right w:val="single" w:sz="4" w:space="0" w:color="auto"/>
            </w:tcBorders>
          </w:tcPr>
          <w:p w14:paraId="3E443EE2" w14:textId="77777777" w:rsidR="001B599E" w:rsidRPr="001B599E" w:rsidRDefault="001B599E">
            <w:pPr>
              <w:spacing w:after="0"/>
              <w:jc w:val="both"/>
              <w:rPr>
                <w:rFonts w:ascii="Arial Narrow" w:eastAsia="Calibri" w:hAnsi="Arial Narrow" w:cs="Times New Roman"/>
                <w:highlight w:val="green"/>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2D33F9" w14:textId="77777777" w:rsidR="001B599E" w:rsidRPr="001B599E" w:rsidRDefault="001B599E">
            <w:pPr>
              <w:spacing w:after="0"/>
              <w:jc w:val="both"/>
              <w:rPr>
                <w:rFonts w:ascii="Arial Narrow" w:eastAsia="Calibri" w:hAnsi="Arial Narrow" w:cs="Times New Roman"/>
                <w:highlight w:val="green"/>
              </w:rPr>
            </w:pPr>
          </w:p>
        </w:tc>
      </w:tr>
      <w:tr w:rsidR="001B599E" w:rsidRPr="001B599E" w14:paraId="07E88541"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44F18A3"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3.</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9710E5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Date of Interim Judgment - including period of separation (if applicable)</w:t>
            </w:r>
          </w:p>
          <w:p w14:paraId="213FF374"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2D6B666F"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0C457A22"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06B1A9B" w14:textId="77777777" w:rsidR="001B599E" w:rsidRPr="001B599E" w:rsidRDefault="001B599E">
            <w:pPr>
              <w:spacing w:after="0"/>
              <w:jc w:val="both"/>
              <w:rPr>
                <w:rFonts w:ascii="Arial Narrow" w:eastAsia="Calibri" w:hAnsi="Arial Narrow" w:cs="Times New Roman"/>
              </w:rPr>
            </w:pPr>
          </w:p>
        </w:tc>
      </w:tr>
      <w:tr w:rsidR="001B599E" w:rsidRPr="001B599E" w14:paraId="79B8AFA7"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4CB30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lastRenderedPageBreak/>
              <w:t>4.</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5F7CF80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Occupation and educational /professional qualifications where applicable</w:t>
            </w:r>
          </w:p>
          <w:p w14:paraId="5843C7FC" w14:textId="77777777" w:rsidR="001B599E" w:rsidRPr="001B599E" w:rsidRDefault="001B599E">
            <w:pPr>
              <w:spacing w:after="0"/>
              <w:jc w:val="both"/>
              <w:rPr>
                <w:rFonts w:ascii="Arial Narrow" w:eastAsia="Calibri" w:hAnsi="Arial Narrow" w:cs="Times New Roman"/>
                <w:b/>
              </w:rPr>
            </w:pPr>
          </w:p>
          <w:p w14:paraId="3B5BE52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4F735532"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1698504F"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C4DA4D0" w14:textId="77777777" w:rsidR="001B599E" w:rsidRPr="001B599E" w:rsidRDefault="001B599E">
            <w:pPr>
              <w:spacing w:after="0"/>
              <w:jc w:val="both"/>
              <w:rPr>
                <w:rFonts w:ascii="Arial Narrow" w:eastAsia="Calibri" w:hAnsi="Arial Narrow" w:cs="Times New Roman"/>
              </w:rPr>
            </w:pPr>
          </w:p>
        </w:tc>
      </w:tr>
      <w:tr w:rsidR="001B599E" w:rsidRPr="001B599E" w14:paraId="493C8050"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D378FA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5.</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78FE359"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Monthly Income </w:t>
            </w:r>
          </w:p>
          <w:p w14:paraId="06119EB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(based on average annual income of SGD ____ including bonuses based on latest Notice of Assessment)</w:t>
            </w:r>
          </w:p>
          <w:p w14:paraId="6D02434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0ADB8CC8"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23B4788D"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hideMark/>
          </w:tcPr>
          <w:p w14:paraId="5D816CEC" w14:textId="77777777" w:rsidR="001B599E" w:rsidRPr="001B599E" w:rsidRDefault="001B599E">
            <w:pPr>
              <w:spacing w:after="0"/>
              <w:jc w:val="both"/>
              <w:rPr>
                <w:rFonts w:ascii="Arial Narrow" w:eastAsia="Calibri" w:hAnsi="Arial Narrow" w:cs="Times New Roman"/>
              </w:rPr>
            </w:pPr>
            <w:r w:rsidRPr="001B599E">
              <w:rPr>
                <w:rFonts w:ascii="Arial Narrow" w:eastAsia="Calibri" w:hAnsi="Arial Narrow" w:cs="Times New Roman"/>
              </w:rPr>
              <w:t>(</w:t>
            </w:r>
            <w:r w:rsidRPr="001B599E">
              <w:rPr>
                <w:rFonts w:ascii="Arial Narrow" w:eastAsia="Calibri" w:hAnsi="Arial Narrow" w:cs="Times New Roman"/>
                <w:i/>
              </w:rPr>
              <w:t xml:space="preserve">include </w:t>
            </w:r>
            <w:proofErr w:type="spellStart"/>
            <w:r w:rsidRPr="001B599E">
              <w:rPr>
                <w:rFonts w:ascii="Arial Narrow" w:hAnsi="Arial Narrow"/>
                <w:i/>
              </w:rPr>
              <w:t>Pg</w:t>
            </w:r>
            <w:proofErr w:type="spellEnd"/>
            <w:r w:rsidRPr="001B599E">
              <w:rPr>
                <w:rFonts w:ascii="Arial Narrow" w:hAnsi="Arial Narrow"/>
                <w:i/>
              </w:rPr>
              <w:t xml:space="preserve"> Ref to CB if applicable</w:t>
            </w:r>
            <w:r w:rsidRPr="001B599E">
              <w:rPr>
                <w:rFonts w:ascii="Arial Narrow" w:hAnsi="Arial Narrow"/>
              </w:rPr>
              <w:t>)</w:t>
            </w:r>
          </w:p>
        </w:tc>
      </w:tr>
    </w:tbl>
    <w:p w14:paraId="31134A17" w14:textId="77777777" w:rsidR="001B599E" w:rsidRPr="001B599E" w:rsidRDefault="001B599E" w:rsidP="001B599E">
      <w:pPr>
        <w:divId w:val="2116439976"/>
        <w:rPr>
          <w:rFonts w:ascii="Arial Narrow" w:eastAsiaTheme="minorHAnsi" w:hAnsi="Arial Narrow" w:cstheme="minorBidi"/>
          <w:b/>
          <w:u w:val="single"/>
          <w:lang w:eastAsia="en-US"/>
        </w:rPr>
      </w:pPr>
    </w:p>
    <w:p w14:paraId="4C0E23B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br w:type="page"/>
      </w:r>
    </w:p>
    <w:p w14:paraId="557C97F1"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2: Children’s issues</w:t>
      </w:r>
    </w:p>
    <w:p w14:paraId="27DDD37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1B599E" w:rsidRPr="001B599E" w14:paraId="05C8D447"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055632" w14:textId="77777777" w:rsidR="001B599E" w:rsidRPr="001B599E" w:rsidRDefault="001B599E">
            <w:pPr>
              <w:spacing w:before="120" w:after="120" w:line="240" w:lineRule="auto"/>
              <w:rPr>
                <w:rFonts w:ascii="Arial Narrow" w:hAnsi="Arial Narrow"/>
                <w:b/>
              </w:rPr>
            </w:pPr>
            <w:r w:rsidRPr="001B599E">
              <w:rPr>
                <w:rFonts w:ascii="Arial Narrow" w:hAnsi="Arial Narrow"/>
                <w:b/>
              </w:rPr>
              <w:t>Full Name</w:t>
            </w:r>
          </w:p>
        </w:tc>
        <w:tc>
          <w:tcPr>
            <w:tcW w:w="32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85BDB" w14:textId="77777777" w:rsidR="001B599E" w:rsidRPr="001B599E" w:rsidRDefault="001B599E">
            <w:pPr>
              <w:spacing w:before="120" w:after="120" w:line="240" w:lineRule="auto"/>
              <w:rPr>
                <w:rFonts w:ascii="Arial Narrow" w:hAnsi="Arial Narrow"/>
                <w:b/>
              </w:rPr>
            </w:pPr>
            <w:r w:rsidRPr="001B599E">
              <w:rPr>
                <w:rFonts w:ascii="Arial Narrow" w:hAnsi="Arial Narrow"/>
                <w:b/>
              </w:rPr>
              <w:t>Birth date</w:t>
            </w:r>
          </w:p>
        </w:tc>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8DA65" w14:textId="77777777" w:rsidR="001B599E" w:rsidRPr="001B599E" w:rsidRDefault="001B599E">
            <w:pPr>
              <w:spacing w:before="120" w:after="120" w:line="240" w:lineRule="auto"/>
              <w:rPr>
                <w:rFonts w:ascii="Arial Narrow" w:hAnsi="Arial Narrow"/>
                <w:b/>
              </w:rPr>
            </w:pPr>
            <w:r w:rsidRPr="001B599E">
              <w:rPr>
                <w:rFonts w:ascii="Arial Narrow" w:hAnsi="Arial Narrow"/>
                <w:b/>
              </w:rPr>
              <w:t>Age (this calendar year)</w:t>
            </w:r>
          </w:p>
        </w:tc>
        <w:tc>
          <w:tcPr>
            <w:tcW w:w="3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5F1582" w14:textId="77777777" w:rsidR="001B599E" w:rsidRPr="001B599E" w:rsidRDefault="001B599E">
            <w:pPr>
              <w:spacing w:before="120" w:after="120" w:line="240" w:lineRule="auto"/>
              <w:rPr>
                <w:rFonts w:ascii="Arial Narrow" w:hAnsi="Arial Narrow"/>
                <w:b/>
              </w:rPr>
            </w:pPr>
            <w:r w:rsidRPr="001B599E">
              <w:rPr>
                <w:rFonts w:ascii="Arial Narrow" w:hAnsi="Arial Narrow"/>
                <w:b/>
              </w:rPr>
              <w:t>Remarks (include educational/ professional qualifications where applicable)</w:t>
            </w:r>
          </w:p>
        </w:tc>
      </w:tr>
      <w:tr w:rsidR="001B599E" w:rsidRPr="001B599E" w14:paraId="51825FF0"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0484562D"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63EAC088"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3FE9067C"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69AA9E28" w14:textId="77777777" w:rsidR="001B599E" w:rsidRPr="001B599E" w:rsidRDefault="001B599E">
            <w:pPr>
              <w:spacing w:before="120" w:after="120" w:line="240" w:lineRule="auto"/>
              <w:rPr>
                <w:rFonts w:ascii="Arial Narrow" w:hAnsi="Arial Narrow"/>
              </w:rPr>
            </w:pPr>
          </w:p>
        </w:tc>
      </w:tr>
      <w:tr w:rsidR="001B599E" w:rsidRPr="001B599E" w14:paraId="2F448D0A"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11A75A40"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C3DF77B"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504C064B"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0F9A5892" w14:textId="77777777" w:rsidR="001B599E" w:rsidRPr="001B599E" w:rsidRDefault="001B599E">
            <w:pPr>
              <w:spacing w:before="120" w:after="120" w:line="240" w:lineRule="auto"/>
              <w:rPr>
                <w:rFonts w:ascii="Arial Narrow" w:hAnsi="Arial Narrow"/>
              </w:rPr>
            </w:pPr>
          </w:p>
        </w:tc>
      </w:tr>
      <w:tr w:rsidR="001B599E" w:rsidRPr="001B599E" w14:paraId="7789AF6C"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3E394B8"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7CCD39BF"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682D4B9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2CBA061F" w14:textId="77777777" w:rsidR="001B599E" w:rsidRPr="001B599E" w:rsidRDefault="001B599E">
            <w:pPr>
              <w:spacing w:before="120" w:after="120" w:line="240" w:lineRule="auto"/>
              <w:rPr>
                <w:rFonts w:ascii="Arial Narrow" w:hAnsi="Arial Narrow"/>
              </w:rPr>
            </w:pPr>
          </w:p>
        </w:tc>
      </w:tr>
      <w:tr w:rsidR="001B599E" w:rsidRPr="001B599E" w14:paraId="1A912245"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81BAC1B"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8A67AF9"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05C8835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7863751F" w14:textId="77777777" w:rsidR="001B599E" w:rsidRPr="001B599E" w:rsidRDefault="001B599E">
            <w:pPr>
              <w:spacing w:before="120" w:after="120" w:line="240" w:lineRule="auto"/>
              <w:rPr>
                <w:rFonts w:ascii="Arial Narrow" w:hAnsi="Arial Narrow"/>
              </w:rPr>
            </w:pPr>
          </w:p>
        </w:tc>
      </w:tr>
    </w:tbl>
    <w:p w14:paraId="4CDC7C38" w14:textId="77777777" w:rsidR="001B599E" w:rsidRPr="001B599E" w:rsidRDefault="001B599E" w:rsidP="001B599E">
      <w:pPr>
        <w:divId w:val="2116439976"/>
        <w:rPr>
          <w:rFonts w:ascii="Arial Narrow" w:hAnsi="Arial Narrow" w:cstheme="minorBidi"/>
          <w:u w:val="single"/>
          <w:lang w:eastAsia="en-US"/>
        </w:rPr>
      </w:pPr>
    </w:p>
    <w:p w14:paraId="4196514D" w14:textId="77777777" w:rsidR="001B599E" w:rsidRPr="001B599E" w:rsidRDefault="001B599E" w:rsidP="001B599E">
      <w:pPr>
        <w:divId w:val="2116439976"/>
        <w:rPr>
          <w:rFonts w:ascii="Arial Narrow" w:hAnsi="Arial Narrow"/>
          <w:i/>
          <w:u w:val="single"/>
        </w:rPr>
      </w:pPr>
      <w:r w:rsidRPr="001B599E">
        <w:rPr>
          <w:rFonts w:ascii="Arial Narrow" w:hAnsi="Arial Narrow"/>
          <w:u w:val="single"/>
        </w:rPr>
        <w:t>2b. Proposals: (</w:t>
      </w:r>
      <w:r w:rsidRPr="001B599E">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1A2029C9"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EB9D276" w14:textId="77777777" w:rsidR="001B599E" w:rsidRPr="001B599E" w:rsidRDefault="001B599E">
            <w:pPr>
              <w:pStyle w:val="Table-hdg"/>
              <w:keepNext w:val="0"/>
              <w:keepLines w:val="0"/>
              <w:widowControl w:val="0"/>
              <w:spacing w:line="480"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BCA63"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Husband’s position on custody, care and control and access </w:t>
            </w:r>
          </w:p>
        </w:tc>
      </w:tr>
      <w:tr w:rsidR="001B599E" w:rsidRPr="001B599E" w14:paraId="492B2F66"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5EEFB432" w14:textId="77777777" w:rsidR="001B599E" w:rsidRPr="001B599E" w:rsidRDefault="001B599E" w:rsidP="00AB313B">
            <w:pPr>
              <w:pStyle w:val="Table-text"/>
              <w:keepLines w:val="0"/>
              <w:widowControl w:val="0"/>
              <w:numPr>
                <w:ilvl w:val="0"/>
                <w:numId w:val="139"/>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2CE0DA80"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r w:rsidR="001B599E" w:rsidRPr="001B599E" w14:paraId="51C899B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8C64029" w14:textId="77777777" w:rsidR="001B599E" w:rsidRPr="001B599E" w:rsidRDefault="001B599E">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983226"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Wife’s position on custody, care and control and access </w:t>
            </w:r>
          </w:p>
        </w:tc>
      </w:tr>
      <w:tr w:rsidR="001B599E" w:rsidRPr="001B599E" w14:paraId="61CFD430"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17BD1CDB" w14:textId="77777777" w:rsidR="001B599E" w:rsidRPr="001B599E" w:rsidRDefault="001B599E" w:rsidP="00AB313B">
            <w:pPr>
              <w:pStyle w:val="Table-text"/>
              <w:keepLines w:val="0"/>
              <w:widowControl w:val="0"/>
              <w:numPr>
                <w:ilvl w:val="0"/>
                <w:numId w:val="139"/>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4D08B335"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bl>
    <w:p w14:paraId="7D0C30C4" w14:textId="77777777" w:rsidR="001B599E" w:rsidRPr="001B599E" w:rsidRDefault="001B599E" w:rsidP="001B599E">
      <w:pPr>
        <w:divId w:val="2116439976"/>
        <w:rPr>
          <w:rFonts w:ascii="Arial Narrow" w:hAnsi="Arial Narrow" w:cstheme="minorBidi"/>
          <w:lang w:eastAsia="en-US"/>
        </w:rPr>
      </w:pPr>
    </w:p>
    <w:p w14:paraId="57B7CEA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3: Division of Assets  </w:t>
      </w:r>
    </w:p>
    <w:p w14:paraId="417FDBD2"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6120EA7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liability which is related to an asset must be reflected together with the asset. An example is the mortgage loan. </w:t>
      </w:r>
    </w:p>
    <w:p w14:paraId="46D0D07F"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standalone liability must be stated as a negative value. An example is a personal loan. </w:t>
      </w:r>
    </w:p>
    <w:p w14:paraId="53DB611E" w14:textId="77777777" w:rsidR="001B599E" w:rsidRPr="001B599E" w:rsidRDefault="001B599E" w:rsidP="001B599E">
      <w:pPr>
        <w:jc w:val="both"/>
        <w:divId w:val="2116439976"/>
        <w:rPr>
          <w:rFonts w:ascii="Arial Narrow" w:hAnsi="Arial Narrow"/>
          <w:i/>
        </w:rPr>
      </w:pPr>
      <w:r w:rsidRPr="001B599E">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22299298"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2FE98AC4"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all non-quantifiable claims (unknown value or assertion of adverse inference) in Section 3e. </w:t>
      </w:r>
    </w:p>
    <w:p w14:paraId="2D7D47DD" w14:textId="77777777" w:rsidR="001B599E" w:rsidRPr="001B599E" w:rsidRDefault="001B599E" w:rsidP="001B599E">
      <w:pPr>
        <w:jc w:val="both"/>
        <w:divId w:val="2116439976"/>
        <w:rPr>
          <w:rFonts w:ascii="Arial Narrow" w:hAnsi="Arial Narrow"/>
          <w:i/>
        </w:rPr>
      </w:pPr>
      <w:r w:rsidRPr="001B599E">
        <w:rPr>
          <w:rFonts w:ascii="Arial Narrow" w:hAnsi="Arial Narrow"/>
          <w:i/>
        </w:rPr>
        <w:t>Any asset disputed to be a matrimonial asset should be included in this section, with the parties’ positions reflected under ‘Remarks’.</w:t>
      </w:r>
    </w:p>
    <w:p w14:paraId="3A3AA7C7"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All references should be to the Core Bundle only. </w:t>
      </w:r>
    </w:p>
    <w:p w14:paraId="7743437F" w14:textId="77777777" w:rsidR="001B599E" w:rsidRPr="001B599E" w:rsidRDefault="001B599E" w:rsidP="001B599E">
      <w:pPr>
        <w:pStyle w:val="ListParagraph"/>
        <w:ind w:left="1080"/>
        <w:divId w:val="2116439976"/>
        <w:rPr>
          <w:rFonts w:ascii="Arial Narrow" w:hAnsi="Arial Narrow"/>
          <w:b/>
          <w:sz w:val="24"/>
          <w:szCs w:val="24"/>
          <w:u w:val="single"/>
        </w:rPr>
      </w:pPr>
      <w:r w:rsidRPr="001B599E">
        <w:rPr>
          <w:rFonts w:ascii="Arial Narrow" w:hAnsi="Arial Narrow"/>
          <w:i/>
          <w:sz w:val="24"/>
          <w:szCs w:val="24"/>
          <w:highlight w:val="yellow"/>
        </w:rPr>
        <w:t xml:space="preserve"> </w:t>
      </w:r>
    </w:p>
    <w:p w14:paraId="6A8166E8"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1B599E" w:rsidRPr="001B599E" w14:paraId="6F574E62"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hideMark/>
          </w:tcPr>
          <w:p w14:paraId="0155B138" w14:textId="77777777" w:rsidR="001B599E" w:rsidRPr="001B599E" w:rsidRDefault="001B599E">
            <w:pPr>
              <w:spacing w:after="0" w:line="240" w:lineRule="auto"/>
              <w:rPr>
                <w:rFonts w:ascii="Arial Narrow" w:hAnsi="Arial Narrow"/>
                <w:b/>
              </w:rPr>
            </w:pPr>
            <w:r w:rsidRPr="001B599E">
              <w:rPr>
                <w:rFonts w:ascii="Arial Narrow" w:hAnsi="Arial Narrow"/>
                <w:b/>
              </w:rPr>
              <w:lastRenderedPageBreak/>
              <w:t>Item</w:t>
            </w:r>
          </w:p>
        </w:tc>
        <w:tc>
          <w:tcPr>
            <w:tcW w:w="4732" w:type="dxa"/>
            <w:gridSpan w:val="2"/>
            <w:tcBorders>
              <w:top w:val="single" w:sz="4" w:space="0" w:color="auto"/>
              <w:left w:val="single" w:sz="4" w:space="0" w:color="auto"/>
              <w:bottom w:val="single" w:sz="4" w:space="0" w:color="auto"/>
              <w:right w:val="single" w:sz="4" w:space="0" w:color="auto"/>
            </w:tcBorders>
          </w:tcPr>
          <w:p w14:paraId="4F7C6A24" w14:textId="77777777" w:rsidR="001B599E" w:rsidRPr="001B599E" w:rsidRDefault="001B599E">
            <w:pPr>
              <w:spacing w:after="0" w:line="240" w:lineRule="auto"/>
              <w:rPr>
                <w:rFonts w:ascii="Arial Narrow" w:hAnsi="Arial Narrow"/>
                <w:b/>
              </w:rPr>
            </w:pPr>
            <w:r w:rsidRPr="001B599E">
              <w:rPr>
                <w:rFonts w:ascii="Arial Narrow" w:hAnsi="Arial Narrow"/>
                <w:b/>
              </w:rPr>
              <w:t xml:space="preserve">H’s position </w:t>
            </w:r>
          </w:p>
          <w:p w14:paraId="7300B4C7" w14:textId="77777777" w:rsidR="001B599E" w:rsidRPr="001B599E" w:rsidRDefault="001B599E">
            <w:pPr>
              <w:spacing w:after="0" w:line="240" w:lineRule="auto"/>
              <w:rPr>
                <w:rFonts w:ascii="Arial Narrow" w:hAnsi="Arial Narrow"/>
                <w:b/>
              </w:rPr>
            </w:pPr>
          </w:p>
        </w:tc>
        <w:tc>
          <w:tcPr>
            <w:tcW w:w="4387" w:type="dxa"/>
            <w:gridSpan w:val="2"/>
            <w:tcBorders>
              <w:top w:val="single" w:sz="4" w:space="0" w:color="auto"/>
              <w:left w:val="single" w:sz="4" w:space="0" w:color="auto"/>
              <w:bottom w:val="single" w:sz="4" w:space="0" w:color="auto"/>
              <w:right w:val="single" w:sz="4" w:space="0" w:color="auto"/>
            </w:tcBorders>
            <w:hideMark/>
          </w:tcPr>
          <w:p w14:paraId="7D242974" w14:textId="77777777" w:rsidR="001B599E" w:rsidRPr="001B599E" w:rsidRDefault="001B599E">
            <w:pPr>
              <w:spacing w:after="0" w:line="240" w:lineRule="auto"/>
              <w:rPr>
                <w:rFonts w:ascii="Arial Narrow" w:hAnsi="Arial Narrow"/>
                <w:b/>
              </w:rPr>
            </w:pPr>
            <w:r w:rsidRPr="001B599E">
              <w:rPr>
                <w:rFonts w:ascii="Arial Narrow" w:hAnsi="Arial Narrow"/>
                <w:b/>
              </w:rPr>
              <w:t>W’s position</w:t>
            </w:r>
          </w:p>
        </w:tc>
      </w:tr>
      <w:tr w:rsidR="001B599E" w:rsidRPr="001B599E" w14:paraId="7ED75A3F"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03670090" w14:textId="77777777" w:rsidR="001B599E" w:rsidRPr="001B599E" w:rsidRDefault="001B599E">
            <w:pPr>
              <w:spacing w:after="0" w:line="240" w:lineRule="auto"/>
              <w:rPr>
                <w:rFonts w:ascii="Arial Narrow" w:hAnsi="Arial Narrow"/>
              </w:rPr>
            </w:pPr>
            <w:r w:rsidRPr="001B599E">
              <w:rPr>
                <w:rFonts w:ascii="Arial Narrow" w:hAnsi="Arial Narrow"/>
              </w:rPr>
              <w:t>Date for ascertaining pool of assets</w:t>
            </w:r>
          </w:p>
          <w:p w14:paraId="218D4AA3"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4751D24"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5BEBC452" w14:textId="77777777" w:rsidR="001B599E" w:rsidRPr="001B599E" w:rsidRDefault="001B599E">
            <w:pPr>
              <w:spacing w:after="0" w:line="240" w:lineRule="auto"/>
              <w:rPr>
                <w:rFonts w:ascii="Arial Narrow" w:hAnsi="Arial Narrow"/>
                <w:u w:val="single"/>
              </w:rPr>
            </w:pPr>
          </w:p>
        </w:tc>
      </w:tr>
      <w:tr w:rsidR="001B599E" w:rsidRPr="001B599E" w14:paraId="48C7DDFD"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26AE28A3" w14:textId="77777777" w:rsidR="001B599E" w:rsidRPr="001B599E" w:rsidRDefault="001B599E">
            <w:pPr>
              <w:spacing w:after="0" w:line="240" w:lineRule="auto"/>
              <w:rPr>
                <w:rFonts w:ascii="Arial Narrow" w:hAnsi="Arial Narrow"/>
              </w:rPr>
            </w:pPr>
            <w:r w:rsidRPr="001B599E">
              <w:rPr>
                <w:rFonts w:ascii="Arial Narrow" w:hAnsi="Arial Narrow"/>
              </w:rPr>
              <w:t>Date for determining value of assets</w:t>
            </w:r>
          </w:p>
          <w:p w14:paraId="0259B189"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5FC90B6"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05487BF3" w14:textId="77777777" w:rsidR="001B599E" w:rsidRPr="001B599E" w:rsidRDefault="001B599E">
            <w:pPr>
              <w:spacing w:after="0" w:line="240" w:lineRule="auto"/>
              <w:rPr>
                <w:rFonts w:ascii="Arial Narrow" w:hAnsi="Arial Narrow"/>
                <w:u w:val="single"/>
              </w:rPr>
            </w:pPr>
          </w:p>
        </w:tc>
      </w:tr>
      <w:tr w:rsidR="001B599E" w:rsidRPr="001B599E" w14:paraId="3418E48D" w14:textId="77777777" w:rsidTr="001B599E">
        <w:trPr>
          <w:divId w:val="2116439976"/>
        </w:trPr>
        <w:tc>
          <w:tcPr>
            <w:tcW w:w="4484" w:type="dxa"/>
            <w:vMerge w:val="restart"/>
            <w:tcBorders>
              <w:top w:val="single" w:sz="4" w:space="0" w:color="auto"/>
              <w:left w:val="single" w:sz="4" w:space="0" w:color="auto"/>
              <w:bottom w:val="single" w:sz="4" w:space="0" w:color="auto"/>
              <w:right w:val="single" w:sz="4" w:space="0" w:color="auto"/>
            </w:tcBorders>
            <w:hideMark/>
          </w:tcPr>
          <w:p w14:paraId="369BFC0B" w14:textId="77777777" w:rsidR="001B599E" w:rsidRPr="001B599E" w:rsidRDefault="001B599E">
            <w:pPr>
              <w:spacing w:after="0" w:line="240" w:lineRule="auto"/>
              <w:rPr>
                <w:rFonts w:ascii="Arial Narrow" w:hAnsi="Arial Narrow"/>
              </w:rPr>
            </w:pPr>
            <w:r w:rsidRPr="001B599E">
              <w:rPr>
                <w:rFonts w:ascii="Arial Narrow" w:hAnsi="Arial Narrow"/>
              </w:rPr>
              <w:t xml:space="preserve">Exchange rate to be applied </w:t>
            </w:r>
            <w:r w:rsidRPr="001B599E">
              <w:rPr>
                <w:rFonts w:ascii="Arial Narrow" w:hAnsi="Arial Narrow"/>
              </w:rPr>
              <w:br/>
            </w:r>
          </w:p>
          <w:p w14:paraId="1920F044" w14:textId="77777777" w:rsidR="001B599E" w:rsidRPr="001B599E" w:rsidRDefault="001B599E">
            <w:pPr>
              <w:spacing w:after="0" w:line="240" w:lineRule="auto"/>
              <w:rPr>
                <w:rFonts w:ascii="Arial Narrow" w:hAnsi="Arial Narrow"/>
              </w:rPr>
            </w:pPr>
            <w:r w:rsidRPr="001B599E">
              <w:rPr>
                <w:rFonts w:ascii="Arial Narrow" w:hAnsi="Arial Narrow"/>
                <w:i/>
              </w:rPr>
              <w:t>(State if there is any dispute and the basis of dispute)</w:t>
            </w:r>
          </w:p>
        </w:tc>
        <w:tc>
          <w:tcPr>
            <w:tcW w:w="2366" w:type="dxa"/>
            <w:tcBorders>
              <w:top w:val="single" w:sz="4" w:space="0" w:color="auto"/>
              <w:left w:val="single" w:sz="4" w:space="0" w:color="auto"/>
              <w:bottom w:val="single" w:sz="4" w:space="0" w:color="auto"/>
              <w:right w:val="single" w:sz="4" w:space="0" w:color="auto"/>
            </w:tcBorders>
            <w:hideMark/>
          </w:tcPr>
          <w:p w14:paraId="1FAE1202"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366" w:type="dxa"/>
            <w:tcBorders>
              <w:top w:val="single" w:sz="4" w:space="0" w:color="auto"/>
              <w:left w:val="single" w:sz="4" w:space="0" w:color="auto"/>
              <w:bottom w:val="single" w:sz="4" w:space="0" w:color="auto"/>
              <w:right w:val="single" w:sz="4" w:space="0" w:color="auto"/>
            </w:tcBorders>
            <w:hideMark/>
          </w:tcPr>
          <w:p w14:paraId="73F59E21"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c>
          <w:tcPr>
            <w:tcW w:w="2366" w:type="dxa"/>
            <w:tcBorders>
              <w:top w:val="single" w:sz="4" w:space="0" w:color="auto"/>
              <w:left w:val="single" w:sz="4" w:space="0" w:color="auto"/>
              <w:bottom w:val="single" w:sz="4" w:space="0" w:color="auto"/>
              <w:right w:val="single" w:sz="4" w:space="0" w:color="auto"/>
            </w:tcBorders>
            <w:hideMark/>
          </w:tcPr>
          <w:p w14:paraId="30C05C2A"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021" w:type="dxa"/>
            <w:tcBorders>
              <w:top w:val="single" w:sz="4" w:space="0" w:color="auto"/>
              <w:left w:val="single" w:sz="4" w:space="0" w:color="auto"/>
              <w:bottom w:val="single" w:sz="4" w:space="0" w:color="auto"/>
              <w:right w:val="single" w:sz="4" w:space="0" w:color="auto"/>
            </w:tcBorders>
            <w:hideMark/>
          </w:tcPr>
          <w:p w14:paraId="5E9C7A9E"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r>
      <w:tr w:rsidR="001B599E" w:rsidRPr="001B599E" w14:paraId="04B02688" w14:textId="77777777" w:rsidTr="001B599E">
        <w:trPr>
          <w:divId w:val="21164399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04D74E" w14:textId="77777777" w:rsidR="001B599E" w:rsidRPr="001B599E" w:rsidRDefault="001B599E">
            <w:pPr>
              <w:spacing w:after="0" w:line="240" w:lineRule="auto"/>
              <w:rPr>
                <w:rFonts w:ascii="Arial Narrow" w:hAnsi="Arial Narrow" w:cs="Times New Roman"/>
                <w:lang w:eastAsia="en-GB"/>
              </w:rPr>
            </w:pPr>
          </w:p>
        </w:tc>
        <w:tc>
          <w:tcPr>
            <w:tcW w:w="2366" w:type="dxa"/>
            <w:tcBorders>
              <w:top w:val="single" w:sz="4" w:space="0" w:color="auto"/>
              <w:left w:val="single" w:sz="4" w:space="0" w:color="auto"/>
              <w:bottom w:val="single" w:sz="4" w:space="0" w:color="auto"/>
              <w:right w:val="single" w:sz="4" w:space="0" w:color="auto"/>
            </w:tcBorders>
            <w:hideMark/>
          </w:tcPr>
          <w:p w14:paraId="66C49C42" w14:textId="77777777" w:rsidR="001B599E" w:rsidRPr="001B599E" w:rsidRDefault="001B599E">
            <w:pPr>
              <w:spacing w:after="0" w:line="240" w:lineRule="auto"/>
              <w:rPr>
                <w:rFonts w:ascii="Arial Narrow" w:hAnsi="Arial Narrow"/>
                <w:b/>
              </w:rPr>
            </w:pPr>
            <w:r w:rsidRPr="001B599E">
              <w:rPr>
                <w:rFonts w:ascii="Arial Narrow" w:hAnsi="Arial Narrow"/>
                <w:i/>
                <w:sz w:val="20"/>
              </w:rPr>
              <w:t>For e.g. USD</w:t>
            </w:r>
          </w:p>
        </w:tc>
        <w:tc>
          <w:tcPr>
            <w:tcW w:w="2366" w:type="dxa"/>
            <w:tcBorders>
              <w:top w:val="single" w:sz="4" w:space="0" w:color="auto"/>
              <w:left w:val="single" w:sz="4" w:space="0" w:color="auto"/>
              <w:bottom w:val="single" w:sz="4" w:space="0" w:color="auto"/>
              <w:right w:val="single" w:sz="4" w:space="0" w:color="auto"/>
            </w:tcBorders>
            <w:hideMark/>
          </w:tcPr>
          <w:p w14:paraId="1FAB7069" w14:textId="77777777" w:rsidR="001B599E" w:rsidRPr="001B599E" w:rsidRDefault="001B599E">
            <w:pPr>
              <w:spacing w:after="0" w:line="240" w:lineRule="auto"/>
              <w:rPr>
                <w:rFonts w:ascii="Arial Narrow" w:hAnsi="Arial Narrow"/>
                <w:b/>
              </w:rPr>
            </w:pPr>
            <w:r w:rsidRPr="001B599E">
              <w:rPr>
                <w:rFonts w:ascii="Arial Narrow" w:hAnsi="Arial Narrow"/>
                <w:i/>
                <w:sz w:val="20"/>
              </w:rPr>
              <w:t>0.74</w:t>
            </w:r>
          </w:p>
        </w:tc>
        <w:tc>
          <w:tcPr>
            <w:tcW w:w="2366" w:type="dxa"/>
            <w:tcBorders>
              <w:top w:val="single" w:sz="4" w:space="0" w:color="auto"/>
              <w:left w:val="single" w:sz="4" w:space="0" w:color="auto"/>
              <w:bottom w:val="single" w:sz="4" w:space="0" w:color="auto"/>
              <w:right w:val="single" w:sz="4" w:space="0" w:color="auto"/>
            </w:tcBorders>
          </w:tcPr>
          <w:p w14:paraId="0F043D38"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30AD555A" w14:textId="77777777" w:rsidR="001B599E" w:rsidRPr="001B599E" w:rsidRDefault="001B599E">
            <w:pPr>
              <w:spacing w:after="0" w:line="240" w:lineRule="auto"/>
              <w:rPr>
                <w:rFonts w:ascii="Arial Narrow" w:hAnsi="Arial Narrow"/>
                <w:b/>
              </w:rPr>
            </w:pPr>
          </w:p>
        </w:tc>
      </w:tr>
      <w:tr w:rsidR="001B599E" w:rsidRPr="001B599E" w14:paraId="25CD6BDC"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74C2D1CC" w14:textId="77777777" w:rsidR="001B599E" w:rsidRPr="001B599E" w:rsidRDefault="001B599E">
            <w:pPr>
              <w:spacing w:after="0" w:line="240" w:lineRule="auto"/>
              <w:rPr>
                <w:rStyle w:val="CommentReference"/>
                <w:rFonts w:ascii="Times New Roman" w:hAnsi="Times New Roman"/>
              </w:rPr>
            </w:pPr>
          </w:p>
        </w:tc>
        <w:tc>
          <w:tcPr>
            <w:tcW w:w="2366" w:type="dxa"/>
            <w:tcBorders>
              <w:top w:val="single" w:sz="4" w:space="0" w:color="auto"/>
              <w:left w:val="single" w:sz="4" w:space="0" w:color="auto"/>
              <w:bottom w:val="single" w:sz="4" w:space="0" w:color="auto"/>
              <w:right w:val="single" w:sz="4" w:space="0" w:color="auto"/>
            </w:tcBorders>
            <w:hideMark/>
          </w:tcPr>
          <w:p w14:paraId="70F76742"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For e.g. RM</w:t>
            </w:r>
          </w:p>
        </w:tc>
        <w:tc>
          <w:tcPr>
            <w:tcW w:w="2366" w:type="dxa"/>
            <w:tcBorders>
              <w:top w:val="single" w:sz="4" w:space="0" w:color="auto"/>
              <w:left w:val="single" w:sz="4" w:space="0" w:color="auto"/>
              <w:bottom w:val="single" w:sz="4" w:space="0" w:color="auto"/>
              <w:right w:val="single" w:sz="4" w:space="0" w:color="auto"/>
            </w:tcBorders>
            <w:hideMark/>
          </w:tcPr>
          <w:p w14:paraId="5E413B65"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2.9</w:t>
            </w:r>
          </w:p>
        </w:tc>
        <w:tc>
          <w:tcPr>
            <w:tcW w:w="2366" w:type="dxa"/>
            <w:tcBorders>
              <w:top w:val="single" w:sz="4" w:space="0" w:color="auto"/>
              <w:left w:val="single" w:sz="4" w:space="0" w:color="auto"/>
              <w:bottom w:val="single" w:sz="4" w:space="0" w:color="auto"/>
              <w:right w:val="single" w:sz="4" w:space="0" w:color="auto"/>
            </w:tcBorders>
          </w:tcPr>
          <w:p w14:paraId="07908B9A"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4F485ABA" w14:textId="77777777" w:rsidR="001B599E" w:rsidRPr="001B599E" w:rsidRDefault="001B599E">
            <w:pPr>
              <w:spacing w:after="0" w:line="240" w:lineRule="auto"/>
              <w:rPr>
                <w:rFonts w:ascii="Arial Narrow" w:hAnsi="Arial Narrow"/>
                <w:b/>
              </w:rPr>
            </w:pPr>
          </w:p>
        </w:tc>
      </w:tr>
    </w:tbl>
    <w:p w14:paraId="54AFAC0A" w14:textId="77777777" w:rsidR="001B599E" w:rsidRPr="001B599E" w:rsidRDefault="001B599E" w:rsidP="001B599E">
      <w:pPr>
        <w:divId w:val="2116439976"/>
        <w:rPr>
          <w:rFonts w:ascii="Arial Narrow" w:hAnsi="Arial Narrow" w:cstheme="minorBidi"/>
          <w:u w:val="single"/>
          <w:lang w:eastAsia="en-US"/>
        </w:rPr>
      </w:pPr>
      <w:r w:rsidRPr="001B599E">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26C05647"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67E2A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6F3DD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44A54A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32D265"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H’s Value / date of valuation </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BE2A34"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6611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CBFAF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686F9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E9A4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8638D9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3BBAB125" w14:textId="77777777" w:rsidR="001B599E" w:rsidRPr="001B599E" w:rsidRDefault="001B599E" w:rsidP="00AB313B">
            <w:pPr>
              <w:pStyle w:val="Table-text"/>
              <w:keepLines w:val="0"/>
              <w:widowControl w:val="0"/>
              <w:numPr>
                <w:ilvl w:val="0"/>
                <w:numId w:val="140"/>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42A99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hideMark/>
          </w:tcPr>
          <w:p w14:paraId="715490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543399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5A8FE44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D360B1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7D53E57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hideMark/>
          </w:tcPr>
          <w:p w14:paraId="1695FE77"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hideMark/>
          </w:tcPr>
          <w:p w14:paraId="134FC99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76F6503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6270596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0B235F6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67108E3F"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012DE2D4"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8AF35E0"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E3CE5D9" w14:textId="77777777" w:rsidR="001B599E" w:rsidRPr="001B599E" w:rsidRDefault="001B599E" w:rsidP="00AB313B">
            <w:pPr>
              <w:pStyle w:val="Table-text"/>
              <w:keepLines w:val="0"/>
              <w:widowControl w:val="0"/>
              <w:numPr>
                <w:ilvl w:val="0"/>
                <w:numId w:val="140"/>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14AC061"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hideMark/>
          </w:tcPr>
          <w:p w14:paraId="2BC2F72C"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19113B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5AE8326"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72EA306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1D50CDD2"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FF4AD75"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4053FF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64B29A14"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32CDEAF3"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20BB45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4B66BF9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FD1714E"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0F48890"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027E43E"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56BCF8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5872C87B" w14:textId="77777777" w:rsidR="001B599E" w:rsidRPr="001B599E" w:rsidRDefault="001B599E" w:rsidP="001B599E">
      <w:pPr>
        <w:divId w:val="2116439976"/>
        <w:rPr>
          <w:rFonts w:ascii="Arial Narrow" w:hAnsi="Arial Narrow" w:cstheme="minorBidi"/>
          <w:u w:val="single"/>
          <w:lang w:eastAsia="en-US"/>
        </w:rPr>
      </w:pPr>
    </w:p>
    <w:p w14:paraId="4681FEE9"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1F50E4FB"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1CFD8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6BF1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3A4DC52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11CF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103718"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1E82F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93F3A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671E2"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B16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42AD63C"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D6D25A1" w14:textId="77777777" w:rsidR="001B599E" w:rsidRPr="001B599E" w:rsidRDefault="001B599E" w:rsidP="00AB313B">
            <w:pPr>
              <w:pStyle w:val="Table-text"/>
              <w:keepLines w:val="0"/>
              <w:widowControl w:val="0"/>
              <w:numPr>
                <w:ilvl w:val="0"/>
                <w:numId w:val="140"/>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5F49976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25417B3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5C20ED6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640955B"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26AEB77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17C0862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FE6612D"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8B7DB8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0A69A24D" w14:textId="77777777" w:rsidR="001B599E" w:rsidRPr="001B599E" w:rsidRDefault="001B599E" w:rsidP="00AB313B">
            <w:pPr>
              <w:pStyle w:val="Table-text"/>
              <w:keepLines w:val="0"/>
              <w:widowControl w:val="0"/>
              <w:numPr>
                <w:ilvl w:val="0"/>
                <w:numId w:val="140"/>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11842A09"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164D4861"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2DDE720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49CA3B22"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6E4B5C18"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5C18EF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39FE8EE"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D16A2F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06CFD64" w14:textId="77777777" w:rsidR="001B599E" w:rsidRPr="001B599E" w:rsidRDefault="001B599E" w:rsidP="00AB313B">
            <w:pPr>
              <w:pStyle w:val="Table-text"/>
              <w:keepLines w:val="0"/>
              <w:widowControl w:val="0"/>
              <w:numPr>
                <w:ilvl w:val="0"/>
                <w:numId w:val="140"/>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2041C62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hideMark/>
          </w:tcPr>
          <w:p w14:paraId="165AFA4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B3FDC7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1BF9B24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539EB1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29FDD21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097271D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684F2C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562C1A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28AC7CE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7C3FDA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389CC01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08157EA"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2A73C9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5877D532"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83AC0B9"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1003FB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99266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B62E581"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5C0B66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C68E24B"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EBE3941"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64CB6B3A" w14:textId="77777777" w:rsidR="001B599E" w:rsidRPr="001B599E" w:rsidRDefault="001B599E" w:rsidP="001B599E">
      <w:pPr>
        <w:divId w:val="2116439976"/>
        <w:rPr>
          <w:rFonts w:ascii="Arial Narrow" w:hAnsi="Arial Narrow" w:cstheme="minorBidi"/>
          <w:u w:val="single"/>
          <w:lang w:eastAsia="en-US"/>
        </w:rPr>
      </w:pPr>
    </w:p>
    <w:p w14:paraId="6ADD872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1B599E" w:rsidRPr="001B599E" w14:paraId="1F837A6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9605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1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6C838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2FF608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2736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74A1B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C7FE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2E6D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F2CAA"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3125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A572A29"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1FC3204" w14:textId="77777777" w:rsidR="001B599E" w:rsidRPr="001B599E" w:rsidRDefault="001B599E" w:rsidP="00AB313B">
            <w:pPr>
              <w:pStyle w:val="Table-text"/>
              <w:keepLines w:val="0"/>
              <w:widowControl w:val="0"/>
              <w:numPr>
                <w:ilvl w:val="0"/>
                <w:numId w:val="140"/>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1317807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07A769B6"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3C8F2BD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92480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15E100D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73EB087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1AB0591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5F0DA33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F9606D" w14:textId="77777777" w:rsidR="001B599E" w:rsidRPr="001B599E" w:rsidRDefault="001B599E" w:rsidP="00AB313B">
            <w:pPr>
              <w:pStyle w:val="Table-text"/>
              <w:keepLines w:val="0"/>
              <w:widowControl w:val="0"/>
              <w:numPr>
                <w:ilvl w:val="0"/>
                <w:numId w:val="140"/>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05F5276B"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28F5E40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C3A98B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F00B39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8F57F7F"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4D28D91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31C4847"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01CD59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93C0DAA"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7FE4F690"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0DD4014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941CA2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0BF4E6F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D4DD01F"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D362428"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6115E5C6"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0D39E017" w14:textId="77777777" w:rsidR="001B599E" w:rsidRPr="001B599E" w:rsidRDefault="001B599E" w:rsidP="001B599E">
      <w:pPr>
        <w:divId w:val="2116439976"/>
        <w:rPr>
          <w:rFonts w:ascii="Arial Narrow" w:hAnsi="Arial Narrow" w:cstheme="minorBidi"/>
          <w:u w:val="single"/>
          <w:lang w:eastAsia="en-US"/>
        </w:rPr>
      </w:pPr>
    </w:p>
    <w:p w14:paraId="00567F9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br w:type="page"/>
      </w:r>
      <w:r w:rsidRPr="001B599E">
        <w:rPr>
          <w:rFonts w:ascii="Arial Narrow" w:hAnsi="Arial Narrow"/>
          <w:u w:val="single"/>
        </w:rPr>
        <w:lastRenderedPageBreak/>
        <w:t xml:space="preserve">3d. Direct contributions </w:t>
      </w:r>
    </w:p>
    <w:p w14:paraId="116A78CA" w14:textId="77777777" w:rsidR="001B599E" w:rsidRPr="001B599E" w:rsidRDefault="001B599E" w:rsidP="001B599E">
      <w:pPr>
        <w:divId w:val="2116439976"/>
        <w:rPr>
          <w:rFonts w:ascii="Arial Narrow" w:hAnsi="Arial Narrow"/>
          <w:i/>
        </w:rPr>
      </w:pPr>
      <w:r w:rsidRPr="001B599E">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1B599E" w:rsidRPr="001B599E" w14:paraId="4D8FF950" w14:textId="77777777" w:rsidTr="001B599E">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CA88D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4E4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Item</w:t>
            </w:r>
            <w:r w:rsidRPr="001B599E">
              <w:rPr>
                <w:rFonts w:ascii="Arial Narrow" w:hAnsi="Arial Narrow"/>
                <w:szCs w:val="24"/>
              </w:rPr>
              <w:br/>
              <w:t>(in accordance</w:t>
            </w:r>
            <w:r w:rsidRPr="001B599E">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1A0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39B1E76"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w:t>
            </w:r>
            <w:r w:rsidRPr="001B599E">
              <w:rPr>
                <w:rFonts w:ascii="Arial Narrow" w:hAnsi="Arial Narrow"/>
                <w:szCs w:val="24"/>
                <w:u w:val="single"/>
              </w:rPr>
              <w:t>s</w:t>
            </w:r>
            <w:r w:rsidRPr="001B599E">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0EC8A9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D8D3752"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Refs to CB</w:t>
            </w:r>
          </w:p>
        </w:tc>
      </w:tr>
      <w:tr w:rsidR="001B599E" w:rsidRPr="001B599E" w14:paraId="00C41C8A" w14:textId="77777777" w:rsidTr="001B599E">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75C5891" w14:textId="77777777" w:rsidR="001B599E" w:rsidRPr="001B599E" w:rsidRDefault="001B599E">
            <w:pPr>
              <w:spacing w:after="0"/>
              <w:rPr>
                <w:rFonts w:ascii="Arial Narrow" w:hAnsi="Arial Narrow" w:cs="Times New Roman"/>
                <w:b/>
                <w:lang w:val="en-GB" w:eastAsia="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CBE78BC"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2A97C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0D2161"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DC664A5"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10090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37FBE8"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FC7D85D" w14:textId="77777777" w:rsidR="001B599E" w:rsidRPr="001B599E" w:rsidRDefault="001B599E">
            <w:pPr>
              <w:spacing w:after="0"/>
              <w:rPr>
                <w:rFonts w:ascii="Arial Narrow" w:hAnsi="Arial Narrow" w:cs="Times New Roman"/>
                <w:b/>
                <w:lang w:val="en-GB" w:eastAsia="en-US"/>
              </w:rPr>
            </w:pPr>
          </w:p>
        </w:tc>
      </w:tr>
      <w:tr w:rsidR="001B599E" w:rsidRPr="001B599E" w14:paraId="7690E875" w14:textId="77777777" w:rsidTr="001B599E">
        <w:trPr>
          <w:divId w:val="2116439976"/>
          <w:trHeight w:val="641"/>
        </w:trPr>
        <w:tc>
          <w:tcPr>
            <w:tcW w:w="993" w:type="dxa"/>
            <w:vMerge w:val="restart"/>
            <w:tcBorders>
              <w:top w:val="single" w:sz="4" w:space="0" w:color="auto"/>
              <w:left w:val="single" w:sz="4" w:space="0" w:color="auto"/>
              <w:bottom w:val="single" w:sz="4" w:space="0" w:color="auto"/>
              <w:right w:val="single" w:sz="4" w:space="0" w:color="auto"/>
            </w:tcBorders>
          </w:tcPr>
          <w:p w14:paraId="7E8788CF"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098739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63987AE5"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BAF7E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469E8A9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3823B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F014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15D9C"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5B002904" w14:textId="77777777" w:rsidTr="001B599E">
        <w:trPr>
          <w:divId w:val="2116439976"/>
          <w:trHeight w:val="641"/>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3032D8F3" w14:textId="77777777" w:rsidR="001B599E" w:rsidRPr="001B599E" w:rsidRDefault="001B599E">
            <w:pPr>
              <w:spacing w:after="0"/>
              <w:rPr>
                <w:rFonts w:ascii="Arial Narrow" w:hAnsi="Arial Narrow" w:cs="Times New Roman"/>
                <w:lang w:eastAsia="en-US"/>
              </w:rPr>
            </w:pPr>
          </w:p>
        </w:tc>
        <w:tc>
          <w:tcPr>
            <w:tcW w:w="2693" w:type="dxa"/>
            <w:tcBorders>
              <w:top w:val="single" w:sz="4" w:space="0" w:color="auto"/>
              <w:left w:val="single" w:sz="4" w:space="0" w:color="auto"/>
              <w:bottom w:val="single" w:sz="4" w:space="0" w:color="auto"/>
              <w:right w:val="single" w:sz="4" w:space="0" w:color="auto"/>
            </w:tcBorders>
            <w:hideMark/>
          </w:tcPr>
          <w:p w14:paraId="29B9B347"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hideMark/>
          </w:tcPr>
          <w:p w14:paraId="541F6BD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5478975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152604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3AF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B64DD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434F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62D48D37"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0325705"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641291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szCs w:val="24"/>
                <w:lang w:val="en-SG"/>
              </w:rPr>
              <w:t xml:space="preserve"> </w:t>
            </w:r>
            <w:r w:rsidRPr="001B599E">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hideMark/>
          </w:tcPr>
          <w:p w14:paraId="5CD3369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DE3399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12643A9"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E550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0D4F2"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6205F"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79414D9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F3A535F"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B9D1590" w14:textId="77777777" w:rsidR="001B599E" w:rsidRPr="001B599E" w:rsidRDefault="001B599E">
            <w:pPr>
              <w:pStyle w:val="Table-fig"/>
              <w:keepLines w:val="0"/>
              <w:widowControl w:val="0"/>
              <w:spacing w:line="254" w:lineRule="auto"/>
              <w:jc w:val="left"/>
              <w:rPr>
                <w:rFonts w:ascii="Arial Narrow" w:hAnsi="Arial Narrow"/>
                <w:szCs w:val="24"/>
                <w:lang w:val="en-SG"/>
              </w:rPr>
            </w:pPr>
            <w:r w:rsidRPr="001B599E">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64511C0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16AD86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A1162B1"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3E23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12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9405"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51FE20B"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594BA361"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C7992E"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154C447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9EC53E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5B1B8E"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D0C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1926A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C5258"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DB26B1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32FA54D"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5E544A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hideMark/>
          </w:tcPr>
          <w:p w14:paraId="67869D2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2485BC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CF6B7DE"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84C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BC5C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F2F32"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546BF8A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0C2B6E7"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8EFB78D"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0F616AD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74BE8E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263203D7"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A0B7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7F06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ECDDB"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20034E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4D2E7A41"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B14DED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3AB4AB2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4017C07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3FEE12" w14:textId="77777777" w:rsidR="001B599E" w:rsidRPr="001B599E" w:rsidRDefault="001B599E">
            <w:pPr>
              <w:ind w:right="178"/>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D1C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828A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4D7EA4" w14:textId="77777777" w:rsidR="001B599E" w:rsidRPr="001B599E" w:rsidRDefault="001B599E">
            <w:pPr>
              <w:ind w:right="182"/>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039499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CFADEF5" w14:textId="77777777" w:rsidR="001B599E" w:rsidRPr="001B599E" w:rsidRDefault="001B599E" w:rsidP="00AB313B">
            <w:pPr>
              <w:pStyle w:val="Table-text"/>
              <w:keepLines w:val="0"/>
              <w:widowControl w:val="0"/>
              <w:numPr>
                <w:ilvl w:val="0"/>
                <w:numId w:val="141"/>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4830B2"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hideMark/>
          </w:tcPr>
          <w:p w14:paraId="0F8118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69F296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3055D32"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00C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BEC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026DC0"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426A207F"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0C94D53"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A81B5B"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5D2E405C"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5267E79B"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72D0B82"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F712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42FBE"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E878AC" w14:textId="77777777" w:rsidR="001B599E" w:rsidRPr="001B599E" w:rsidRDefault="001B599E">
            <w:pPr>
              <w:pStyle w:val="Table-fig"/>
              <w:keepLines w:val="0"/>
              <w:widowControl w:val="0"/>
              <w:spacing w:line="254" w:lineRule="auto"/>
              <w:rPr>
                <w:rFonts w:ascii="Arial Narrow" w:hAnsi="Arial Narrow"/>
                <w:szCs w:val="24"/>
                <w:lang w:val="en-SG"/>
              </w:rPr>
            </w:pPr>
          </w:p>
        </w:tc>
      </w:tr>
      <w:tr w:rsidR="001B599E" w:rsidRPr="001B599E" w14:paraId="3B80B4E4"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6D82F2"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04583D0"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Ratio (%)</w:t>
            </w:r>
          </w:p>
          <w:p w14:paraId="55DE8CD1"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w:t>
            </w:r>
            <w:r w:rsidRPr="001B599E">
              <w:rPr>
                <w:rFonts w:ascii="Arial Narrow" w:hAnsi="Arial Narrow"/>
                <w:i/>
                <w:szCs w:val="24"/>
                <w:lang w:val="en-SG"/>
              </w:rPr>
              <w:t>This should form the basis of the ratio of direct contributions in Section 3f below</w:t>
            </w:r>
            <w:r w:rsidRPr="001B599E">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55CD07F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5B85B7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C9A976F"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B07309"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A07E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24DBE0C" w14:textId="77777777" w:rsidR="001B599E" w:rsidRPr="001B599E" w:rsidRDefault="001B599E">
            <w:pPr>
              <w:pStyle w:val="Table-fig"/>
              <w:keepLines w:val="0"/>
              <w:widowControl w:val="0"/>
              <w:spacing w:line="254" w:lineRule="auto"/>
              <w:rPr>
                <w:rFonts w:ascii="Arial Narrow" w:hAnsi="Arial Narrow"/>
                <w:szCs w:val="24"/>
                <w:lang w:val="en-SG"/>
              </w:rPr>
            </w:pPr>
          </w:p>
        </w:tc>
      </w:tr>
    </w:tbl>
    <w:p w14:paraId="53A86332" w14:textId="77777777" w:rsidR="001B599E" w:rsidRPr="001B599E" w:rsidRDefault="001B599E" w:rsidP="001B599E">
      <w:pPr>
        <w:divId w:val="2116439976"/>
        <w:rPr>
          <w:rFonts w:asciiTheme="minorHAnsi" w:hAnsiTheme="minorHAnsi" w:cstheme="minorBidi"/>
          <w:sz w:val="22"/>
          <w:szCs w:val="22"/>
          <w:lang w:val="en-GB" w:eastAsia="zh-CN"/>
        </w:rPr>
      </w:pPr>
    </w:p>
    <w:p w14:paraId="7DF2633B" w14:textId="77777777" w:rsidR="001B599E" w:rsidRPr="001B599E" w:rsidRDefault="001B599E" w:rsidP="001B599E">
      <w:pPr>
        <w:divId w:val="2116439976"/>
        <w:rPr>
          <w:rFonts w:ascii="Arial Narrow" w:hAnsi="Arial Narrow"/>
          <w:lang w:eastAsia="en-US"/>
        </w:rPr>
      </w:pPr>
      <w:r w:rsidRPr="001B599E">
        <w:rPr>
          <w:rFonts w:ascii="Arial Narrow" w:hAnsi="Arial Narrow"/>
        </w:rPr>
        <w:br w:type="page"/>
      </w:r>
    </w:p>
    <w:p w14:paraId="56D5C81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lastRenderedPageBreak/>
        <w:t>3e. Parties’ position on unquantifiable assets (if any)</w:t>
      </w:r>
    </w:p>
    <w:p w14:paraId="626B0023"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parties’ positions on unquantifiable assets (if any). Include assets which value is unknown to both parties and any assertion of non-disclosure. </w:t>
      </w:r>
    </w:p>
    <w:p w14:paraId="3DF1255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1B599E" w:rsidRPr="001B599E" w14:paraId="383C65AC" w14:textId="77777777" w:rsidTr="001B599E">
        <w:trPr>
          <w:divId w:val="2116439976"/>
        </w:trPr>
        <w:tc>
          <w:tcPr>
            <w:tcW w:w="13892"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35B24"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Assertion by Husband </w:t>
            </w:r>
          </w:p>
        </w:tc>
      </w:tr>
      <w:tr w:rsidR="001B599E" w:rsidRPr="001B599E" w14:paraId="76183C3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15390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493A58B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5E6AA977"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F4362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CEAD5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DDCD4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6EF6A02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ACAB84A" w14:textId="77777777" w:rsidR="001B599E" w:rsidRPr="001B599E" w:rsidRDefault="001B599E" w:rsidP="00AB313B">
            <w:pPr>
              <w:pStyle w:val="Table-text"/>
              <w:keepLines w:val="0"/>
              <w:widowControl w:val="0"/>
              <w:numPr>
                <w:ilvl w:val="0"/>
                <w:numId w:val="142"/>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E0CAC3F"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hideMark/>
          </w:tcPr>
          <w:p w14:paraId="7738E40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5C908CD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07761F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1764B2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66B5E20" w14:textId="77777777" w:rsidR="001B599E" w:rsidRPr="001B599E" w:rsidRDefault="001B599E" w:rsidP="00AB313B">
            <w:pPr>
              <w:pStyle w:val="Table-text"/>
              <w:keepLines w:val="0"/>
              <w:widowControl w:val="0"/>
              <w:numPr>
                <w:ilvl w:val="0"/>
                <w:numId w:val="142"/>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006B6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hideMark/>
          </w:tcPr>
          <w:p w14:paraId="7C9949DA"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FB32AB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77A14A2"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9CA22C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22D7813"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5643C21"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2163A5EB"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6E0D97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7B02E9A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r>
    </w:tbl>
    <w:p w14:paraId="1AA4086D" w14:textId="77777777" w:rsidR="001B599E" w:rsidRPr="001B599E" w:rsidRDefault="001B599E" w:rsidP="001B599E">
      <w:pPr>
        <w:divId w:val="2116439976"/>
        <w:rPr>
          <w:rFonts w:ascii="Arial Narrow" w:hAnsi="Arial Narrow" w:cstheme="minorBidi"/>
          <w:u w:val="single"/>
          <w:lang w:eastAsia="en-US"/>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1B599E" w:rsidRPr="001B599E" w14:paraId="44F6E5C9" w14:textId="77777777" w:rsidTr="001B599E">
        <w:trPr>
          <w:divId w:val="2116439976"/>
        </w:trPr>
        <w:tc>
          <w:tcPr>
            <w:tcW w:w="13953"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21E40DE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Assertion by Wife</w:t>
            </w:r>
          </w:p>
        </w:tc>
      </w:tr>
      <w:tr w:rsidR="001B599E" w:rsidRPr="001B599E" w14:paraId="40646B6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14:paraId="4EDA1BB2"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2065670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D2EA945"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20B69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08FEA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3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1DC03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B1CAF0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77A2643" w14:textId="77777777" w:rsidR="001B599E" w:rsidRPr="001B599E" w:rsidRDefault="001B599E" w:rsidP="00AB313B">
            <w:pPr>
              <w:pStyle w:val="Table-text"/>
              <w:keepLines w:val="0"/>
              <w:widowControl w:val="0"/>
              <w:numPr>
                <w:ilvl w:val="0"/>
                <w:numId w:val="142"/>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41AC73C"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hideMark/>
          </w:tcPr>
          <w:p w14:paraId="225A1C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75F2A4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7894AF79"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18096D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6730240" w14:textId="77777777" w:rsidR="001B599E" w:rsidRPr="001B599E" w:rsidRDefault="001B599E" w:rsidP="00AB313B">
            <w:pPr>
              <w:pStyle w:val="Table-text"/>
              <w:keepLines w:val="0"/>
              <w:widowControl w:val="0"/>
              <w:numPr>
                <w:ilvl w:val="0"/>
                <w:numId w:val="142"/>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52A03FA" w14:textId="77777777" w:rsidR="001B599E" w:rsidRPr="001B599E" w:rsidRDefault="001B599E">
            <w:pPr>
              <w:pStyle w:val="Table-text"/>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hideMark/>
          </w:tcPr>
          <w:p w14:paraId="47E76689"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3557202" w14:textId="77777777" w:rsidR="001B599E" w:rsidRPr="001B599E" w:rsidRDefault="001B599E">
            <w:pPr>
              <w:pStyle w:val="Table-fig"/>
              <w:keepLines w:val="0"/>
              <w:widowControl w:val="0"/>
              <w:spacing w:line="256" w:lineRule="auto"/>
              <w:rPr>
                <w:rFonts w:ascii="Arial Narrow" w:hAnsi="Arial Narrow"/>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50038134"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465722D8"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D285023"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E971CDD"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063B3570"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287DB393"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795ED67B"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17E0A38B" w14:textId="77777777" w:rsidR="001B599E" w:rsidRPr="001B599E" w:rsidRDefault="001B599E" w:rsidP="001B599E">
      <w:pPr>
        <w:divId w:val="2116439976"/>
        <w:rPr>
          <w:rFonts w:ascii="Arial Narrow" w:hAnsi="Arial Narrow" w:cstheme="minorBidi"/>
          <w:u w:val="single"/>
          <w:lang w:eastAsia="en-US"/>
        </w:rPr>
      </w:pPr>
    </w:p>
    <w:p w14:paraId="1FEED4A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3f. Proposed structured approach ratios</w:t>
      </w:r>
    </w:p>
    <w:p w14:paraId="285FE2C1"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1B599E" w:rsidRPr="001B599E" w14:paraId="035130F4"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018ADDC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4709"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76B091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Husband’s Position </w:t>
            </w:r>
          </w:p>
        </w:tc>
        <w:tc>
          <w:tcPr>
            <w:tcW w:w="5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047889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Wife’s Position </w:t>
            </w:r>
          </w:p>
        </w:tc>
      </w:tr>
      <w:tr w:rsidR="001B599E" w:rsidRPr="001B599E" w14:paraId="426A4AC8"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5CCFB76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1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C2E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F689E"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3D716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346DE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r>
      <w:tr w:rsidR="001B599E" w:rsidRPr="001B599E" w14:paraId="09A40EF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02C3B626" w14:textId="77777777" w:rsidR="001B599E" w:rsidRPr="001B599E" w:rsidRDefault="001B599E" w:rsidP="00AB313B">
            <w:pPr>
              <w:pStyle w:val="Table-text"/>
              <w:keepLines w:val="0"/>
              <w:widowControl w:val="0"/>
              <w:numPr>
                <w:ilvl w:val="0"/>
                <w:numId w:val="143"/>
              </w:numPr>
              <w:spacing w:line="256" w:lineRule="auto"/>
              <w:ind w:left="447"/>
              <w:rPr>
                <w:rFonts w:ascii="Arial Narrow" w:hAnsi="Arial Narrow"/>
                <w:szCs w:val="24"/>
                <w:lang w:val="en-SG"/>
              </w:rPr>
            </w:pPr>
            <w:r w:rsidRPr="001B599E">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hideMark/>
          </w:tcPr>
          <w:p w14:paraId="292F7AF7" w14:textId="77777777" w:rsidR="001B599E" w:rsidRPr="001B599E" w:rsidRDefault="001B599E">
            <w:pPr>
              <w:pStyle w:val="Table-text"/>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hideMark/>
          </w:tcPr>
          <w:p w14:paraId="1D8D2130" w14:textId="77777777" w:rsidR="001B599E" w:rsidRPr="001B599E" w:rsidRDefault="001B599E">
            <w:pPr>
              <w:pStyle w:val="Table-fig"/>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hideMark/>
          </w:tcPr>
          <w:p w14:paraId="4A3EF58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hideMark/>
          </w:tcPr>
          <w:p w14:paraId="6C5EBDC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100%</w:t>
            </w:r>
          </w:p>
        </w:tc>
      </w:tr>
      <w:tr w:rsidR="001B599E" w:rsidRPr="001B599E" w14:paraId="3AE6C4D3"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75DE8A5E" w14:textId="77777777" w:rsidR="001B599E" w:rsidRPr="001B599E" w:rsidRDefault="001B599E" w:rsidP="00AB313B">
            <w:pPr>
              <w:pStyle w:val="Table-text"/>
              <w:keepLines w:val="0"/>
              <w:widowControl w:val="0"/>
              <w:numPr>
                <w:ilvl w:val="0"/>
                <w:numId w:val="143"/>
              </w:numPr>
              <w:spacing w:line="256" w:lineRule="auto"/>
              <w:ind w:left="447"/>
              <w:rPr>
                <w:rFonts w:ascii="Arial Narrow" w:hAnsi="Arial Narrow"/>
                <w:szCs w:val="24"/>
              </w:rPr>
            </w:pPr>
            <w:r w:rsidRPr="001B599E">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hideMark/>
          </w:tcPr>
          <w:p w14:paraId="756F2F48"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hideMark/>
          </w:tcPr>
          <w:p w14:paraId="4575D62A"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hideMark/>
          </w:tcPr>
          <w:p w14:paraId="54A5F09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hideMark/>
          </w:tcPr>
          <w:p w14:paraId="7D0B7079"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r>
      <w:tr w:rsidR="001B599E" w:rsidRPr="001B599E" w14:paraId="74AAEF8D"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1997A9" w14:textId="77777777" w:rsidR="001B599E" w:rsidRPr="001B599E" w:rsidRDefault="001B599E" w:rsidP="00AB313B">
            <w:pPr>
              <w:pStyle w:val="Table-text"/>
              <w:keepLines w:val="0"/>
              <w:widowControl w:val="0"/>
              <w:numPr>
                <w:ilvl w:val="0"/>
                <w:numId w:val="143"/>
              </w:numPr>
              <w:spacing w:line="256" w:lineRule="auto"/>
              <w:ind w:left="447"/>
              <w:rPr>
                <w:rFonts w:ascii="Arial Narrow" w:hAnsi="Arial Narrow"/>
                <w:szCs w:val="24"/>
              </w:rPr>
            </w:pPr>
            <w:r w:rsidRPr="001B599E">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C1365"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10434"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AF1C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9D2D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75%</w:t>
            </w:r>
          </w:p>
        </w:tc>
      </w:tr>
      <w:tr w:rsidR="001B599E" w:rsidRPr="001B599E" w14:paraId="57EA18C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4E5D0" w14:textId="77777777" w:rsidR="001B599E" w:rsidRPr="001B599E" w:rsidRDefault="001B599E" w:rsidP="00AB313B">
            <w:pPr>
              <w:pStyle w:val="Table-text"/>
              <w:keepLines w:val="0"/>
              <w:widowControl w:val="0"/>
              <w:numPr>
                <w:ilvl w:val="0"/>
                <w:numId w:val="143"/>
              </w:numPr>
              <w:spacing w:line="256" w:lineRule="auto"/>
              <w:ind w:left="447"/>
              <w:rPr>
                <w:rFonts w:ascii="Arial Narrow" w:hAnsi="Arial Narrow"/>
                <w:szCs w:val="24"/>
              </w:rPr>
            </w:pPr>
            <w:r w:rsidRPr="001B599E">
              <w:rPr>
                <w:rFonts w:ascii="Arial Narrow" w:hAnsi="Arial Narrow"/>
                <w:szCs w:val="24"/>
              </w:rPr>
              <w:t xml:space="preserve">Final Ratio </w:t>
            </w:r>
          </w:p>
          <w:p w14:paraId="22E1447D" w14:textId="77777777" w:rsidR="001B599E" w:rsidRPr="001B599E" w:rsidRDefault="001B599E">
            <w:pPr>
              <w:pStyle w:val="Table-text"/>
              <w:keepLines w:val="0"/>
              <w:widowControl w:val="0"/>
              <w:spacing w:line="256" w:lineRule="auto"/>
              <w:ind w:left="87"/>
              <w:rPr>
                <w:rFonts w:ascii="Arial Narrow" w:hAnsi="Arial Narrow"/>
                <w:i/>
                <w:szCs w:val="24"/>
              </w:rPr>
            </w:pPr>
            <w:r w:rsidRPr="001B599E">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D46C7" w14:textId="77777777" w:rsidR="001B599E" w:rsidRPr="001B599E" w:rsidRDefault="001B599E">
            <w:pPr>
              <w:pStyle w:val="Table-text"/>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1231"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03A9BC"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35329"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75%</w:t>
            </w:r>
          </w:p>
        </w:tc>
      </w:tr>
    </w:tbl>
    <w:p w14:paraId="4AC52557" w14:textId="77777777" w:rsidR="001B599E" w:rsidRPr="001B599E" w:rsidRDefault="001B599E" w:rsidP="001B599E">
      <w:pPr>
        <w:divId w:val="2116439976"/>
        <w:rPr>
          <w:rFonts w:ascii="Arial Narrow" w:hAnsi="Arial Narrow" w:cstheme="minorBidi"/>
          <w:lang w:eastAsia="en-US"/>
        </w:rPr>
      </w:pPr>
    </w:p>
    <w:p w14:paraId="08366A67" w14:textId="77777777" w:rsidR="001B599E" w:rsidRPr="001B599E" w:rsidRDefault="001B599E" w:rsidP="001B599E">
      <w:pPr>
        <w:divId w:val="2116439976"/>
        <w:rPr>
          <w:rFonts w:ascii="Arial Narrow" w:hAnsi="Arial Narrow"/>
        </w:rPr>
      </w:pPr>
    </w:p>
    <w:p w14:paraId="2A9CA532" w14:textId="77777777" w:rsidR="001B599E" w:rsidRPr="001B599E" w:rsidRDefault="001B599E" w:rsidP="001B599E">
      <w:pPr>
        <w:divId w:val="2116439976"/>
        <w:rPr>
          <w:rFonts w:ascii="Arial Narrow" w:hAnsi="Arial Narrow"/>
        </w:rPr>
      </w:pPr>
      <w:r w:rsidRPr="001B599E">
        <w:rPr>
          <w:rFonts w:ascii="Arial Narrow" w:hAnsi="Arial Narrow"/>
        </w:rPr>
        <w:br w:type="page"/>
      </w:r>
    </w:p>
    <w:p w14:paraId="567A365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4. Maintenance for children</w:t>
      </w:r>
    </w:p>
    <w:p w14:paraId="2983BD3D"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33B7D4A3"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DFF9CE2" w14:textId="77777777" w:rsidR="001B599E" w:rsidRPr="001B599E" w:rsidRDefault="001B599E">
            <w:pPr>
              <w:pStyle w:val="Table-hdg"/>
              <w:keepNext w:val="0"/>
              <w:keepLines w:val="0"/>
              <w:widowControl w:val="0"/>
              <w:spacing w:line="256"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26E22"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Husband’s claim/offer for maintenance for the children </w:t>
            </w:r>
          </w:p>
        </w:tc>
      </w:tr>
      <w:tr w:rsidR="001B599E" w:rsidRPr="001B599E" w14:paraId="55C047A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2E65333A" w14:textId="77777777" w:rsidR="001B599E" w:rsidRPr="001B599E" w:rsidRDefault="001B599E" w:rsidP="00AB313B">
            <w:pPr>
              <w:pStyle w:val="Table-text"/>
              <w:keepLines w:val="0"/>
              <w:widowControl w:val="0"/>
              <w:numPr>
                <w:ilvl w:val="0"/>
                <w:numId w:val="144"/>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hideMark/>
          </w:tcPr>
          <w:p w14:paraId="7B6B12E1" w14:textId="77777777" w:rsidR="001B599E" w:rsidRPr="001B599E" w:rsidRDefault="001B599E">
            <w:pPr>
              <w:pStyle w:val="Table-fig"/>
              <w:keepLines w:val="0"/>
              <w:widowControl w:val="0"/>
              <w:spacing w:line="256" w:lineRule="auto"/>
              <w:jc w:val="left"/>
              <w:rPr>
                <w:rFonts w:ascii="Arial Narrow" w:hAnsi="Arial Narrow"/>
                <w:szCs w:val="24"/>
                <w:lang w:val="en-SG"/>
              </w:rPr>
            </w:pPr>
            <w:r w:rsidRPr="001B599E">
              <w:rPr>
                <w:rFonts w:ascii="Arial Narrow" w:hAnsi="Arial Narrow"/>
                <w:szCs w:val="24"/>
                <w:lang w:val="en-SG"/>
              </w:rPr>
              <w:t xml:space="preserve"> </w:t>
            </w:r>
          </w:p>
        </w:tc>
      </w:tr>
      <w:tr w:rsidR="001B599E" w:rsidRPr="001B599E" w14:paraId="4504069C"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4C890278" w14:textId="77777777" w:rsidR="001B599E" w:rsidRPr="001B599E" w:rsidRDefault="001B599E">
            <w:pPr>
              <w:pStyle w:val="Table-text"/>
              <w:keepLines w:val="0"/>
              <w:widowControl w:val="0"/>
              <w:spacing w:line="256"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308FA8"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Wife’s claim/offer for maintenance for the children </w:t>
            </w:r>
          </w:p>
        </w:tc>
      </w:tr>
      <w:tr w:rsidR="001B599E" w:rsidRPr="001B599E" w14:paraId="61F1976D"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467E5BB3" w14:textId="77777777" w:rsidR="001B599E" w:rsidRPr="001B599E" w:rsidRDefault="001B599E" w:rsidP="00AB313B">
            <w:pPr>
              <w:pStyle w:val="Table-text"/>
              <w:keepLines w:val="0"/>
              <w:widowControl w:val="0"/>
              <w:numPr>
                <w:ilvl w:val="0"/>
                <w:numId w:val="144"/>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890B160" w14:textId="77777777" w:rsidR="001B599E" w:rsidRPr="001B599E" w:rsidRDefault="001B599E">
            <w:pPr>
              <w:pStyle w:val="Table-fig"/>
              <w:keepLines w:val="0"/>
              <w:widowControl w:val="0"/>
              <w:spacing w:line="256" w:lineRule="auto"/>
              <w:jc w:val="left"/>
              <w:rPr>
                <w:rFonts w:ascii="Arial Narrow" w:hAnsi="Arial Narrow"/>
                <w:szCs w:val="24"/>
                <w:lang w:val="en-SG"/>
              </w:rPr>
            </w:pPr>
          </w:p>
        </w:tc>
      </w:tr>
    </w:tbl>
    <w:p w14:paraId="0C4B0BA4" w14:textId="77777777" w:rsidR="001B599E" w:rsidRPr="001B599E" w:rsidRDefault="001B599E" w:rsidP="001B599E">
      <w:pPr>
        <w:divId w:val="2116439976"/>
        <w:rPr>
          <w:rFonts w:ascii="Arial Narrow" w:hAnsi="Arial Narrow" w:cstheme="minorBidi"/>
          <w:lang w:eastAsia="en-US"/>
        </w:rPr>
      </w:pPr>
    </w:p>
    <w:p w14:paraId="360A3A4B"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4b. Parties’ positions on the children’s estimated expenses</w:t>
      </w:r>
    </w:p>
    <w:p w14:paraId="416B0D1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42E0F308"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p w14:paraId="4AD85A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1B599E" w:rsidRPr="001B599E" w14:paraId="580872DF" w14:textId="77777777" w:rsidTr="001B599E">
        <w:trPr>
          <w:divId w:val="2116439976"/>
          <w:trHeight w:val="360"/>
        </w:trPr>
        <w:tc>
          <w:tcPr>
            <w:tcW w:w="84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030D31"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58"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51E0FA8"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D4B675D"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44"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931A1"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83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3181B4F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5B17D837"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2BBA9D"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2FE90" w14:textId="77777777" w:rsidR="001B599E" w:rsidRPr="001B599E" w:rsidRDefault="001B599E">
            <w:pPr>
              <w:spacing w:after="0" w:line="240" w:lineRule="auto"/>
              <w:rPr>
                <w:rFonts w:ascii="Arial Narrow" w:hAnsi="Arial Narrow" w:cs="Times New Roman"/>
                <w:b/>
                <w:lang w:eastAsia="en-GB"/>
              </w:rPr>
            </w:pPr>
          </w:p>
        </w:tc>
        <w:tc>
          <w:tcPr>
            <w:tcW w:w="18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CB8D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1D25B2"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3BD99C" w14:textId="77777777" w:rsidR="001B599E" w:rsidRPr="001B599E" w:rsidRDefault="001B599E">
            <w:pPr>
              <w:spacing w:after="0" w:line="240" w:lineRule="auto"/>
              <w:rPr>
                <w:rFonts w:ascii="Arial Narrow" w:hAnsi="Arial Narrow" w:cs="Times New Roman"/>
                <w:b/>
                <w:lang w:eastAsia="en-GB"/>
              </w:rPr>
            </w:pPr>
          </w:p>
        </w:tc>
        <w:tc>
          <w:tcPr>
            <w:tcW w:w="23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17F523"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Husband’s estimate</w:t>
            </w:r>
          </w:p>
        </w:tc>
        <w:tc>
          <w:tcPr>
            <w:tcW w:w="24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2413C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Wife’s estimate</w:t>
            </w:r>
          </w:p>
        </w:tc>
      </w:tr>
      <w:tr w:rsidR="001B599E" w:rsidRPr="001B599E" w14:paraId="1F689E68"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3CCE99C9" w14:textId="77777777" w:rsidR="001B599E" w:rsidRPr="001B599E" w:rsidRDefault="001B599E" w:rsidP="00AB313B">
            <w:pPr>
              <w:pStyle w:val="ListParagraph"/>
              <w:numPr>
                <w:ilvl w:val="0"/>
                <w:numId w:val="145"/>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hideMark/>
          </w:tcPr>
          <w:p w14:paraId="5CEE8BC2"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Toys</w:t>
            </w:r>
          </w:p>
        </w:tc>
        <w:tc>
          <w:tcPr>
            <w:tcW w:w="1827" w:type="dxa"/>
            <w:tcBorders>
              <w:top w:val="single" w:sz="4" w:space="0" w:color="auto"/>
              <w:left w:val="single" w:sz="4" w:space="0" w:color="auto"/>
              <w:bottom w:val="single" w:sz="4" w:space="0" w:color="auto"/>
              <w:right w:val="single" w:sz="4" w:space="0" w:color="auto"/>
            </w:tcBorders>
          </w:tcPr>
          <w:p w14:paraId="46748637" w14:textId="77777777" w:rsidR="001B599E" w:rsidRPr="001B599E" w:rsidRDefault="001B599E">
            <w:pPr>
              <w:spacing w:before="120" w:after="120" w:line="240" w:lineRule="auto"/>
              <w:rPr>
                <w:rFonts w:ascii="Arial Narrow" w:hAnsi="Arial Narrow"/>
                <w:i/>
              </w:rPr>
            </w:pPr>
          </w:p>
        </w:tc>
        <w:tc>
          <w:tcPr>
            <w:tcW w:w="1843" w:type="dxa"/>
            <w:tcBorders>
              <w:top w:val="single" w:sz="4" w:space="0" w:color="auto"/>
              <w:left w:val="single" w:sz="4" w:space="0" w:color="auto"/>
              <w:bottom w:val="single" w:sz="4" w:space="0" w:color="auto"/>
              <w:right w:val="single" w:sz="4" w:space="0" w:color="auto"/>
            </w:tcBorders>
          </w:tcPr>
          <w:p w14:paraId="7F4DC5AB" w14:textId="77777777" w:rsidR="001B599E" w:rsidRPr="001B599E" w:rsidRDefault="001B599E">
            <w:pPr>
              <w:spacing w:before="120" w:after="120" w:line="240" w:lineRule="auto"/>
              <w:rPr>
                <w:rFonts w:ascii="Arial Narrow" w:hAnsi="Arial Narrow"/>
                <w:i/>
              </w:rPr>
            </w:pPr>
          </w:p>
        </w:tc>
        <w:tc>
          <w:tcPr>
            <w:tcW w:w="2744" w:type="dxa"/>
            <w:tcBorders>
              <w:top w:val="single" w:sz="4" w:space="0" w:color="auto"/>
              <w:left w:val="single" w:sz="4" w:space="0" w:color="auto"/>
              <w:bottom w:val="single" w:sz="4" w:space="0" w:color="auto"/>
              <w:right w:val="single" w:sz="4" w:space="0" w:color="auto"/>
            </w:tcBorders>
          </w:tcPr>
          <w:p w14:paraId="65A51B38" w14:textId="77777777" w:rsidR="001B599E" w:rsidRPr="001B599E" w:rsidRDefault="001B599E">
            <w:pPr>
              <w:spacing w:before="120" w:after="120" w:line="240" w:lineRule="auto"/>
              <w:rPr>
                <w:rFonts w:ascii="Arial Narrow" w:hAnsi="Arial Narrow"/>
                <w:i/>
              </w:rPr>
            </w:pPr>
          </w:p>
        </w:tc>
        <w:tc>
          <w:tcPr>
            <w:tcW w:w="2381" w:type="dxa"/>
            <w:tcBorders>
              <w:top w:val="single" w:sz="4" w:space="0" w:color="auto"/>
              <w:left w:val="single" w:sz="4" w:space="0" w:color="auto"/>
              <w:bottom w:val="single" w:sz="4" w:space="0" w:color="auto"/>
              <w:right w:val="single" w:sz="4" w:space="0" w:color="auto"/>
            </w:tcBorders>
            <w:hideMark/>
          </w:tcPr>
          <w:p w14:paraId="0A1214F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49" w:type="dxa"/>
            <w:tcBorders>
              <w:top w:val="single" w:sz="4" w:space="0" w:color="auto"/>
              <w:left w:val="single" w:sz="4" w:space="0" w:color="auto"/>
              <w:bottom w:val="single" w:sz="4" w:space="0" w:color="auto"/>
              <w:right w:val="single" w:sz="4" w:space="0" w:color="auto"/>
            </w:tcBorders>
            <w:hideMark/>
          </w:tcPr>
          <w:p w14:paraId="72BB884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100</w:t>
            </w:r>
          </w:p>
        </w:tc>
      </w:tr>
      <w:tr w:rsidR="001B599E" w:rsidRPr="001B599E" w14:paraId="4C02FD0B"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0B91CAAF" w14:textId="77777777" w:rsidR="001B599E" w:rsidRPr="001B599E" w:rsidRDefault="001B599E" w:rsidP="00AB313B">
            <w:pPr>
              <w:pStyle w:val="ListParagraph"/>
              <w:numPr>
                <w:ilvl w:val="0"/>
                <w:numId w:val="145"/>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73195950"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2E8445AE"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2371E22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2FEBA80"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6145B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BB3CE6D" w14:textId="77777777" w:rsidR="001B599E" w:rsidRPr="001B599E" w:rsidRDefault="001B599E">
            <w:pPr>
              <w:spacing w:before="120" w:after="120" w:line="240" w:lineRule="auto"/>
              <w:rPr>
                <w:rFonts w:ascii="Arial Narrow" w:hAnsi="Arial Narrow"/>
              </w:rPr>
            </w:pPr>
          </w:p>
        </w:tc>
      </w:tr>
      <w:tr w:rsidR="001B599E" w:rsidRPr="001B599E" w14:paraId="171F76B6"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9B279D8" w14:textId="77777777" w:rsidR="001B599E" w:rsidRPr="001B599E" w:rsidRDefault="001B599E" w:rsidP="00AB313B">
            <w:pPr>
              <w:pStyle w:val="ListParagraph"/>
              <w:numPr>
                <w:ilvl w:val="0"/>
                <w:numId w:val="145"/>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3EF92E0F"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7868C013"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659D95C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988F83E"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46A85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447F219" w14:textId="77777777" w:rsidR="001B599E" w:rsidRPr="001B599E" w:rsidRDefault="001B599E">
            <w:pPr>
              <w:spacing w:before="120" w:after="120" w:line="240" w:lineRule="auto"/>
              <w:rPr>
                <w:rFonts w:ascii="Arial Narrow" w:hAnsi="Arial Narrow"/>
              </w:rPr>
            </w:pPr>
          </w:p>
        </w:tc>
      </w:tr>
      <w:tr w:rsidR="001B599E" w:rsidRPr="001B599E" w14:paraId="6FF1A44C"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D19DE7D" w14:textId="77777777" w:rsidR="001B599E" w:rsidRPr="001B599E" w:rsidRDefault="001B599E">
            <w:pPr>
              <w:spacing w:before="120" w:after="120" w:line="240" w:lineRule="auto"/>
              <w:rPr>
                <w:rFonts w:ascii="Arial Narrow" w:hAnsi="Arial Narrow"/>
              </w:rPr>
            </w:pPr>
          </w:p>
        </w:tc>
        <w:tc>
          <w:tcPr>
            <w:tcW w:w="1858" w:type="dxa"/>
            <w:tcBorders>
              <w:top w:val="single" w:sz="4" w:space="0" w:color="auto"/>
              <w:left w:val="single" w:sz="4" w:space="0" w:color="auto"/>
              <w:bottom w:val="single" w:sz="4" w:space="0" w:color="auto"/>
              <w:right w:val="single" w:sz="4" w:space="0" w:color="auto"/>
            </w:tcBorders>
            <w:hideMark/>
          </w:tcPr>
          <w:p w14:paraId="547927FE"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70"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7001929" w14:textId="77777777" w:rsidR="001B599E" w:rsidRPr="001B599E" w:rsidRDefault="001B599E">
            <w:pPr>
              <w:spacing w:before="120" w:after="120" w:line="240" w:lineRule="auto"/>
              <w:jc w:val="right"/>
              <w:rPr>
                <w:rFonts w:ascii="Arial Narrow" w:hAnsi="Arial Narrow"/>
                <w:u w:val="single"/>
              </w:rPr>
            </w:pPr>
          </w:p>
        </w:tc>
        <w:tc>
          <w:tcPr>
            <w:tcW w:w="2744" w:type="dxa"/>
            <w:tcBorders>
              <w:top w:val="single" w:sz="4" w:space="0" w:color="auto"/>
              <w:left w:val="single" w:sz="4" w:space="0" w:color="auto"/>
              <w:bottom w:val="single" w:sz="4" w:space="0" w:color="auto"/>
              <w:right w:val="single" w:sz="4" w:space="0" w:color="auto"/>
            </w:tcBorders>
          </w:tcPr>
          <w:p w14:paraId="69D20439" w14:textId="77777777" w:rsidR="001B599E" w:rsidRPr="001B599E" w:rsidRDefault="001B599E">
            <w:pPr>
              <w:spacing w:before="120" w:after="120" w:line="240" w:lineRule="auto"/>
              <w:rPr>
                <w:rFonts w:ascii="Arial Narrow" w:hAnsi="Arial Narrow"/>
                <w:u w:val="single"/>
              </w:rPr>
            </w:pPr>
          </w:p>
        </w:tc>
        <w:tc>
          <w:tcPr>
            <w:tcW w:w="2381" w:type="dxa"/>
            <w:tcBorders>
              <w:top w:val="single" w:sz="4" w:space="0" w:color="auto"/>
              <w:left w:val="single" w:sz="4" w:space="0" w:color="auto"/>
              <w:bottom w:val="single" w:sz="4" w:space="0" w:color="auto"/>
              <w:right w:val="single" w:sz="4" w:space="0" w:color="auto"/>
            </w:tcBorders>
          </w:tcPr>
          <w:p w14:paraId="38F8DFBD" w14:textId="77777777" w:rsidR="001B599E" w:rsidRPr="001B599E" w:rsidRDefault="001B599E">
            <w:pPr>
              <w:spacing w:before="120" w:after="120" w:line="240" w:lineRule="auto"/>
              <w:rPr>
                <w:rFonts w:ascii="Arial Narrow" w:hAnsi="Arial Narrow"/>
                <w:u w:val="single"/>
              </w:rPr>
            </w:pPr>
          </w:p>
        </w:tc>
        <w:tc>
          <w:tcPr>
            <w:tcW w:w="2449" w:type="dxa"/>
            <w:tcBorders>
              <w:top w:val="single" w:sz="4" w:space="0" w:color="auto"/>
              <w:left w:val="single" w:sz="4" w:space="0" w:color="auto"/>
              <w:bottom w:val="single" w:sz="4" w:space="0" w:color="auto"/>
              <w:right w:val="single" w:sz="4" w:space="0" w:color="auto"/>
            </w:tcBorders>
          </w:tcPr>
          <w:p w14:paraId="3EAC381E" w14:textId="77777777" w:rsidR="001B599E" w:rsidRPr="001B599E" w:rsidRDefault="001B599E">
            <w:pPr>
              <w:spacing w:before="120" w:after="120" w:line="240" w:lineRule="auto"/>
              <w:rPr>
                <w:rFonts w:ascii="Arial Narrow" w:hAnsi="Arial Narrow"/>
                <w:u w:val="single"/>
              </w:rPr>
            </w:pPr>
          </w:p>
        </w:tc>
      </w:tr>
    </w:tbl>
    <w:p w14:paraId="2438E9CD" w14:textId="77777777" w:rsidR="001B599E" w:rsidRPr="001B599E" w:rsidRDefault="001B599E" w:rsidP="001B599E">
      <w:pPr>
        <w:divId w:val="2116439976"/>
        <w:rPr>
          <w:rFonts w:ascii="Arial Narrow" w:hAnsi="Arial Narrow" w:cstheme="minorBidi"/>
          <w:b/>
          <w:u w:val="single"/>
          <w:lang w:eastAsia="en-US"/>
        </w:rPr>
      </w:pPr>
      <w:r w:rsidRPr="001B599E">
        <w:rPr>
          <w:rFonts w:ascii="Arial Narrow" w:hAnsi="Arial Narrow"/>
          <w:b/>
          <w:u w:val="single"/>
        </w:rPr>
        <w:br w:type="page"/>
      </w:r>
    </w:p>
    <w:p w14:paraId="366E306B"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5. Maintenance for Wife / Incapacitated Husband (delete as applicable)</w:t>
      </w:r>
    </w:p>
    <w:p w14:paraId="3C4455A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1B599E" w:rsidRPr="001B599E" w14:paraId="15A3DEAD"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FCBF"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0DFD8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receiving spouse</w:t>
            </w: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3411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paying spouse</w:t>
            </w:r>
          </w:p>
        </w:tc>
      </w:tr>
      <w:tr w:rsidR="001B599E" w:rsidRPr="001B599E" w14:paraId="7C395AFF"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4AA260D9"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526A420B" w14:textId="77777777" w:rsidR="001B599E" w:rsidRPr="001B599E" w:rsidRDefault="001B599E">
            <w:pPr>
              <w:pStyle w:val="Table-fig"/>
              <w:keepLines w:val="0"/>
              <w:widowControl w:val="0"/>
              <w:spacing w:line="256" w:lineRule="auto"/>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51747856"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3B6717E2"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3F64EE16"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1E0E88CD"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2EA2ECE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7D0C1B41" w14:textId="77777777" w:rsidR="001B599E" w:rsidRPr="001B599E" w:rsidRDefault="001B599E" w:rsidP="001B599E">
      <w:pPr>
        <w:divId w:val="2116439976"/>
        <w:rPr>
          <w:rFonts w:ascii="Arial Narrow" w:hAnsi="Arial Narrow" w:cstheme="minorBidi"/>
          <w:lang w:eastAsia="en-US"/>
        </w:rPr>
      </w:pPr>
    </w:p>
    <w:p w14:paraId="547E8AD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5b. Parties’ respective positions on the spouse’s estimated expenses</w:t>
      </w:r>
    </w:p>
    <w:p w14:paraId="15A243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0CF288B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843"/>
        <w:gridCol w:w="2716"/>
        <w:gridCol w:w="2387"/>
        <w:gridCol w:w="2410"/>
      </w:tblGrid>
      <w:tr w:rsidR="001B599E" w:rsidRPr="001B599E" w14:paraId="5C044BCE" w14:textId="77777777" w:rsidTr="001B599E">
        <w:trPr>
          <w:divId w:val="2116439976"/>
          <w:trHeight w:val="360"/>
        </w:trPr>
        <w:tc>
          <w:tcPr>
            <w:tcW w:w="851"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2884D"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E3CCEF"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85"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939DA4B"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1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B78579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79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2C649A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662E6686"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DD0A42"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DF5972" w14:textId="77777777" w:rsidR="001B599E" w:rsidRPr="001B599E" w:rsidRDefault="001B599E">
            <w:pPr>
              <w:spacing w:after="0" w:line="240" w:lineRule="auto"/>
              <w:rPr>
                <w:rFonts w:ascii="Arial Narrow" w:hAnsi="Arial Narrow" w:cs="Times New Roman"/>
                <w:b/>
                <w:lang w:eastAsia="en-GB"/>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77519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Y</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81EC44"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1C172" w14:textId="77777777" w:rsidR="001B599E" w:rsidRPr="001B599E" w:rsidRDefault="001B599E">
            <w:pPr>
              <w:spacing w:after="0" w:line="240" w:lineRule="auto"/>
              <w:rPr>
                <w:rFonts w:ascii="Arial Narrow" w:hAnsi="Arial Narrow" w:cs="Times New Roman"/>
                <w:b/>
                <w:lang w:eastAsia="en-GB"/>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771CF7"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Receiving spouse’s estimate </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9EEE72" w14:textId="77777777" w:rsidR="001B599E" w:rsidRPr="001B599E" w:rsidRDefault="001B599E">
            <w:pPr>
              <w:spacing w:before="120" w:after="120" w:line="240" w:lineRule="auto"/>
              <w:rPr>
                <w:rFonts w:ascii="Arial Narrow" w:hAnsi="Arial Narrow"/>
                <w:b/>
              </w:rPr>
            </w:pPr>
            <w:r w:rsidRPr="001B599E">
              <w:rPr>
                <w:rFonts w:ascii="Arial Narrow" w:hAnsi="Arial Narrow"/>
                <w:b/>
              </w:rPr>
              <w:t>Paying spouse’s estimate</w:t>
            </w:r>
          </w:p>
        </w:tc>
      </w:tr>
      <w:tr w:rsidR="001B599E" w:rsidRPr="001B599E" w14:paraId="15D456A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1D201E17" w14:textId="77777777" w:rsidR="001B599E" w:rsidRPr="001B599E" w:rsidRDefault="001B599E" w:rsidP="00AB313B">
            <w:pPr>
              <w:pStyle w:val="ListParagraph"/>
              <w:numPr>
                <w:ilvl w:val="0"/>
                <w:numId w:val="146"/>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14:paraId="742F120C"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Clothes</w:t>
            </w:r>
          </w:p>
        </w:tc>
        <w:tc>
          <w:tcPr>
            <w:tcW w:w="3685" w:type="dxa"/>
            <w:gridSpan w:val="2"/>
            <w:tcBorders>
              <w:top w:val="single" w:sz="4" w:space="0" w:color="auto"/>
              <w:left w:val="single" w:sz="4" w:space="0" w:color="auto"/>
              <w:bottom w:val="single" w:sz="4" w:space="0" w:color="auto"/>
              <w:right w:val="single" w:sz="4" w:space="0" w:color="auto"/>
            </w:tcBorders>
          </w:tcPr>
          <w:p w14:paraId="4CD45151" w14:textId="77777777" w:rsidR="001B599E" w:rsidRPr="001B599E" w:rsidRDefault="001B599E">
            <w:pPr>
              <w:spacing w:before="120" w:after="120" w:line="240" w:lineRule="auto"/>
              <w:rPr>
                <w:rFonts w:ascii="Arial Narrow" w:hAnsi="Arial Narrow"/>
                <w:i/>
              </w:rPr>
            </w:pPr>
          </w:p>
        </w:tc>
        <w:tc>
          <w:tcPr>
            <w:tcW w:w="2716" w:type="dxa"/>
            <w:tcBorders>
              <w:top w:val="single" w:sz="4" w:space="0" w:color="auto"/>
              <w:left w:val="single" w:sz="4" w:space="0" w:color="auto"/>
              <w:bottom w:val="single" w:sz="4" w:space="0" w:color="auto"/>
              <w:right w:val="single" w:sz="4" w:space="0" w:color="auto"/>
            </w:tcBorders>
          </w:tcPr>
          <w:p w14:paraId="08406D1E" w14:textId="77777777" w:rsidR="001B599E" w:rsidRPr="001B599E" w:rsidRDefault="001B599E">
            <w:pPr>
              <w:spacing w:before="120" w:after="120" w:line="240" w:lineRule="auto"/>
              <w:rPr>
                <w:rFonts w:ascii="Arial Narrow" w:hAnsi="Arial Narrow"/>
                <w:i/>
              </w:rPr>
            </w:pPr>
          </w:p>
        </w:tc>
        <w:tc>
          <w:tcPr>
            <w:tcW w:w="2387" w:type="dxa"/>
            <w:tcBorders>
              <w:top w:val="single" w:sz="4" w:space="0" w:color="auto"/>
              <w:left w:val="single" w:sz="4" w:space="0" w:color="auto"/>
              <w:bottom w:val="single" w:sz="4" w:space="0" w:color="auto"/>
              <w:right w:val="single" w:sz="4" w:space="0" w:color="auto"/>
            </w:tcBorders>
            <w:hideMark/>
          </w:tcPr>
          <w:p w14:paraId="2AA6BF76"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10" w:type="dxa"/>
            <w:tcBorders>
              <w:top w:val="single" w:sz="4" w:space="0" w:color="auto"/>
              <w:left w:val="single" w:sz="4" w:space="0" w:color="auto"/>
              <w:bottom w:val="single" w:sz="4" w:space="0" w:color="auto"/>
              <w:right w:val="single" w:sz="4" w:space="0" w:color="auto"/>
            </w:tcBorders>
            <w:hideMark/>
          </w:tcPr>
          <w:p w14:paraId="5A0BE81C"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w:t>
            </w:r>
          </w:p>
        </w:tc>
      </w:tr>
      <w:tr w:rsidR="001B599E" w:rsidRPr="001B599E" w14:paraId="467976BE"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0E0C643D" w14:textId="77777777" w:rsidR="001B599E" w:rsidRPr="001B599E" w:rsidRDefault="001B599E" w:rsidP="00AB313B">
            <w:pPr>
              <w:pStyle w:val="ListParagraph"/>
              <w:numPr>
                <w:ilvl w:val="0"/>
                <w:numId w:val="146"/>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C6E3468"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7ADD2EC1"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12578C11"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43A515A8"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2F3CB1B0" w14:textId="77777777" w:rsidR="001B599E" w:rsidRPr="001B599E" w:rsidRDefault="001B599E">
            <w:pPr>
              <w:spacing w:before="120" w:after="120" w:line="240" w:lineRule="auto"/>
              <w:rPr>
                <w:rFonts w:ascii="Arial Narrow" w:hAnsi="Arial Narrow"/>
              </w:rPr>
            </w:pPr>
          </w:p>
        </w:tc>
      </w:tr>
      <w:tr w:rsidR="001B599E" w:rsidRPr="001B599E" w14:paraId="25E5174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3CCD2DA4" w14:textId="77777777" w:rsidR="001B599E" w:rsidRPr="001B599E" w:rsidRDefault="001B599E" w:rsidP="00AB313B">
            <w:pPr>
              <w:pStyle w:val="ListParagraph"/>
              <w:numPr>
                <w:ilvl w:val="0"/>
                <w:numId w:val="146"/>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5CC585"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50124A18"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68B15F32"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779DF141"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013D40A1" w14:textId="77777777" w:rsidR="001B599E" w:rsidRPr="001B599E" w:rsidRDefault="001B599E">
            <w:pPr>
              <w:spacing w:before="120" w:after="120" w:line="240" w:lineRule="auto"/>
              <w:rPr>
                <w:rFonts w:ascii="Arial Narrow" w:hAnsi="Arial Narrow"/>
              </w:rPr>
            </w:pPr>
          </w:p>
        </w:tc>
      </w:tr>
      <w:tr w:rsidR="001B599E" w:rsidRPr="001B599E" w14:paraId="04B74C1C"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60BA36B6"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hideMark/>
          </w:tcPr>
          <w:p w14:paraId="62D1D37F"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85"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AB9C89" w14:textId="77777777" w:rsidR="001B599E" w:rsidRPr="001B599E" w:rsidRDefault="001B599E">
            <w:pPr>
              <w:spacing w:before="120" w:after="120" w:line="240" w:lineRule="auto"/>
              <w:rPr>
                <w:rFonts w:ascii="Arial Narrow" w:hAnsi="Arial Narrow"/>
                <w:u w:val="single"/>
              </w:rPr>
            </w:pPr>
          </w:p>
        </w:tc>
        <w:tc>
          <w:tcPr>
            <w:tcW w:w="2716" w:type="dxa"/>
            <w:tcBorders>
              <w:top w:val="single" w:sz="4" w:space="0" w:color="auto"/>
              <w:left w:val="single" w:sz="4" w:space="0" w:color="auto"/>
              <w:bottom w:val="single" w:sz="4" w:space="0" w:color="auto"/>
              <w:right w:val="single" w:sz="4" w:space="0" w:color="auto"/>
            </w:tcBorders>
          </w:tcPr>
          <w:p w14:paraId="20A0EEBE" w14:textId="77777777" w:rsidR="001B599E" w:rsidRPr="001B599E" w:rsidRDefault="001B599E">
            <w:pPr>
              <w:spacing w:before="120" w:after="120" w:line="240" w:lineRule="auto"/>
              <w:rPr>
                <w:rFonts w:ascii="Arial Narrow" w:hAnsi="Arial Narrow"/>
                <w:u w:val="single"/>
              </w:rPr>
            </w:pPr>
          </w:p>
        </w:tc>
        <w:tc>
          <w:tcPr>
            <w:tcW w:w="2387" w:type="dxa"/>
            <w:tcBorders>
              <w:top w:val="single" w:sz="4" w:space="0" w:color="auto"/>
              <w:left w:val="single" w:sz="4" w:space="0" w:color="auto"/>
              <w:bottom w:val="single" w:sz="4" w:space="0" w:color="auto"/>
              <w:right w:val="single" w:sz="4" w:space="0" w:color="auto"/>
            </w:tcBorders>
          </w:tcPr>
          <w:p w14:paraId="58F3A0A0" w14:textId="77777777" w:rsidR="001B599E" w:rsidRPr="001B599E" w:rsidRDefault="001B599E">
            <w:pPr>
              <w:spacing w:before="120" w:after="120" w:line="240" w:lineRule="auto"/>
              <w:rPr>
                <w:rFonts w:ascii="Arial Narrow" w:hAnsi="Arial Narrow"/>
                <w:u w:val="single"/>
              </w:rPr>
            </w:pPr>
          </w:p>
        </w:tc>
        <w:tc>
          <w:tcPr>
            <w:tcW w:w="2410" w:type="dxa"/>
            <w:tcBorders>
              <w:top w:val="single" w:sz="4" w:space="0" w:color="auto"/>
              <w:left w:val="single" w:sz="4" w:space="0" w:color="auto"/>
              <w:bottom w:val="single" w:sz="4" w:space="0" w:color="auto"/>
              <w:right w:val="single" w:sz="4" w:space="0" w:color="auto"/>
            </w:tcBorders>
          </w:tcPr>
          <w:p w14:paraId="1565FD68" w14:textId="77777777" w:rsidR="001B599E" w:rsidRPr="001B599E" w:rsidRDefault="001B599E">
            <w:pPr>
              <w:spacing w:before="120" w:after="120" w:line="240" w:lineRule="auto"/>
              <w:rPr>
                <w:rFonts w:ascii="Arial Narrow" w:hAnsi="Arial Narrow"/>
                <w:u w:val="single"/>
              </w:rPr>
            </w:pPr>
          </w:p>
        </w:tc>
      </w:tr>
    </w:tbl>
    <w:p w14:paraId="06EF9309" w14:textId="77777777" w:rsidR="001B599E" w:rsidRPr="001B599E" w:rsidRDefault="001B599E" w:rsidP="001B599E">
      <w:pPr>
        <w:divId w:val="2116439976"/>
        <w:rPr>
          <w:rFonts w:asciiTheme="minorHAnsi" w:hAnsiTheme="minorHAnsi" w:cstheme="minorBidi"/>
          <w:sz w:val="22"/>
          <w:szCs w:val="22"/>
          <w:lang w:eastAsia="en-US"/>
        </w:rPr>
      </w:pPr>
      <w:r w:rsidRPr="001B599E">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6390"/>
      </w:tblGrid>
      <w:tr w:rsidR="001B599E" w:rsidRPr="001B599E" w14:paraId="408A1ED5" w14:textId="77777777" w:rsidTr="001B599E">
        <w:trPr>
          <w:divId w:val="2116439976"/>
          <w:trHeight w:val="1531"/>
          <w:jc w:val="center"/>
        </w:trPr>
        <w:tc>
          <w:tcPr>
            <w:tcW w:w="12510" w:type="dxa"/>
            <w:gridSpan w:val="2"/>
          </w:tcPr>
          <w:p w14:paraId="2FE870F9" w14:textId="77777777" w:rsidR="001B599E" w:rsidRPr="001B599E" w:rsidRDefault="001B599E">
            <w:pPr>
              <w:spacing w:after="0" w:line="240" w:lineRule="auto"/>
              <w:jc w:val="both"/>
              <w:rPr>
                <w:rFonts w:ascii="Arial Narrow" w:hAnsi="Arial Narrow"/>
              </w:rPr>
            </w:pPr>
            <w:r w:rsidRPr="001B599E">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0342DCD9" w14:textId="77777777" w:rsidR="001B599E" w:rsidRPr="001B599E" w:rsidRDefault="001B599E">
            <w:pPr>
              <w:spacing w:after="0" w:line="240" w:lineRule="auto"/>
              <w:rPr>
                <w:rFonts w:ascii="Arial Narrow" w:hAnsi="Arial Narrow"/>
              </w:rPr>
            </w:pPr>
          </w:p>
          <w:p w14:paraId="371F22E3" w14:textId="77777777" w:rsidR="001B599E" w:rsidRPr="001B599E" w:rsidRDefault="001B599E">
            <w:pPr>
              <w:spacing w:after="0" w:line="240" w:lineRule="auto"/>
              <w:rPr>
                <w:rFonts w:ascii="Arial Narrow" w:hAnsi="Arial Narrow"/>
              </w:rPr>
            </w:pPr>
          </w:p>
        </w:tc>
      </w:tr>
      <w:tr w:rsidR="001B599E" w:rsidRPr="001B599E" w14:paraId="1579CD2C" w14:textId="77777777" w:rsidTr="001B599E">
        <w:trPr>
          <w:divId w:val="2116439976"/>
          <w:trHeight w:val="772"/>
          <w:jc w:val="center"/>
        </w:trPr>
        <w:tc>
          <w:tcPr>
            <w:tcW w:w="6120" w:type="dxa"/>
          </w:tcPr>
          <w:p w14:paraId="0DCD9CFC" w14:textId="77777777" w:rsidR="001B599E" w:rsidRPr="001B599E" w:rsidRDefault="001B599E">
            <w:pPr>
              <w:spacing w:after="0" w:line="240" w:lineRule="auto"/>
              <w:jc w:val="center"/>
              <w:rPr>
                <w:rFonts w:ascii="Arial Narrow" w:hAnsi="Arial Narrow"/>
              </w:rPr>
            </w:pPr>
            <w:r w:rsidRPr="001B599E">
              <w:rPr>
                <w:rFonts w:ascii="Arial Narrow" w:hAnsi="Arial Narrow"/>
              </w:rPr>
              <w:t>The Plaintiff accepts the Joint Summary to be his/her binding position.</w:t>
            </w:r>
          </w:p>
          <w:p w14:paraId="240C2D97" w14:textId="77777777" w:rsidR="001B599E" w:rsidRPr="001B599E" w:rsidRDefault="001B599E">
            <w:pPr>
              <w:spacing w:after="0" w:line="240" w:lineRule="auto"/>
              <w:jc w:val="center"/>
              <w:rPr>
                <w:rFonts w:ascii="Arial Narrow" w:hAnsi="Arial Narrow"/>
              </w:rPr>
            </w:pPr>
          </w:p>
        </w:tc>
        <w:tc>
          <w:tcPr>
            <w:tcW w:w="6390" w:type="dxa"/>
            <w:hideMark/>
          </w:tcPr>
          <w:p w14:paraId="023DBC9F" w14:textId="77777777" w:rsidR="001B599E" w:rsidRPr="001B599E" w:rsidRDefault="001B599E">
            <w:pPr>
              <w:spacing w:after="0" w:line="240" w:lineRule="auto"/>
              <w:jc w:val="center"/>
              <w:rPr>
                <w:rFonts w:ascii="Arial Narrow" w:hAnsi="Arial Narrow"/>
              </w:rPr>
            </w:pPr>
            <w:r w:rsidRPr="001B599E">
              <w:rPr>
                <w:rFonts w:ascii="Arial Narrow" w:hAnsi="Arial Narrow"/>
              </w:rPr>
              <w:t>The Defendant accepts the Joint Summary to be his/her binding position.</w:t>
            </w:r>
          </w:p>
        </w:tc>
      </w:tr>
      <w:tr w:rsidR="001B599E" w:rsidRPr="001B599E" w14:paraId="39FD127D" w14:textId="77777777" w:rsidTr="001B599E">
        <w:trPr>
          <w:divId w:val="2116439976"/>
          <w:trHeight w:val="521"/>
          <w:jc w:val="center"/>
        </w:trPr>
        <w:tc>
          <w:tcPr>
            <w:tcW w:w="6120" w:type="dxa"/>
          </w:tcPr>
          <w:p w14:paraId="7CC0C74E" w14:textId="77777777" w:rsidR="001B599E" w:rsidRPr="001B599E" w:rsidRDefault="001B599E">
            <w:pPr>
              <w:spacing w:after="0" w:line="240" w:lineRule="auto"/>
              <w:rPr>
                <w:rFonts w:ascii="Arial Narrow" w:hAnsi="Arial Narrow"/>
              </w:rPr>
            </w:pPr>
          </w:p>
          <w:p w14:paraId="0AAB06A2" w14:textId="77777777" w:rsidR="001B599E" w:rsidRPr="001B599E" w:rsidRDefault="001B599E">
            <w:pPr>
              <w:spacing w:after="0" w:line="240" w:lineRule="auto"/>
              <w:rPr>
                <w:rFonts w:ascii="Arial Narrow" w:hAnsi="Arial Narrow"/>
              </w:rPr>
            </w:pPr>
          </w:p>
          <w:p w14:paraId="5E2A1BBD"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Plaintiff</w:t>
            </w:r>
          </w:p>
          <w:p w14:paraId="107705EB" w14:textId="77777777" w:rsidR="001B599E" w:rsidRPr="001B599E" w:rsidRDefault="001B599E">
            <w:pPr>
              <w:spacing w:after="0" w:line="240" w:lineRule="auto"/>
              <w:rPr>
                <w:rFonts w:ascii="Arial Narrow" w:hAnsi="Arial Narrow"/>
              </w:rPr>
            </w:pPr>
          </w:p>
        </w:tc>
        <w:tc>
          <w:tcPr>
            <w:tcW w:w="6390" w:type="dxa"/>
          </w:tcPr>
          <w:p w14:paraId="412ABD32" w14:textId="77777777" w:rsidR="001B599E" w:rsidRPr="001B599E" w:rsidRDefault="001B599E">
            <w:pPr>
              <w:spacing w:after="0" w:line="240" w:lineRule="auto"/>
              <w:rPr>
                <w:rFonts w:ascii="Arial Narrow" w:hAnsi="Arial Narrow"/>
              </w:rPr>
            </w:pPr>
          </w:p>
          <w:p w14:paraId="1FA9032E" w14:textId="77777777" w:rsidR="001B599E" w:rsidRPr="001B599E" w:rsidRDefault="001B599E">
            <w:pPr>
              <w:spacing w:after="0" w:line="240" w:lineRule="auto"/>
              <w:rPr>
                <w:rFonts w:ascii="Arial Narrow" w:hAnsi="Arial Narrow"/>
              </w:rPr>
            </w:pPr>
          </w:p>
          <w:p w14:paraId="31EBB149"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Defendant</w:t>
            </w:r>
          </w:p>
        </w:tc>
      </w:tr>
      <w:tr w:rsidR="001B599E" w:rsidRPr="001B599E" w14:paraId="5703B5E5" w14:textId="77777777" w:rsidTr="001B599E">
        <w:trPr>
          <w:divId w:val="2116439976"/>
          <w:trHeight w:val="501"/>
          <w:jc w:val="center"/>
        </w:trPr>
        <w:tc>
          <w:tcPr>
            <w:tcW w:w="6120" w:type="dxa"/>
          </w:tcPr>
          <w:p w14:paraId="3CBB1E80" w14:textId="77777777" w:rsidR="001B599E" w:rsidRPr="001B599E" w:rsidRDefault="001B599E">
            <w:pPr>
              <w:spacing w:after="0" w:line="240" w:lineRule="auto"/>
              <w:rPr>
                <w:rFonts w:ascii="Arial Narrow" w:hAnsi="Arial Narrow"/>
              </w:rPr>
            </w:pPr>
            <w:r w:rsidRPr="001B599E">
              <w:rPr>
                <w:rFonts w:ascii="Arial Narrow" w:hAnsi="Arial Narrow"/>
              </w:rPr>
              <w:t>Dated:</w:t>
            </w:r>
          </w:p>
          <w:p w14:paraId="718DED36" w14:textId="77777777" w:rsidR="001B599E" w:rsidRPr="001B599E" w:rsidRDefault="001B599E">
            <w:pPr>
              <w:spacing w:after="0" w:line="240" w:lineRule="auto"/>
              <w:rPr>
                <w:rFonts w:ascii="Arial Narrow" w:hAnsi="Arial Narrow"/>
              </w:rPr>
            </w:pPr>
          </w:p>
        </w:tc>
        <w:tc>
          <w:tcPr>
            <w:tcW w:w="6390" w:type="dxa"/>
            <w:hideMark/>
          </w:tcPr>
          <w:p w14:paraId="6CD23337" w14:textId="77777777" w:rsidR="001B599E" w:rsidRPr="001B599E" w:rsidRDefault="001B599E">
            <w:pPr>
              <w:spacing w:after="0" w:line="240" w:lineRule="auto"/>
              <w:rPr>
                <w:rFonts w:ascii="Arial Narrow" w:hAnsi="Arial Narrow"/>
              </w:rPr>
            </w:pPr>
            <w:r w:rsidRPr="001B599E">
              <w:rPr>
                <w:rFonts w:ascii="Arial Narrow" w:hAnsi="Arial Narrow"/>
              </w:rPr>
              <w:t xml:space="preserve">Dated: </w:t>
            </w:r>
          </w:p>
        </w:tc>
      </w:tr>
    </w:tbl>
    <w:p w14:paraId="44660834" w14:textId="77777777" w:rsidR="001B599E" w:rsidRPr="001B599E" w:rsidRDefault="001B599E" w:rsidP="001B599E">
      <w:pPr>
        <w:ind w:firstLine="720"/>
        <w:jc w:val="center"/>
        <w:divId w:val="2116439976"/>
        <w:rPr>
          <w:rFonts w:ascii="Arial Narrow" w:hAnsi="Arial Narrow" w:cstheme="minorBidi"/>
          <w:i/>
          <w:lang w:eastAsia="en-US"/>
        </w:rPr>
      </w:pPr>
    </w:p>
    <w:p w14:paraId="34E6EE12" w14:textId="70B66EC0" w:rsidR="00267633" w:rsidRPr="0030694F" w:rsidRDefault="00267633"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51" w:name="_Toc66445313"/>
            <w:bookmarkStart w:id="152" w:name="_Toc81709868"/>
            <w:bookmarkStart w:id="153" w:name="_Toc81710593"/>
            <w:bookmarkStart w:id="154" w:name="_Toc81717502"/>
            <w:bookmarkStart w:id="155" w:name="_Toc122854353"/>
            <w:bookmarkStart w:id="156" w:name="_Toc122854727"/>
            <w:bookmarkStart w:id="157"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51"/>
            <w:bookmarkEnd w:id="152"/>
            <w:bookmarkEnd w:id="153"/>
            <w:bookmarkEnd w:id="154"/>
            <w:bookmarkEnd w:id="155"/>
            <w:bookmarkEnd w:id="156"/>
            <w:bookmarkEnd w:id="157"/>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58" w:name="_Toc66445314"/>
      <w:bookmarkStart w:id="159" w:name="_Toc81709869"/>
      <w:bookmarkStart w:id="160" w:name="_Toc81710594"/>
      <w:bookmarkStart w:id="161" w:name="_Toc81717503"/>
      <w:bookmarkStart w:id="162" w:name="_Toc122854354"/>
      <w:bookmarkStart w:id="163" w:name="_Toc122854728"/>
      <w:bookmarkStart w:id="164" w:name="_Toc243995798"/>
      <w:r w:rsidRPr="00267633">
        <w:rPr>
          <w:rFonts w:ascii="Times New Roman" w:hAnsi="Times New Roman"/>
          <w:b/>
          <w:bCs/>
          <w:iCs/>
          <w:szCs w:val="28"/>
          <w:lang w:val="en-GB" w:eastAsia="zh-CN"/>
        </w:rPr>
        <w:t>NOTICE OF OBJECTIONS TO CONTENTS OF AFFIDAVITS OF EVIDENCE-IN-CHIEF</w:t>
      </w:r>
      <w:bookmarkEnd w:id="158"/>
      <w:bookmarkEnd w:id="159"/>
      <w:bookmarkEnd w:id="160"/>
      <w:bookmarkEnd w:id="161"/>
      <w:bookmarkEnd w:id="162"/>
      <w:bookmarkEnd w:id="163"/>
      <w:bookmarkEnd w:id="164"/>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14:paraId="3DB768C4" w14:textId="77777777" w:rsidR="000829DF" w:rsidRDefault="000829DF" w:rsidP="000829DF">
      <w:pPr>
        <w:spacing w:after="0" w:line="276" w:lineRule="auto"/>
        <w:divId w:val="2116439976"/>
        <w:rPr>
          <w:rFonts w:ascii="Times New Roman" w:hAnsi="Times New Roman" w:cs="Times New Roman"/>
          <w:sz w:val="18"/>
          <w:szCs w:val="18"/>
        </w:rPr>
      </w:pPr>
      <w:r>
        <w:rPr>
          <w:rFonts w:ascii="Times New Roman" w:hAnsi="Times New Roman" w:cs="Times New Roman"/>
          <w:sz w:val="18"/>
          <w:szCs w:val="18"/>
        </w:rPr>
        <w:t>Para 116</w:t>
      </w:r>
    </w:p>
    <w:p w14:paraId="403B0503" w14:textId="77777777" w:rsidR="000829DF" w:rsidRDefault="000829DF" w:rsidP="000829DF">
      <w:pPr>
        <w:spacing w:after="0" w:line="276" w:lineRule="auto"/>
        <w:jc w:val="center"/>
        <w:divId w:val="2116439976"/>
        <w:rPr>
          <w:rFonts w:ascii="Times New Roman" w:hAnsi="Times New Roman" w:cs="Times New Roman"/>
          <w:b/>
        </w:rPr>
      </w:pPr>
      <w:r>
        <w:rPr>
          <w:rFonts w:ascii="Times New Roman" w:hAnsi="Times New Roman" w:cs="Times New Roman"/>
          <w:b/>
        </w:rPr>
        <w:t xml:space="preserve">Checklist For Consent Orders </w:t>
      </w:r>
      <w:proofErr w:type="gramStart"/>
      <w:r>
        <w:rPr>
          <w:rFonts w:ascii="Times New Roman" w:hAnsi="Times New Roman" w:cs="Times New Roman"/>
          <w:b/>
        </w:rPr>
        <w:t>For</w:t>
      </w:r>
      <w:proofErr w:type="gramEnd"/>
      <w:r>
        <w:rPr>
          <w:rFonts w:ascii="Times New Roman" w:hAnsi="Times New Roman" w:cs="Times New Roman"/>
          <w:b/>
        </w:rPr>
        <w:t xml:space="preserve"> Disposal or Transfer of Properties </w:t>
      </w:r>
    </w:p>
    <w:p w14:paraId="333C2DD1" w14:textId="77777777" w:rsidR="000829DF" w:rsidRDefault="000829DF" w:rsidP="000829DF">
      <w:pPr>
        <w:spacing w:after="0" w:line="276" w:lineRule="auto"/>
        <w:jc w:val="center"/>
        <w:divId w:val="2116439976"/>
        <w:rPr>
          <w:rFonts w:ascii="Times New Roman" w:hAnsi="Times New Roman" w:cs="Times New Roman"/>
          <w:b/>
        </w:rPr>
      </w:pPr>
    </w:p>
    <w:p w14:paraId="26B669B8" w14:textId="77777777" w:rsidR="000829DF" w:rsidRDefault="000829DF" w:rsidP="000829DF">
      <w:pPr>
        <w:spacing w:after="0" w:line="276" w:lineRule="auto"/>
        <w:jc w:val="center"/>
        <w:divId w:val="2116439976"/>
        <w:rPr>
          <w:rFonts w:ascii="Times New Roman" w:hAnsi="Times New Roman" w:cs="Times New Roman"/>
          <w:b/>
        </w:rPr>
      </w:pPr>
      <w:r>
        <w:rPr>
          <w:rFonts w:ascii="Times New Roman" w:hAnsi="Times New Roman" w:cs="Times New Roman"/>
          <w:b/>
        </w:rPr>
        <w:t>Funded With CPF Moneys</w:t>
      </w:r>
    </w:p>
    <w:p w14:paraId="3F027390" w14:textId="77777777" w:rsidR="000829DF" w:rsidRDefault="000829DF" w:rsidP="000829DF">
      <w:pPr>
        <w:spacing w:beforeLines="100" w:before="240" w:afterLines="60" w:after="144"/>
        <w:divId w:val="2116439976"/>
        <w:rPr>
          <w:rFonts w:ascii="Times New Roman" w:hAnsi="Times New Roman" w:cs="Times New Roman"/>
          <w:b/>
        </w:rPr>
      </w:pPr>
      <w:r>
        <w:rPr>
          <w:rFonts w:ascii="Times New Roman" w:hAnsi="Times New Roman" w:cs="Times New Roman"/>
          <w:b/>
        </w:rPr>
        <w:t>How To Use This Checklist:</w:t>
      </w:r>
    </w:p>
    <w:p w14:paraId="5C182C3C" w14:textId="77777777" w:rsidR="000829DF" w:rsidRDefault="000829DF" w:rsidP="00AB313B">
      <w:pPr>
        <w:pStyle w:val="ListParagraph"/>
        <w:numPr>
          <w:ilvl w:val="0"/>
          <w:numId w:val="147"/>
        </w:numPr>
        <w:spacing w:beforeLines="60" w:before="144" w:afterLines="60" w:after="144" w:line="276" w:lineRule="auto"/>
        <w:ind w:left="1080"/>
        <w:contextualSpacing/>
        <w:jc w:val="both"/>
        <w:divId w:val="2116439976"/>
      </w:pPr>
      <w:r>
        <w:t>You will have to sign this Checklist if:</w:t>
      </w:r>
    </w:p>
    <w:p w14:paraId="2665DA3B" w14:textId="77777777" w:rsidR="000829DF" w:rsidRDefault="000829DF" w:rsidP="00AB313B">
      <w:pPr>
        <w:pStyle w:val="ListParagraph"/>
        <w:numPr>
          <w:ilvl w:val="1"/>
          <w:numId w:val="147"/>
        </w:numPr>
        <w:ind w:left="720"/>
        <w:contextualSpacing/>
        <w:jc w:val="both"/>
        <w:divId w:val="2116439976"/>
      </w:pPr>
      <w:r>
        <w:t xml:space="preserve">You or the other party are going to apply for a </w:t>
      </w:r>
      <w:r>
        <w:rPr>
          <w:b/>
        </w:rPr>
        <w:t>consent</w:t>
      </w:r>
      <w:r>
        <w:t xml:space="preserve"> </w:t>
      </w:r>
      <w:r>
        <w:rPr>
          <w:b/>
        </w:rPr>
        <w:t>order</w:t>
      </w:r>
      <w:r>
        <w:t xml:space="preserve"> (“</w:t>
      </w:r>
      <w:r>
        <w:rPr>
          <w:b/>
        </w:rPr>
        <w:t>Order</w:t>
      </w:r>
      <w:r>
        <w:t xml:space="preserve">”) dealing with changes in </w:t>
      </w:r>
      <w:proofErr w:type="gramStart"/>
      <w:r>
        <w:t>ownership  (</w:t>
      </w:r>
      <w:proofErr w:type="gramEnd"/>
      <w:r>
        <w:t>e.g. sell, transfer etc.)</w:t>
      </w:r>
      <w:r>
        <w:rPr>
          <w:vertAlign w:val="superscript"/>
        </w:rPr>
        <w:t>1</w:t>
      </w:r>
      <w:r>
        <w:t xml:space="preserve"> of a property (the “</w:t>
      </w:r>
      <w:r>
        <w:rPr>
          <w:b/>
        </w:rPr>
        <w:t>Property</w:t>
      </w:r>
      <w:r>
        <w:t>”)</w:t>
      </w:r>
      <w:r>
        <w:rPr>
          <w:b/>
        </w:rPr>
        <w:t xml:space="preserve"> </w:t>
      </w:r>
      <w:r>
        <w:t xml:space="preserve">under section 112 or 121G of the Women’s Charter ; </w:t>
      </w:r>
      <w:r>
        <w:rPr>
          <w:b/>
          <w:u w:val="single"/>
        </w:rPr>
        <w:t>and</w:t>
      </w:r>
    </w:p>
    <w:p w14:paraId="2C71DA82" w14:textId="77777777" w:rsidR="000829DF" w:rsidRDefault="000829DF" w:rsidP="000829DF">
      <w:pPr>
        <w:pStyle w:val="ListParagraph"/>
        <w:divId w:val="2116439976"/>
      </w:pPr>
    </w:p>
    <w:p w14:paraId="26D8753C" w14:textId="77777777" w:rsidR="000829DF" w:rsidRDefault="000829DF" w:rsidP="00AB313B">
      <w:pPr>
        <w:pStyle w:val="ListParagraph"/>
        <w:numPr>
          <w:ilvl w:val="1"/>
          <w:numId w:val="147"/>
        </w:numPr>
        <w:ind w:left="720"/>
        <w:contextualSpacing/>
        <w:jc w:val="both"/>
        <w:divId w:val="2116439976"/>
      </w:pPr>
      <w:r>
        <w:t>Central Provident Fund (“</w:t>
      </w:r>
      <w:r>
        <w:rPr>
          <w:b/>
        </w:rPr>
        <w:t>CPF</w:t>
      </w:r>
      <w:r>
        <w:t xml:space="preserve">”) moneys have been withdrawn from any CPF account(s) in respect of the Property and/or the Property has been pledged to make up </w:t>
      </w:r>
      <w:proofErr w:type="gramStart"/>
      <w:r>
        <w:t>your</w:t>
      </w:r>
      <w:proofErr w:type="gramEnd"/>
      <w:r>
        <w:t xml:space="preserve"> or the other party’s applicable retirement sum (applicable only if you are aged 55 and above).</w:t>
      </w:r>
    </w:p>
    <w:p w14:paraId="591647A0" w14:textId="77777777" w:rsidR="000829DF" w:rsidRDefault="000829DF" w:rsidP="00AB313B">
      <w:pPr>
        <w:pStyle w:val="ListParagraph"/>
        <w:numPr>
          <w:ilvl w:val="0"/>
          <w:numId w:val="147"/>
        </w:numPr>
        <w:spacing w:beforeLines="60" w:before="144" w:afterLines="60" w:after="144" w:line="276" w:lineRule="auto"/>
        <w:ind w:left="1080"/>
        <w:contextualSpacing/>
        <w:jc w:val="both"/>
        <w:divId w:val="2116439976"/>
        <w:rPr>
          <w:b/>
        </w:rPr>
      </w:pPr>
      <w:r>
        <w:t xml:space="preserve">You do </w:t>
      </w:r>
      <w:r>
        <w:rPr>
          <w:b/>
        </w:rPr>
        <w:t>not</w:t>
      </w:r>
      <w:r>
        <w:t xml:space="preserve"> need to sign this Checklist if the order is for the Property to be transferred (other than by way of sale) with </w:t>
      </w:r>
      <w:r>
        <w:rPr>
          <w:b/>
        </w:rPr>
        <w:t>partial or no CPF</w:t>
      </w:r>
      <w:r>
        <w:t xml:space="preserve"> refunds. </w:t>
      </w:r>
    </w:p>
    <w:p w14:paraId="46C6B43E" w14:textId="77777777" w:rsidR="000829DF" w:rsidRDefault="000829DF" w:rsidP="00AB313B">
      <w:pPr>
        <w:pStyle w:val="ListParagraph"/>
        <w:numPr>
          <w:ilvl w:val="0"/>
          <w:numId w:val="147"/>
        </w:numPr>
        <w:spacing w:beforeLines="60" w:before="144" w:afterLines="60" w:after="144" w:line="276" w:lineRule="auto"/>
        <w:ind w:left="1080"/>
        <w:contextualSpacing/>
        <w:jc w:val="both"/>
        <w:divId w:val="2116439976"/>
        <w:rPr>
          <w:b/>
        </w:rPr>
      </w:pPr>
      <w:r>
        <w:t>The signed Checklist must be submitted to the courts at the same time as when you are submitting the draft consent order.</w:t>
      </w:r>
    </w:p>
    <w:p w14:paraId="4FFD96AC" w14:textId="77777777" w:rsidR="000829DF" w:rsidRDefault="000829DF" w:rsidP="000829DF">
      <w:pPr>
        <w:spacing w:beforeLines="60" w:before="144" w:afterLines="60" w:after="144"/>
        <w:divId w:val="2116439976"/>
        <w:rPr>
          <w:rFonts w:ascii="Times New Roman" w:hAnsi="Times New Roman" w:cs="Times New Roman"/>
        </w:rPr>
      </w:pPr>
      <w:r>
        <w:rPr>
          <w:rFonts w:ascii="Times New Roman" w:hAnsi="Times New Roman" w:cs="Times New Roman"/>
          <w:b/>
        </w:rPr>
        <w:t xml:space="preserve">Important Notes: </w:t>
      </w:r>
    </w:p>
    <w:p w14:paraId="4E8A30C1" w14:textId="77777777" w:rsidR="000829DF" w:rsidRDefault="000829DF" w:rsidP="00AB313B">
      <w:pPr>
        <w:pStyle w:val="ListParagraph"/>
        <w:numPr>
          <w:ilvl w:val="0"/>
          <w:numId w:val="148"/>
        </w:numPr>
        <w:spacing w:beforeLines="60" w:before="144" w:afterLines="60" w:after="144" w:line="276" w:lineRule="auto"/>
        <w:ind w:left="1080"/>
        <w:contextualSpacing/>
        <w:jc w:val="both"/>
        <w:divId w:val="2116439976"/>
      </w:pPr>
      <w:r>
        <w:t>Once the Court has granted the Order, it should be promptly served on the Central Provident Fund Board</w:t>
      </w:r>
      <w:r>
        <w:rPr>
          <w:vertAlign w:val="superscript"/>
        </w:rPr>
        <w:t>2</w:t>
      </w:r>
      <w:r>
        <w:t xml:space="preserve"> (the “</w:t>
      </w:r>
      <w:r>
        <w:rPr>
          <w:b/>
        </w:rPr>
        <w:t>CPF Board</w:t>
      </w:r>
      <w:r>
        <w:t>”) before the change in ownership of the Property.</w:t>
      </w:r>
    </w:p>
    <w:p w14:paraId="267D4803" w14:textId="77777777" w:rsidR="000829DF" w:rsidRDefault="000829DF" w:rsidP="00AB313B">
      <w:pPr>
        <w:pStyle w:val="ListParagraph"/>
        <w:numPr>
          <w:ilvl w:val="0"/>
          <w:numId w:val="148"/>
        </w:numPr>
        <w:spacing w:beforeLines="60" w:before="144" w:afterLines="60" w:after="144" w:line="276" w:lineRule="auto"/>
        <w:ind w:left="1080"/>
        <w:contextualSpacing/>
        <w:jc w:val="both"/>
        <w:divId w:val="2116439976"/>
      </w:pPr>
      <w:r>
        <w:t>Changes in ownership of any HDB Flats will be subject to HDB rules and regulations.</w:t>
      </w:r>
    </w:p>
    <w:p w14:paraId="2F406425" w14:textId="77777777" w:rsidR="000829DF" w:rsidRDefault="000829DF" w:rsidP="00AB313B">
      <w:pPr>
        <w:pStyle w:val="ListParagraph"/>
        <w:numPr>
          <w:ilvl w:val="0"/>
          <w:numId w:val="148"/>
        </w:numPr>
        <w:spacing w:beforeLines="60" w:before="144" w:afterLines="60" w:after="144" w:line="276" w:lineRule="auto"/>
        <w:ind w:left="1080"/>
        <w:contextualSpacing/>
        <w:jc w:val="both"/>
        <w:divId w:val="2116439976"/>
      </w:pPr>
      <w:r>
        <w:t xml:space="preserve">For more options on the division of CPF-related matrimonial assets, </w:t>
      </w:r>
      <w:proofErr w:type="gramStart"/>
      <w:r>
        <w:t>e.g.</w:t>
      </w:r>
      <w:proofErr w:type="gramEnd"/>
      <w:r>
        <w:t xml:space="preserve"> transferring a property (other than by way of sale) with partial or no refunds, please refer to the CPF Board’s Suggested Clauses in Order of Court available at the Family Justice Courts’ website.</w:t>
      </w:r>
    </w:p>
    <w:p w14:paraId="544EBD1A" w14:textId="77777777" w:rsidR="000829DF" w:rsidRDefault="000829DF" w:rsidP="000829DF">
      <w:pPr>
        <w:spacing w:beforeLines="60" w:before="144" w:afterLines="60" w:after="144" w:line="276" w:lineRule="auto"/>
        <w:jc w:val="both"/>
        <w:divId w:val="2116439976"/>
        <w:rPr>
          <w:rFonts w:ascii="Times New Roman" w:hAnsi="Times New Roman" w:cs="Times New Roman"/>
        </w:rPr>
      </w:pPr>
    </w:p>
    <w:p w14:paraId="6BB96A3B" w14:textId="77777777" w:rsidR="000829DF" w:rsidRDefault="000829DF" w:rsidP="000829DF">
      <w:pPr>
        <w:spacing w:beforeLines="60" w:before="144" w:afterLines="60" w:after="144" w:line="276" w:lineRule="auto"/>
        <w:jc w:val="both"/>
        <w:divId w:val="2116439976"/>
        <w:rPr>
          <w:rFonts w:ascii="Times New Roman" w:hAnsi="Times New Roman" w:cs="Times New Roman"/>
        </w:rPr>
      </w:pPr>
    </w:p>
    <w:p w14:paraId="432D46D4" w14:textId="77777777" w:rsidR="000829DF" w:rsidRDefault="000829DF" w:rsidP="000829DF">
      <w:pPr>
        <w:spacing w:beforeLines="60" w:before="144" w:afterLines="60" w:after="144" w:line="276" w:lineRule="auto"/>
        <w:jc w:val="both"/>
        <w:divId w:val="2116439976"/>
        <w:rPr>
          <w:rFonts w:ascii="Times New Roman" w:hAnsi="Times New Roman" w:cs="Times New Roman"/>
        </w:rPr>
      </w:pPr>
    </w:p>
    <w:p w14:paraId="3B031459" w14:textId="77777777" w:rsidR="000829DF" w:rsidRDefault="000829DF" w:rsidP="000829DF">
      <w:pPr>
        <w:spacing w:beforeLines="60" w:before="144" w:afterLines="60" w:after="144" w:line="276" w:lineRule="auto"/>
        <w:jc w:val="both"/>
        <w:divId w:val="2116439976"/>
        <w:rPr>
          <w:rFonts w:ascii="Times New Roman" w:hAnsi="Times New Roman" w:cs="Times New Roman"/>
        </w:rPr>
      </w:pPr>
    </w:p>
    <w:p w14:paraId="0030724D" w14:textId="77777777" w:rsidR="000829DF" w:rsidRDefault="000829DF" w:rsidP="000829DF">
      <w:pPr>
        <w:spacing w:beforeLines="60" w:before="144" w:afterLines="60" w:after="144" w:line="276" w:lineRule="auto"/>
        <w:jc w:val="both"/>
        <w:divId w:val="2116439976"/>
        <w:rPr>
          <w:rFonts w:ascii="Times New Roman" w:hAnsi="Times New Roman" w:cs="Times New Roman"/>
          <w:sz w:val="20"/>
          <w:szCs w:val="20"/>
        </w:rPr>
      </w:pPr>
      <w:r>
        <w:rPr>
          <w:rFonts w:ascii="Times New Roman" w:hAnsi="Times New Roman" w:cs="Times New Roman"/>
          <w:sz w:val="20"/>
          <w:szCs w:val="20"/>
        </w:rPr>
        <w:t>________________________</w:t>
      </w:r>
    </w:p>
    <w:p w14:paraId="5D9DB0E3" w14:textId="77777777" w:rsidR="000829DF" w:rsidRDefault="000829DF" w:rsidP="000829DF">
      <w:pPr>
        <w:pStyle w:val="FootnoteText"/>
        <w:spacing w:before="0" w:after="0" w:line="240" w:lineRule="auto"/>
        <w:jc w:val="both"/>
        <w:divId w:val="2116439976"/>
        <w:rPr>
          <w:rFonts w:ascii="Times New Roman" w:hAnsi="Times New Roman"/>
          <w:lang w:val="en-SG"/>
        </w:rPr>
      </w:pPr>
      <w:r>
        <w:rPr>
          <w:rFonts w:ascii="Times New Roman" w:hAnsi="Times New Roman"/>
          <w:vertAlign w:val="superscript"/>
          <w:lang w:val="en-SG"/>
        </w:rPr>
        <w:t xml:space="preserve">1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0597E829" w14:textId="77777777" w:rsidR="000829DF" w:rsidRDefault="000829DF" w:rsidP="000829DF">
      <w:pPr>
        <w:pStyle w:val="FootnoteText"/>
        <w:spacing w:before="0" w:after="0" w:line="240" w:lineRule="auto"/>
        <w:jc w:val="both"/>
        <w:divId w:val="2116439976"/>
        <w:rPr>
          <w:rFonts w:ascii="Times New Roman" w:hAnsi="Times New Roman"/>
        </w:rPr>
      </w:pPr>
    </w:p>
    <w:p w14:paraId="2FB219C7" w14:textId="77777777" w:rsidR="000829DF" w:rsidRDefault="000829DF" w:rsidP="00AB313B">
      <w:pPr>
        <w:pStyle w:val="FootnoteText"/>
        <w:numPr>
          <w:ilvl w:val="0"/>
          <w:numId w:val="149"/>
        </w:numPr>
        <w:spacing w:before="0" w:after="0" w:line="240" w:lineRule="auto"/>
        <w:ind w:left="142" w:hanging="142"/>
        <w:jc w:val="both"/>
        <w:divId w:val="2116439976"/>
        <w:rPr>
          <w:rFonts w:ascii="Times New Roman" w:hAnsi="Times New Roman"/>
        </w:rPr>
      </w:pPr>
      <w:r>
        <w:rPr>
          <w:rFonts w:ascii="Times New Roman" w:hAnsi="Times New Roman"/>
        </w:rPr>
        <w:t>Please refer to:</w:t>
      </w:r>
    </w:p>
    <w:p w14:paraId="5E93B990" w14:textId="77777777" w:rsidR="000829DF" w:rsidRDefault="000829DF" w:rsidP="00AB313B">
      <w:pPr>
        <w:pStyle w:val="FootnoteText"/>
        <w:numPr>
          <w:ilvl w:val="1"/>
          <w:numId w:val="150"/>
        </w:numPr>
        <w:spacing w:before="0" w:after="0" w:line="240" w:lineRule="auto"/>
        <w:ind w:left="426" w:hanging="426"/>
        <w:jc w:val="both"/>
        <w:divId w:val="2116439976"/>
        <w:rPr>
          <w:rFonts w:ascii="Times New Roman" w:hAnsi="Times New Roman"/>
        </w:rPr>
      </w:pPr>
      <w:r>
        <w:rPr>
          <w:rFonts w:ascii="Times New Roman" w:hAnsi="Times New Roman"/>
        </w:rPr>
        <w:t>Regulation 7 of the CPF (Division of Fund-Related Assets in Matrimonial Proceedings) Regulations; and</w:t>
      </w:r>
    </w:p>
    <w:p w14:paraId="6442B415" w14:textId="77777777" w:rsidR="000829DF" w:rsidRDefault="000829DF" w:rsidP="00AB313B">
      <w:pPr>
        <w:pStyle w:val="FootnoteText"/>
        <w:numPr>
          <w:ilvl w:val="1"/>
          <w:numId w:val="150"/>
        </w:numPr>
        <w:spacing w:before="0" w:after="0" w:line="240" w:lineRule="auto"/>
        <w:ind w:left="426" w:hanging="426"/>
        <w:jc w:val="both"/>
        <w:divId w:val="2116439976"/>
        <w:rPr>
          <w:rFonts w:ascii="Times New Roman" w:hAnsi="Times New Roman"/>
        </w:rPr>
      </w:pPr>
      <w:r>
        <w:rPr>
          <w:rFonts w:ascii="Times New Roman" w:hAnsi="Times New Roman"/>
        </w:rPr>
        <w:t>Regulation 13 of the CPF (Lifelong Income Scheme) Regulations.</w:t>
      </w:r>
    </w:p>
    <w:p w14:paraId="6E03839C" w14:textId="77777777" w:rsidR="000829DF" w:rsidRDefault="000829DF" w:rsidP="000829DF">
      <w:pPr>
        <w:pStyle w:val="FootnoteText"/>
        <w:spacing w:before="0" w:after="0" w:line="240" w:lineRule="auto"/>
        <w:jc w:val="both"/>
        <w:divId w:val="2116439976"/>
        <w:rPr>
          <w:rFonts w:ascii="Times New Roman" w:hAnsi="Times New Roman"/>
        </w:rPr>
      </w:pPr>
    </w:p>
    <w:p w14:paraId="17DCECCA" w14:textId="77777777" w:rsidR="000829DF" w:rsidRDefault="000829DF" w:rsidP="000829DF">
      <w:pPr>
        <w:pStyle w:val="FootnoteText"/>
        <w:spacing w:before="0" w:after="0" w:line="240" w:lineRule="auto"/>
        <w:jc w:val="both"/>
        <w:divId w:val="2116439976"/>
        <w:rPr>
          <w:rFonts w:ascii="Times New Roman" w:hAnsi="Times New Roman"/>
          <w:lang w:val="en-US"/>
        </w:rPr>
      </w:pPr>
      <w:r>
        <w:rPr>
          <w:rFonts w:ascii="Times New Roman" w:hAnsi="Times New Roman"/>
        </w:rPr>
        <w:lastRenderedPageBreak/>
        <w:t>Parties/lawyers are required to serve the sealed copy of the order of court on the CPF Board in the manner stated in the Regulations.</w:t>
      </w:r>
      <w:r>
        <w:rPr>
          <w:rFonts w:ascii="Times New Roman" w:hAnsi="Times New Roman"/>
          <w:lang w:val="en-US"/>
        </w:rPr>
        <w:t xml:space="preserve"> Please also refer to the CPF Board’s online service for “Submit court order for division of matrimonial assets”.</w:t>
      </w:r>
    </w:p>
    <w:p w14:paraId="1174B144" w14:textId="77777777" w:rsidR="000829DF" w:rsidRDefault="000829DF" w:rsidP="000829DF">
      <w:pPr>
        <w:pStyle w:val="FootnoteText"/>
        <w:spacing w:before="0" w:after="0" w:line="240" w:lineRule="auto"/>
        <w:jc w:val="center"/>
        <w:divId w:val="2116439976"/>
        <w:rPr>
          <w:rFonts w:ascii="Times New Roman" w:hAnsi="Times New Roman"/>
          <w:b/>
          <w:bCs/>
          <w:sz w:val="24"/>
          <w:szCs w:val="24"/>
          <w:lang w:val="en-US"/>
        </w:rPr>
      </w:pPr>
    </w:p>
    <w:p w14:paraId="44C133CD" w14:textId="77777777" w:rsidR="000829DF" w:rsidRDefault="000829DF" w:rsidP="000829DF">
      <w:pPr>
        <w:pStyle w:val="FootnoteText"/>
        <w:spacing w:before="0" w:after="0" w:line="240" w:lineRule="auto"/>
        <w:jc w:val="center"/>
        <w:divId w:val="2116439976"/>
        <w:rPr>
          <w:rFonts w:ascii="Times New Roman" w:hAnsi="Times New Roman"/>
          <w:b/>
          <w:bCs/>
          <w:sz w:val="24"/>
          <w:szCs w:val="24"/>
          <w:lang w:val="en-US"/>
        </w:rPr>
      </w:pPr>
      <w:r>
        <w:rPr>
          <w:rFonts w:ascii="Times New Roman" w:hAnsi="Times New Roman"/>
          <w:b/>
          <w:bCs/>
          <w:sz w:val="24"/>
          <w:szCs w:val="24"/>
          <w:lang w:val="en-US"/>
        </w:rPr>
        <w:t>Checklist</w:t>
      </w:r>
    </w:p>
    <w:p w14:paraId="42ED1EDB" w14:textId="77777777" w:rsidR="000829DF" w:rsidRDefault="000829DF" w:rsidP="000829DF">
      <w:pPr>
        <w:spacing w:after="0" w:line="276" w:lineRule="auto"/>
        <w:ind w:left="567" w:hanging="567"/>
        <w:jc w:val="both"/>
        <w:divId w:val="2116439976"/>
        <w:rPr>
          <w:rFonts w:ascii="Times New Roman" w:hAnsi="Times New Roman" w:cs="Times New Roman"/>
        </w:rPr>
      </w:pPr>
    </w:p>
    <w:tbl>
      <w:tblPr>
        <w:tblStyle w:val="TableGrid"/>
        <w:tblW w:w="9356" w:type="dxa"/>
        <w:tblInd w:w="-852" w:type="dxa"/>
        <w:tblLook w:val="04A0" w:firstRow="1" w:lastRow="0" w:firstColumn="1" w:lastColumn="0" w:noHBand="0" w:noVBand="1"/>
      </w:tblPr>
      <w:tblGrid>
        <w:gridCol w:w="8647"/>
        <w:gridCol w:w="709"/>
      </w:tblGrid>
      <w:tr w:rsidR="000829DF" w14:paraId="7194692A" w14:textId="77777777" w:rsidTr="000829DF">
        <w:trPr>
          <w:divId w:val="2116439976"/>
        </w:trPr>
        <w:tc>
          <w:tcPr>
            <w:tcW w:w="8647" w:type="dxa"/>
            <w:tcBorders>
              <w:top w:val="single" w:sz="4" w:space="0" w:color="auto"/>
              <w:left w:val="single" w:sz="4" w:space="0" w:color="auto"/>
              <w:bottom w:val="single" w:sz="4" w:space="0" w:color="auto"/>
              <w:right w:val="single" w:sz="4" w:space="0" w:color="auto"/>
            </w:tcBorders>
            <w:vAlign w:val="center"/>
            <w:hideMark/>
          </w:tcPr>
          <w:p w14:paraId="1DC59A2B" w14:textId="77777777" w:rsidR="000829DF" w:rsidRDefault="000829DF" w:rsidP="00AB313B">
            <w:pPr>
              <w:pStyle w:val="ListParagraph"/>
              <w:numPr>
                <w:ilvl w:val="6"/>
                <w:numId w:val="150"/>
              </w:numPr>
              <w:spacing w:before="120" w:after="120" w:line="276" w:lineRule="auto"/>
              <w:ind w:left="318" w:hanging="318"/>
              <w:contextualSpacing/>
              <w:jc w:val="both"/>
            </w:pPr>
            <w:r>
              <w:t xml:space="preserve">I understand that the required CPF refunds must be made according to CPF laws dealing with refund of CPF moneys </w:t>
            </w:r>
            <w:r>
              <w:rPr>
                <w:u w:val="single"/>
              </w:rPr>
              <w:t>at the time of completion of the transaction leading to the change in ownership of the Property</w:t>
            </w:r>
            <w: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40B81898" w14:textId="77777777" w:rsidR="000829DF" w:rsidRDefault="000829DF">
            <w:pPr>
              <w:spacing w:line="276" w:lineRule="auto"/>
              <w:jc w:val="center"/>
              <w:rPr>
                <w:rFonts w:ascii="Times New Roman" w:hAnsi="Times New Roman" w:cs="Times New Roman"/>
              </w:rPr>
            </w:pPr>
            <w:r>
              <w:rPr>
                <w:rFonts w:ascii="Times New Roman" w:hAnsi="Times New Roman" w:cs="Times New Roman"/>
              </w:rPr>
              <w:sym w:font="Wingdings" w:char="F06F"/>
            </w:r>
          </w:p>
        </w:tc>
      </w:tr>
      <w:tr w:rsidR="000829DF" w14:paraId="541DEC5C" w14:textId="77777777" w:rsidTr="000829DF">
        <w:trPr>
          <w:divId w:val="2116439976"/>
        </w:trPr>
        <w:tc>
          <w:tcPr>
            <w:tcW w:w="8647" w:type="dxa"/>
            <w:tcBorders>
              <w:top w:val="single" w:sz="4" w:space="0" w:color="auto"/>
              <w:left w:val="single" w:sz="4" w:space="0" w:color="auto"/>
              <w:bottom w:val="single" w:sz="4" w:space="0" w:color="auto"/>
              <w:right w:val="single" w:sz="4" w:space="0" w:color="auto"/>
            </w:tcBorders>
            <w:vAlign w:val="center"/>
            <w:hideMark/>
          </w:tcPr>
          <w:p w14:paraId="65936A50" w14:textId="77777777" w:rsidR="000829DF" w:rsidRDefault="000829DF" w:rsidP="00AB313B">
            <w:pPr>
              <w:pStyle w:val="ListParagraph"/>
              <w:numPr>
                <w:ilvl w:val="6"/>
                <w:numId w:val="150"/>
              </w:numPr>
              <w:spacing w:before="120" w:after="120" w:line="276" w:lineRule="auto"/>
              <w:ind w:left="318" w:hanging="318"/>
              <w:contextualSpacing/>
              <w:jc w:val="both"/>
              <w:rPr>
                <w:sz w:val="21"/>
                <w:szCs w:val="21"/>
              </w:rPr>
            </w:pPr>
            <w:r>
              <w:rPr>
                <w:sz w:val="21"/>
                <w:szCs w:val="21"/>
              </w:rPr>
              <w:t xml:space="preserve">I understand that the </w:t>
            </w:r>
            <w:r>
              <w:rPr>
                <w:sz w:val="21"/>
                <w:szCs w:val="21"/>
                <w:u w:val="single"/>
              </w:rPr>
              <w:t>transaction leading to the change in ownership</w:t>
            </w:r>
            <w:r>
              <w:rPr>
                <w:sz w:val="21"/>
                <w:szCs w:val="21"/>
              </w:rPr>
              <w:t xml:space="preserve"> of the Property cannot be completed if the required CPF refunds have </w:t>
            </w:r>
            <w:r>
              <w:rPr>
                <w:sz w:val="21"/>
                <w:szCs w:val="21"/>
                <w:u w:val="single"/>
              </w:rPr>
              <w:t>not</w:t>
            </w:r>
            <w:r>
              <w:rPr>
                <w:sz w:val="21"/>
                <w:szCs w:val="21"/>
              </w:rPr>
              <w:t xml:space="preserve"> been made. If the proceeds are not enough to make the refunds, any shortfall must be topped up in</w:t>
            </w:r>
            <w:r>
              <w:rPr>
                <w:b/>
                <w:sz w:val="21"/>
                <w:szCs w:val="21"/>
              </w:rPr>
              <w:t xml:space="preserve"> </w:t>
            </w:r>
            <w:r>
              <w:rPr>
                <w:sz w:val="21"/>
                <w:szCs w:val="21"/>
                <w:u w:val="single"/>
              </w:rPr>
              <w:t>one lump sum in cash</w:t>
            </w:r>
            <w:r>
              <w:rPr>
                <w:sz w:val="21"/>
                <w:szCs w:val="21"/>
              </w:rPr>
              <w:t xml:space="preserve"> on the date of completion of the Property transaction.</w:t>
            </w:r>
          </w:p>
        </w:tc>
        <w:tc>
          <w:tcPr>
            <w:tcW w:w="709" w:type="dxa"/>
            <w:tcBorders>
              <w:top w:val="single" w:sz="4" w:space="0" w:color="auto"/>
              <w:left w:val="single" w:sz="4" w:space="0" w:color="auto"/>
              <w:bottom w:val="single" w:sz="4" w:space="0" w:color="auto"/>
              <w:right w:val="single" w:sz="4" w:space="0" w:color="auto"/>
            </w:tcBorders>
            <w:vAlign w:val="center"/>
            <w:hideMark/>
          </w:tcPr>
          <w:p w14:paraId="63627B38" w14:textId="77777777" w:rsidR="000829DF" w:rsidRDefault="000829DF">
            <w:pPr>
              <w:spacing w:line="276" w:lineRule="auto"/>
              <w:jc w:val="center"/>
              <w:rPr>
                <w:rFonts w:ascii="Times New Roman" w:hAnsi="Times New Roman" w:cs="Times New Roman"/>
              </w:rPr>
            </w:pPr>
            <w:r>
              <w:rPr>
                <w:rFonts w:ascii="Times New Roman" w:hAnsi="Times New Roman" w:cs="Times New Roman"/>
              </w:rPr>
              <w:sym w:font="Wingdings" w:char="F06F"/>
            </w:r>
          </w:p>
        </w:tc>
      </w:tr>
      <w:tr w:rsidR="000829DF" w14:paraId="28BE69A8" w14:textId="77777777" w:rsidTr="000829DF">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1B01572C" w14:textId="77777777" w:rsidR="000829DF" w:rsidRDefault="000829DF" w:rsidP="00AB313B">
            <w:pPr>
              <w:pStyle w:val="ListParagraph"/>
              <w:numPr>
                <w:ilvl w:val="6"/>
                <w:numId w:val="150"/>
              </w:numPr>
              <w:spacing w:before="120" w:after="120" w:line="276" w:lineRule="auto"/>
              <w:ind w:left="318" w:hanging="318"/>
              <w:contextualSpacing/>
              <w:jc w:val="both"/>
              <w:rPr>
                <w:sz w:val="21"/>
                <w:szCs w:val="21"/>
              </w:rPr>
            </w:pPr>
            <w:r>
              <w:rPr>
                <w:sz w:val="21"/>
                <w:szCs w:val="21"/>
              </w:rPr>
              <w:t>I understand that the total amount to be refunded upon sale of the Property, or transfer of the Property other than by way of sale with full CPF refunds, will generally be:</w:t>
            </w:r>
          </w:p>
          <w:p w14:paraId="1D79ECFB" w14:textId="77777777" w:rsidR="000829DF" w:rsidRDefault="000829DF">
            <w:pPr>
              <w:pStyle w:val="ListParagraph"/>
              <w:spacing w:before="120" w:after="120" w:line="276" w:lineRule="auto"/>
              <w:ind w:left="318"/>
              <w:jc w:val="both"/>
              <w:rPr>
                <w:sz w:val="10"/>
                <w:szCs w:val="10"/>
              </w:rPr>
            </w:pPr>
          </w:p>
          <w:p w14:paraId="69852349" w14:textId="77777777" w:rsidR="000829DF" w:rsidRDefault="000829DF" w:rsidP="00AB313B">
            <w:pPr>
              <w:pStyle w:val="ListParagraph"/>
              <w:numPr>
                <w:ilvl w:val="1"/>
                <w:numId w:val="147"/>
              </w:numPr>
              <w:spacing w:before="120" w:after="120" w:line="276" w:lineRule="auto"/>
              <w:ind w:left="739" w:hanging="425"/>
              <w:contextualSpacing/>
              <w:jc w:val="both"/>
              <w:rPr>
                <w:sz w:val="21"/>
                <w:szCs w:val="21"/>
              </w:rPr>
            </w:pPr>
            <w:r>
              <w:t xml:space="preserve">the total amount(s) of CPF moneys used to buy the Property together with accrued interest; </w:t>
            </w:r>
            <w:r>
              <w:rPr>
                <w:b/>
              </w:rPr>
              <w:t>and</w:t>
            </w:r>
          </w:p>
          <w:p w14:paraId="33A79A03" w14:textId="77777777" w:rsidR="000829DF" w:rsidRDefault="000829DF">
            <w:pPr>
              <w:pStyle w:val="ListParagraph"/>
              <w:spacing w:before="120" w:after="120" w:line="276" w:lineRule="auto"/>
              <w:ind w:left="597"/>
              <w:jc w:val="both"/>
              <w:rPr>
                <w:sz w:val="10"/>
                <w:szCs w:val="10"/>
              </w:rPr>
            </w:pPr>
          </w:p>
          <w:p w14:paraId="3FCC2D8C" w14:textId="77777777" w:rsidR="000829DF" w:rsidRDefault="000829DF" w:rsidP="00AB313B">
            <w:pPr>
              <w:pStyle w:val="ListParagraph"/>
              <w:numPr>
                <w:ilvl w:val="1"/>
                <w:numId w:val="147"/>
              </w:numPr>
              <w:spacing w:before="120" w:after="120" w:line="276" w:lineRule="auto"/>
              <w:ind w:left="739" w:hanging="425"/>
              <w:contextualSpacing/>
              <w:jc w:val="both"/>
              <w:rPr>
                <w:sz w:val="21"/>
                <w:szCs w:val="21"/>
              </w:rPr>
            </w:pPr>
            <w:r>
              <w:t xml:space="preserve">any amount(s) for which the Property is pledged (if applicable) </w:t>
            </w:r>
            <w:proofErr w:type="gramStart"/>
            <w:r>
              <w:t>in order to</w:t>
            </w:r>
            <w:proofErr w:type="gramEnd"/>
            <w:r>
              <w:t xml:space="preserve"> make up the applicable retirement sum</w:t>
            </w:r>
            <w:r>
              <w:rPr>
                <w:rStyle w:val="FootnoteReference"/>
              </w:rPr>
              <w:footnoteReference w:customMarkFollows="1" w:id="11"/>
              <w:t>3</w:t>
            </w:r>
            <w:r>
              <w:t>.</w:t>
            </w:r>
          </w:p>
          <w:p w14:paraId="16FC2024" w14:textId="77777777" w:rsidR="000829DF" w:rsidRDefault="000829DF">
            <w:pPr>
              <w:spacing w:before="120" w:after="120" w:line="276" w:lineRule="auto"/>
              <w:jc w:val="both"/>
              <w:rPr>
                <w:rFonts w:ascii="Times New Roman" w:hAnsi="Times New Roman" w:cs="Times New Roman"/>
                <w:sz w:val="21"/>
                <w:szCs w:val="21"/>
              </w:rPr>
            </w:pPr>
          </w:p>
          <w:p w14:paraId="6169B51B" w14:textId="77777777" w:rsidR="000829DF" w:rsidRDefault="000829DF">
            <w:pPr>
              <w:spacing w:beforeLines="60" w:before="144" w:afterLines="60" w:after="144"/>
              <w:ind w:left="314"/>
              <w:rPr>
                <w:rFonts w:ascii="Times New Roman" w:hAnsi="Times New Roman" w:cs="Times New Roman"/>
                <w:i/>
              </w:rPr>
            </w:pPr>
            <w:r>
              <w:rPr>
                <w:rFonts w:ascii="Times New Roman" w:hAnsi="Times New Roman" w:cs="Times New Roman"/>
                <w:i/>
              </w:rPr>
              <w:t>Notes:</w:t>
            </w:r>
          </w:p>
          <w:p w14:paraId="2F55B735" w14:textId="77777777" w:rsidR="000829DF" w:rsidRDefault="000829DF" w:rsidP="00AB313B">
            <w:pPr>
              <w:pStyle w:val="ListParagraph"/>
              <w:numPr>
                <w:ilvl w:val="0"/>
                <w:numId w:val="151"/>
              </w:numPr>
              <w:spacing w:beforeLines="60" w:before="144" w:afterLines="60" w:after="144" w:line="276" w:lineRule="auto"/>
              <w:ind w:left="1565" w:hanging="485"/>
              <w:contextualSpacing/>
              <w:jc w:val="both"/>
              <w:rPr>
                <w:i/>
              </w:rPr>
            </w:pPr>
            <w:r>
              <w:rPr>
                <w:i/>
              </w:rPr>
              <w:t xml:space="preserve">If the Property is sold at or above market value </w:t>
            </w:r>
            <w:r>
              <w:rPr>
                <w:b/>
                <w:i/>
              </w:rPr>
              <w:t>and</w:t>
            </w:r>
            <w:r>
              <w:rPr>
                <w:i/>
              </w:rPr>
              <w:t xml:space="preserve"> the sales proceeds after paying the outstanding housing loan (and HDB resale levy if applicable) are not enough to refund (a) plus (b), the shortfall need </w:t>
            </w:r>
            <w:r>
              <w:rPr>
                <w:b/>
                <w:i/>
              </w:rPr>
              <w:t>not</w:t>
            </w:r>
            <w:r>
              <w:rPr>
                <w:i/>
              </w:rPr>
              <w:t xml:space="preserve"> be topped up in cash.</w:t>
            </w:r>
          </w:p>
          <w:p w14:paraId="06624366" w14:textId="77777777" w:rsidR="000829DF" w:rsidRDefault="000829DF" w:rsidP="00AB313B">
            <w:pPr>
              <w:pStyle w:val="ListParagraph"/>
              <w:numPr>
                <w:ilvl w:val="0"/>
                <w:numId w:val="151"/>
              </w:numPr>
              <w:spacing w:beforeLines="60" w:before="144" w:afterLines="60" w:after="144" w:line="276" w:lineRule="auto"/>
              <w:ind w:left="1565" w:hanging="485"/>
              <w:contextualSpacing/>
              <w:jc w:val="both"/>
              <w:rPr>
                <w:rFonts w:asciiTheme="minorHAnsi" w:hAnsiTheme="minorHAnsi" w:cstheme="minorBidi"/>
                <w:i/>
              </w:rPr>
            </w:pPr>
            <w:r>
              <w:rPr>
                <w:i/>
              </w:rPr>
              <w:t xml:space="preserve">The amount of required CPF refunds may differ depending on the transaction leading to change in ownership of the Property. For information on the required CPF refunds from </w:t>
            </w:r>
            <w:r>
              <w:rPr>
                <w:b/>
                <w:i/>
              </w:rPr>
              <w:t>sale of part share</w:t>
            </w:r>
            <w:r>
              <w:rPr>
                <w:i/>
              </w:rPr>
              <w:t xml:space="preserve"> of the Property or </w:t>
            </w:r>
            <w:r>
              <w:rPr>
                <w:b/>
                <w:i/>
              </w:rPr>
              <w:t>other Property transactions</w:t>
            </w:r>
            <w:r>
              <w:rPr>
                <w:i/>
              </w:rPr>
              <w:t xml:space="preserve"> </w:t>
            </w:r>
            <w:r>
              <w:rPr>
                <w:b/>
                <w:i/>
              </w:rPr>
              <w:t>not stated here</w:t>
            </w:r>
            <w:r>
              <w:rPr>
                <w:i/>
              </w:rPr>
              <w:t xml:space="preserve"> (</w:t>
            </w:r>
            <w:proofErr w:type="gramStart"/>
            <w:r>
              <w:rPr>
                <w:i/>
              </w:rPr>
              <w:t>e.g.</w:t>
            </w:r>
            <w:proofErr w:type="gramEnd"/>
            <w:r>
              <w:rPr>
                <w:i/>
              </w:rPr>
              <w:t xml:space="preserve"> surrender, compulsory acquisition etc.), please refer to the CPF Board’s website or contact the CPF Board.</w:t>
            </w:r>
          </w:p>
        </w:tc>
        <w:tc>
          <w:tcPr>
            <w:tcW w:w="709" w:type="dxa"/>
            <w:tcBorders>
              <w:top w:val="single" w:sz="4" w:space="0" w:color="auto"/>
              <w:left w:val="single" w:sz="4" w:space="0" w:color="auto"/>
              <w:bottom w:val="single" w:sz="4" w:space="0" w:color="auto"/>
              <w:right w:val="single" w:sz="4" w:space="0" w:color="auto"/>
            </w:tcBorders>
            <w:vAlign w:val="center"/>
            <w:hideMark/>
          </w:tcPr>
          <w:p w14:paraId="02C05D0D" w14:textId="77777777" w:rsidR="000829DF" w:rsidRDefault="000829DF">
            <w:pPr>
              <w:spacing w:line="276" w:lineRule="auto"/>
              <w:jc w:val="center"/>
              <w:rPr>
                <w:rFonts w:ascii="Times New Roman" w:hAnsi="Times New Roman" w:cs="Times New Roman"/>
              </w:rPr>
            </w:pPr>
            <w:r>
              <w:rPr>
                <w:rFonts w:ascii="Times New Roman" w:hAnsi="Times New Roman" w:cs="Times New Roman"/>
              </w:rPr>
              <w:sym w:font="Wingdings" w:char="F06F"/>
            </w:r>
          </w:p>
        </w:tc>
      </w:tr>
      <w:tr w:rsidR="000829DF" w14:paraId="76404F96" w14:textId="77777777" w:rsidTr="000829DF">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2BE812C6" w14:textId="77777777" w:rsidR="000829DF" w:rsidRDefault="000829DF" w:rsidP="00AB313B">
            <w:pPr>
              <w:pStyle w:val="ListParagraph"/>
              <w:numPr>
                <w:ilvl w:val="6"/>
                <w:numId w:val="150"/>
              </w:numPr>
              <w:spacing w:before="120" w:after="120" w:line="276" w:lineRule="auto"/>
              <w:ind w:left="318" w:hanging="318"/>
              <w:contextualSpacing/>
              <w:jc w:val="both"/>
              <w:rPr>
                <w:sz w:val="21"/>
                <w:szCs w:val="21"/>
              </w:rPr>
            </w:pPr>
            <w:r>
              <w:t>I have checked</w:t>
            </w:r>
            <w:r>
              <w:rPr>
                <w:rStyle w:val="FootnoteReference"/>
              </w:rPr>
              <w:footnoteReference w:customMarkFollows="1" w:id="12"/>
              <w:t>4</w:t>
            </w:r>
            <w:r>
              <w:t xml:space="preserve"> and I </w:t>
            </w:r>
            <w:r>
              <w:rPr>
                <w:szCs w:val="24"/>
              </w:rPr>
              <w:t>know</w:t>
            </w:r>
            <w:r>
              <w:t xml:space="preserve"> the following:</w:t>
            </w:r>
          </w:p>
          <w:p w14:paraId="0124FE04" w14:textId="77777777" w:rsidR="000829DF" w:rsidRDefault="000829DF">
            <w:pPr>
              <w:pStyle w:val="ListParagraph"/>
              <w:spacing w:before="120" w:after="120" w:line="276" w:lineRule="auto"/>
              <w:ind w:left="318"/>
              <w:jc w:val="both"/>
              <w:rPr>
                <w:sz w:val="10"/>
                <w:szCs w:val="10"/>
              </w:rPr>
            </w:pPr>
          </w:p>
          <w:p w14:paraId="033188E4" w14:textId="77777777" w:rsidR="000829DF" w:rsidRDefault="000829DF" w:rsidP="00AB313B">
            <w:pPr>
              <w:pStyle w:val="ListParagraph"/>
              <w:numPr>
                <w:ilvl w:val="0"/>
                <w:numId w:val="152"/>
              </w:numPr>
              <w:spacing w:before="120" w:after="120" w:line="276" w:lineRule="auto"/>
              <w:contextualSpacing/>
              <w:jc w:val="both"/>
              <w:rPr>
                <w:sz w:val="21"/>
                <w:szCs w:val="21"/>
              </w:rPr>
            </w:pPr>
            <w:r>
              <w:t>the total amount(s) of CPF moneys used to buy the Property</w:t>
            </w:r>
            <w:r>
              <w:rPr>
                <w:b/>
              </w:rPr>
              <w:t xml:space="preserve"> </w:t>
            </w:r>
            <w:r>
              <w:t xml:space="preserve">together with accrued </w:t>
            </w:r>
            <w:proofErr w:type="gramStart"/>
            <w:r>
              <w:t>interest;</w:t>
            </w:r>
            <w:proofErr w:type="gramEnd"/>
          </w:p>
          <w:p w14:paraId="1E5D5777" w14:textId="77777777" w:rsidR="000829DF" w:rsidRDefault="000829DF" w:rsidP="00AB313B">
            <w:pPr>
              <w:pStyle w:val="ListParagraph"/>
              <w:numPr>
                <w:ilvl w:val="0"/>
                <w:numId w:val="152"/>
              </w:numPr>
              <w:spacing w:before="120" w:after="120" w:line="276" w:lineRule="auto"/>
              <w:contextualSpacing/>
              <w:jc w:val="both"/>
              <w:rPr>
                <w:sz w:val="21"/>
                <w:szCs w:val="21"/>
              </w:rPr>
            </w:pPr>
            <w:r>
              <w:t xml:space="preserve">any amounts for which the Property is pledged (if applicable) </w:t>
            </w:r>
            <w:proofErr w:type="gramStart"/>
            <w:r>
              <w:t>in order to</w:t>
            </w:r>
            <w:proofErr w:type="gramEnd"/>
            <w:r>
              <w:t xml:space="preserve"> make up the applicable retirement sum; and</w:t>
            </w:r>
          </w:p>
          <w:p w14:paraId="7DF13DE3" w14:textId="77777777" w:rsidR="000829DF" w:rsidRDefault="000829DF" w:rsidP="00AB313B">
            <w:pPr>
              <w:pStyle w:val="ListParagraph"/>
              <w:numPr>
                <w:ilvl w:val="0"/>
                <w:numId w:val="152"/>
              </w:numPr>
              <w:spacing w:before="120" w:after="120" w:line="276" w:lineRule="auto"/>
              <w:contextualSpacing/>
              <w:jc w:val="both"/>
              <w:rPr>
                <w:sz w:val="21"/>
                <w:szCs w:val="21"/>
              </w:rPr>
            </w:pPr>
            <w:r>
              <w:t xml:space="preserve">that I </w:t>
            </w:r>
            <w:proofErr w:type="gramStart"/>
            <w:r>
              <w:t>have to</w:t>
            </w:r>
            <w:proofErr w:type="gramEnd"/>
            <w:r>
              <w:t xml:space="preserve"> share CPF information with the other party as required by the Family Justice Act, Family Court Practice Directions and the courts.</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E0343A" w14:textId="77777777" w:rsidR="000829DF" w:rsidRDefault="000829DF">
            <w:pPr>
              <w:spacing w:line="276" w:lineRule="auto"/>
              <w:jc w:val="center"/>
              <w:rPr>
                <w:rFonts w:ascii="Times New Roman" w:hAnsi="Times New Roman" w:cs="Times New Roman"/>
              </w:rPr>
            </w:pPr>
            <w:r>
              <w:rPr>
                <w:rFonts w:ascii="Times New Roman" w:hAnsi="Times New Roman" w:cs="Times New Roman"/>
              </w:rPr>
              <w:sym w:font="Wingdings" w:char="F06F"/>
            </w:r>
          </w:p>
        </w:tc>
      </w:tr>
      <w:tr w:rsidR="000829DF" w14:paraId="274E2E2C" w14:textId="77777777" w:rsidTr="000829DF">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1C3A2861" w14:textId="77777777" w:rsidR="000829DF" w:rsidRDefault="000829DF" w:rsidP="00AB313B">
            <w:pPr>
              <w:pStyle w:val="ListParagraph"/>
              <w:numPr>
                <w:ilvl w:val="6"/>
                <w:numId w:val="150"/>
              </w:numPr>
              <w:spacing w:before="120" w:after="120" w:line="276" w:lineRule="auto"/>
              <w:ind w:left="318" w:hanging="318"/>
              <w:contextualSpacing/>
              <w:jc w:val="both"/>
            </w:pPr>
            <w:r>
              <w:lastRenderedPageBreak/>
              <w:t xml:space="preserve">I </w:t>
            </w:r>
            <w:r>
              <w:rPr>
                <w:szCs w:val="24"/>
              </w:rPr>
              <w:t>know</w:t>
            </w:r>
            <w:r>
              <w:t xml:space="preserve"> that until the date of </w:t>
            </w:r>
            <w:r>
              <w:rPr>
                <w:szCs w:val="24"/>
                <w:u w:val="single"/>
              </w:rPr>
              <w:t xml:space="preserve">the transaction leading to the change in ownership </w:t>
            </w:r>
            <w:r>
              <w:t>of the Property:</w:t>
            </w:r>
          </w:p>
          <w:p w14:paraId="7E2BC084" w14:textId="77777777" w:rsidR="000829DF" w:rsidRDefault="000829DF">
            <w:pPr>
              <w:pStyle w:val="ListParagraph"/>
              <w:spacing w:before="120" w:after="120" w:line="276" w:lineRule="auto"/>
              <w:ind w:left="318"/>
              <w:jc w:val="both"/>
            </w:pPr>
          </w:p>
          <w:p w14:paraId="6F857964" w14:textId="77777777" w:rsidR="000829DF" w:rsidRDefault="000829DF" w:rsidP="00AB313B">
            <w:pPr>
              <w:pStyle w:val="ListParagraph"/>
              <w:numPr>
                <w:ilvl w:val="0"/>
                <w:numId w:val="153"/>
              </w:numPr>
              <w:spacing w:before="120" w:after="120" w:line="276" w:lineRule="auto"/>
              <w:contextualSpacing/>
              <w:jc w:val="both"/>
            </w:pPr>
            <w:r>
              <w:t xml:space="preserve">the amount of CPF moneys used for the Property may increase due to </w:t>
            </w:r>
            <w:r>
              <w:rPr>
                <w:szCs w:val="24"/>
              </w:rPr>
              <w:t>more</w:t>
            </w:r>
            <w:r>
              <w:t xml:space="preserve"> CPF withdrawals being made or decrease due to voluntary housing refunds being </w:t>
            </w:r>
            <w:proofErr w:type="gramStart"/>
            <w:r>
              <w:t>made;</w:t>
            </w:r>
            <w:proofErr w:type="gramEnd"/>
          </w:p>
          <w:p w14:paraId="6E8EF1D4" w14:textId="77777777" w:rsidR="000829DF" w:rsidRDefault="000829DF" w:rsidP="00AB313B">
            <w:pPr>
              <w:pStyle w:val="ListParagraph"/>
              <w:numPr>
                <w:ilvl w:val="0"/>
                <w:numId w:val="153"/>
              </w:numPr>
              <w:spacing w:before="120" w:after="120" w:line="276" w:lineRule="auto"/>
              <w:contextualSpacing/>
              <w:jc w:val="both"/>
            </w:pPr>
            <w:r>
              <w:t xml:space="preserve">interest will continue to accrue until the date of </w:t>
            </w:r>
            <w:r>
              <w:rPr>
                <w:szCs w:val="24"/>
                <w:u w:val="single"/>
              </w:rPr>
              <w:t>completion of the transaction leading to the change in ownership</w:t>
            </w:r>
            <w:r>
              <w:rPr>
                <w:szCs w:val="24"/>
              </w:rPr>
              <w:t>; and</w:t>
            </w:r>
          </w:p>
          <w:p w14:paraId="7CE03FA2" w14:textId="77777777" w:rsidR="000829DF" w:rsidRDefault="000829DF" w:rsidP="00AB313B">
            <w:pPr>
              <w:pStyle w:val="ListParagraph"/>
              <w:numPr>
                <w:ilvl w:val="0"/>
                <w:numId w:val="153"/>
              </w:numPr>
              <w:spacing w:before="120" w:after="120" w:line="276" w:lineRule="auto"/>
              <w:contextualSpacing/>
              <w:jc w:val="both"/>
            </w:pPr>
            <w:r>
              <w:t>there may be refunds from financiers if excess CPF moneys have been paid to them.</w:t>
            </w:r>
          </w:p>
          <w:p w14:paraId="41F6202A" w14:textId="77777777" w:rsidR="000829DF" w:rsidRDefault="000829DF">
            <w:pPr>
              <w:spacing w:before="120" w:after="120" w:line="276" w:lineRule="auto"/>
              <w:ind w:left="314"/>
              <w:jc w:val="both"/>
              <w:rPr>
                <w:rFonts w:ascii="Times New Roman" w:hAnsi="Times New Roman" w:cs="Times New Roman"/>
              </w:rPr>
            </w:pPr>
            <w:r>
              <w:rPr>
                <w:rFonts w:ascii="Times New Roman" w:hAnsi="Times New Roman" w:cs="Times New Roman"/>
              </w:rPr>
              <w:t xml:space="preserve">As a result, the amount to be refunded may be different on the date of completion of the transaction leading to the change in ownership as compared to the amount calculated as at the </w:t>
            </w:r>
            <w:proofErr w:type="gramStart"/>
            <w:r>
              <w:rPr>
                <w:rFonts w:ascii="Times New Roman" w:hAnsi="Times New Roman" w:cs="Times New Roman"/>
              </w:rPr>
              <w:t>date</w:t>
            </w:r>
            <w:proofErr w:type="gramEnd"/>
            <w:r>
              <w:rPr>
                <w:rFonts w:ascii="Times New Roman" w:hAnsi="Times New Roman" w:cs="Times New Roman"/>
              </w:rPr>
              <w:t xml:space="preserve"> I signed this Checklist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3CBDE8" w14:textId="77777777" w:rsidR="000829DF" w:rsidRDefault="000829DF">
            <w:pPr>
              <w:spacing w:line="276" w:lineRule="auto"/>
              <w:jc w:val="center"/>
              <w:rPr>
                <w:rFonts w:ascii="Times New Roman" w:hAnsi="Times New Roman" w:cs="Times New Roman"/>
              </w:rPr>
            </w:pPr>
            <w:r>
              <w:rPr>
                <w:rFonts w:ascii="Times New Roman" w:hAnsi="Times New Roman" w:cs="Times New Roman"/>
              </w:rPr>
              <w:sym w:font="Wingdings" w:char="F06F"/>
            </w:r>
          </w:p>
        </w:tc>
      </w:tr>
      <w:tr w:rsidR="000829DF" w14:paraId="7201B221" w14:textId="77777777" w:rsidTr="000829DF">
        <w:trPr>
          <w:divId w:val="2116439976"/>
        </w:trPr>
        <w:tc>
          <w:tcPr>
            <w:tcW w:w="9356" w:type="dxa"/>
            <w:gridSpan w:val="2"/>
            <w:tcBorders>
              <w:top w:val="single" w:sz="4" w:space="0" w:color="auto"/>
              <w:left w:val="nil"/>
              <w:bottom w:val="single" w:sz="4" w:space="0" w:color="auto"/>
              <w:right w:val="nil"/>
            </w:tcBorders>
            <w:vAlign w:val="center"/>
          </w:tcPr>
          <w:p w14:paraId="7D4E0CFF" w14:textId="77777777" w:rsidR="000829DF" w:rsidRDefault="000829DF">
            <w:pPr>
              <w:spacing w:line="276" w:lineRule="auto"/>
              <w:jc w:val="both"/>
              <w:rPr>
                <w:rFonts w:ascii="Times New Roman" w:hAnsi="Times New Roman" w:cs="Times New Roman"/>
                <w:b/>
                <w:sz w:val="22"/>
                <w:szCs w:val="22"/>
              </w:rPr>
            </w:pPr>
          </w:p>
          <w:p w14:paraId="365589A0" w14:textId="77777777" w:rsidR="000829DF" w:rsidRDefault="000829DF">
            <w:pPr>
              <w:spacing w:line="276" w:lineRule="auto"/>
              <w:ind w:left="172" w:right="175"/>
              <w:jc w:val="both"/>
              <w:rPr>
                <w:rFonts w:ascii="Times New Roman" w:hAnsi="Times New Roman" w:cs="Times New Roman"/>
              </w:rPr>
            </w:pPr>
            <w:r>
              <w:rPr>
                <w:rFonts w:ascii="Times New Roman" w:hAnsi="Times New Roman" w:cs="Times New Roman"/>
                <w:b/>
                <w:sz w:val="22"/>
                <w:szCs w:val="22"/>
              </w:rPr>
              <w:t>IMPORTANT:</w:t>
            </w:r>
            <w:r>
              <w:rPr>
                <w:rFonts w:ascii="Times New Roman" w:hAnsi="Times New Roman" w:cs="Times New Roman"/>
                <w:sz w:val="22"/>
                <w:szCs w:val="22"/>
              </w:rPr>
              <w:t xml:space="preserve"> Please note that every case depends on its facts and is subject to prevailing laws, including CPF rules and regulations</w:t>
            </w:r>
            <w:r>
              <w:rPr>
                <w:rFonts w:ascii="Times New Roman" w:hAnsi="Times New Roman" w:cs="Times New Roman"/>
              </w:rPr>
              <w:t>,</w:t>
            </w:r>
            <w:r>
              <w:rPr>
                <w:rFonts w:ascii="Times New Roman" w:hAnsi="Times New Roman" w:cs="Times New Roman"/>
                <w:sz w:val="22"/>
                <w:szCs w:val="22"/>
              </w:rPr>
              <w:t xml:space="preserve"> as may be amended from time to time.  If you are in doubt, please contact the CPF Board for clarifications on CPF-related matters.</w:t>
            </w:r>
          </w:p>
          <w:p w14:paraId="0A8D83B0" w14:textId="77777777" w:rsidR="000829DF" w:rsidRDefault="000829DF">
            <w:pPr>
              <w:spacing w:line="276" w:lineRule="auto"/>
              <w:ind w:left="172" w:right="175"/>
              <w:jc w:val="both"/>
              <w:rPr>
                <w:rFonts w:ascii="Times New Roman" w:hAnsi="Times New Roman" w:cs="Times New Roman"/>
              </w:rPr>
            </w:pPr>
          </w:p>
        </w:tc>
      </w:tr>
      <w:tr w:rsidR="000829DF" w14:paraId="4AAA6C53" w14:textId="77777777" w:rsidTr="000829DF">
        <w:trPr>
          <w:divId w:val="2116439976"/>
          <w:trHeight w:val="3489"/>
        </w:trPr>
        <w:tc>
          <w:tcPr>
            <w:tcW w:w="9356" w:type="dxa"/>
            <w:gridSpan w:val="2"/>
            <w:tcBorders>
              <w:top w:val="single" w:sz="4" w:space="0" w:color="auto"/>
              <w:left w:val="single" w:sz="4" w:space="0" w:color="auto"/>
              <w:bottom w:val="single" w:sz="4" w:space="0" w:color="auto"/>
              <w:right w:val="single" w:sz="4" w:space="0" w:color="auto"/>
            </w:tcBorders>
          </w:tcPr>
          <w:p w14:paraId="461B88DC" w14:textId="77777777" w:rsidR="000829DF" w:rsidRDefault="000829DF">
            <w:pPr>
              <w:spacing w:line="276" w:lineRule="auto"/>
              <w:jc w:val="both"/>
              <w:rPr>
                <w:rFonts w:ascii="Times New Roman" w:hAnsi="Times New Roman" w:cs="Times New Roman"/>
                <w:b/>
              </w:rPr>
            </w:pPr>
            <w:r>
              <w:rPr>
                <w:rFonts w:ascii="Times New Roman" w:hAnsi="Times New Roman" w:cs="Times New Roman"/>
              </w:rPr>
              <w:t>I have read and I understand this Checklist.</w:t>
            </w:r>
          </w:p>
          <w:p w14:paraId="295E36EA" w14:textId="77777777" w:rsidR="000829DF" w:rsidRDefault="000829DF">
            <w:pPr>
              <w:spacing w:beforeLines="60" w:before="144" w:afterLines="60" w:after="144" w:line="276" w:lineRule="auto"/>
              <w:rPr>
                <w:rFonts w:ascii="Times New Roman" w:hAnsi="Times New Roman" w:cs="Times New Roman"/>
              </w:rPr>
            </w:pPr>
          </w:p>
          <w:p w14:paraId="1E6D846E" w14:textId="77777777" w:rsidR="000829DF" w:rsidRDefault="000829DF">
            <w:pPr>
              <w:spacing w:beforeLines="60" w:before="144" w:afterLines="60" w:after="144" w:line="276" w:lineRule="auto"/>
              <w:rPr>
                <w:rFonts w:ascii="Times New Roman" w:hAnsi="Times New Roman" w:cs="Times New Roman"/>
              </w:rPr>
            </w:pPr>
          </w:p>
          <w:p w14:paraId="6A7E2622" w14:textId="77777777" w:rsidR="000829DF" w:rsidRDefault="000829DF">
            <w:pPr>
              <w:spacing w:beforeLines="60" w:before="144" w:afterLines="60" w:after="144" w:line="276" w:lineRule="auto"/>
              <w:rPr>
                <w:rFonts w:ascii="Times New Roman" w:hAnsi="Times New Roman" w:cs="Times New Roman"/>
              </w:rPr>
            </w:pPr>
            <w:r>
              <w:rPr>
                <w:rFonts w:ascii="Times New Roman" w:hAnsi="Times New Roman" w:cs="Times New Roman"/>
              </w:rPr>
              <w:t>______________________________</w:t>
            </w:r>
          </w:p>
          <w:p w14:paraId="0489CCB5" w14:textId="77777777" w:rsidR="000829DF" w:rsidRDefault="000829DF">
            <w:pPr>
              <w:spacing w:beforeLines="60" w:before="144" w:afterLines="60" w:after="144" w:line="276" w:lineRule="auto"/>
              <w:rPr>
                <w:rFonts w:ascii="Times New Roman" w:hAnsi="Times New Roman" w:cs="Times New Roman"/>
              </w:rPr>
            </w:pPr>
            <w:r>
              <w:rPr>
                <w:rFonts w:ascii="Times New Roman" w:hAnsi="Times New Roman" w:cs="Times New Roman"/>
              </w:rPr>
              <w:t>Party’s Signature</w:t>
            </w:r>
          </w:p>
          <w:p w14:paraId="357EF3E0" w14:textId="77777777" w:rsidR="000829DF" w:rsidRDefault="000829DF">
            <w:pPr>
              <w:spacing w:beforeLines="60" w:before="144" w:afterLines="60" w:after="144" w:line="276" w:lineRule="auto"/>
              <w:rPr>
                <w:rFonts w:ascii="Times New Roman" w:hAnsi="Times New Roman" w:cs="Times New Roman"/>
              </w:rPr>
            </w:pPr>
            <w:r>
              <w:rPr>
                <w:rFonts w:ascii="Times New Roman" w:hAnsi="Times New Roman" w:cs="Times New Roman"/>
              </w:rPr>
              <w:t>Name:</w:t>
            </w:r>
          </w:p>
          <w:p w14:paraId="625EB416" w14:textId="77777777" w:rsidR="000829DF" w:rsidRDefault="000829DF">
            <w:pPr>
              <w:spacing w:beforeLines="60" w:before="144" w:afterLines="60" w:after="144" w:line="276" w:lineRule="auto"/>
              <w:rPr>
                <w:rFonts w:ascii="Times New Roman" w:hAnsi="Times New Roman" w:cs="Times New Roman"/>
              </w:rPr>
            </w:pPr>
            <w:r>
              <w:rPr>
                <w:rFonts w:ascii="Times New Roman" w:hAnsi="Times New Roman" w:cs="Times New Roman"/>
              </w:rPr>
              <w:t>NRIC / Passport no.:</w:t>
            </w:r>
          </w:p>
          <w:p w14:paraId="662F966B" w14:textId="77777777" w:rsidR="000829DF" w:rsidRDefault="000829DF">
            <w:pPr>
              <w:spacing w:before="0" w:after="0" w:line="276" w:lineRule="auto"/>
              <w:jc w:val="both"/>
              <w:rPr>
                <w:rFonts w:ascii="Times New Roman" w:hAnsi="Times New Roman" w:cs="Times New Roman"/>
                <w:b/>
              </w:rPr>
            </w:pPr>
            <w:r>
              <w:rPr>
                <w:rFonts w:ascii="Times New Roman" w:hAnsi="Times New Roman" w:cs="Times New Roman"/>
              </w:rPr>
              <w:t>Date:</w:t>
            </w:r>
          </w:p>
        </w:tc>
      </w:tr>
    </w:tbl>
    <w:p w14:paraId="070A83BF" w14:textId="77777777" w:rsidR="000829DF" w:rsidRDefault="000829DF" w:rsidP="000829DF">
      <w:pPr>
        <w:spacing w:after="0" w:line="276" w:lineRule="auto"/>
        <w:ind w:left="567" w:hanging="567"/>
        <w:jc w:val="both"/>
        <w:divId w:val="2116439976"/>
        <w:rPr>
          <w:rFonts w:ascii="Times New Roman" w:hAnsi="Times New Roman" w:cs="Times New Roman"/>
        </w:rPr>
      </w:pPr>
    </w:p>
    <w:p w14:paraId="43EB6DC7" w14:textId="77777777" w:rsidR="00D856F1" w:rsidRDefault="00D856F1" w:rsidP="00D856F1">
      <w:pPr>
        <w:spacing w:after="0" w:line="276" w:lineRule="auto"/>
        <w:ind w:left="567" w:hanging="567"/>
        <w:jc w:val="both"/>
        <w:divId w:val="2116439976"/>
        <w:rPr>
          <w:rFonts w:ascii="Times New Roman" w:hAnsi="Times New Roman" w:cs="Times New Roman"/>
        </w:rPr>
      </w:pPr>
    </w:p>
    <w:p w14:paraId="39DF3998" w14:textId="77777777" w:rsidR="00D856F1" w:rsidRPr="00A92475" w:rsidRDefault="00D856F1" w:rsidP="00D856F1">
      <w:pPr>
        <w:divId w:val="2116439976"/>
        <w:rPr>
          <w:rFonts w:ascii="Times New Roman" w:hAnsi="Times New Roman" w:cs="Times New Roman"/>
        </w:rPr>
      </w:pPr>
    </w:p>
    <w:p w14:paraId="6970E8E1" w14:textId="209F91BD" w:rsidR="00AB5527" w:rsidRPr="00AB5527" w:rsidRDefault="00AB5527" w:rsidP="00F258CF">
      <w:pPr>
        <w:spacing w:before="0" w:after="200" w:line="276" w:lineRule="auto"/>
        <w:ind w:hanging="1134"/>
        <w:jc w:val="center"/>
        <w:divId w:val="2116439976"/>
        <w:rPr>
          <w:rFonts w:ascii="Times New Roman" w:hAnsi="Times New Roman" w:cs="Times New Roman"/>
          <w:szCs w:val="20"/>
          <w:lang w:val="en-GB" w:eastAsia="zh-CN"/>
        </w:rPr>
      </w:pPr>
    </w:p>
    <w:p w14:paraId="2BA2F959" w14:textId="24A6CCC3" w:rsidR="00AB5527" w:rsidRDefault="00AB5527" w:rsidP="00F258CF">
      <w:pPr>
        <w:spacing w:before="0" w:after="200" w:line="276" w:lineRule="auto"/>
        <w:ind w:hanging="993"/>
        <w:jc w:val="center"/>
        <w:divId w:val="2116439976"/>
        <w:rPr>
          <w:rFonts w:ascii="Times New Roman" w:hAnsi="Times New Roman" w:cs="Times New Roman"/>
          <w:i/>
          <w:szCs w:val="20"/>
          <w:lang w:val="en-GB" w:eastAsia="zh-CN"/>
        </w:rPr>
      </w:pP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0E391B98" w14:textId="64B3AB48" w:rsidR="00D67A36" w:rsidRDefault="00D67A36" w:rsidP="00D856F1">
      <w:pPr>
        <w:spacing w:before="0" w:after="200" w:line="276" w:lineRule="auto"/>
        <w:divId w:val="2116439976"/>
        <w:rPr>
          <w:rFonts w:ascii="Times New Roman" w:hAnsi="Times New Roman" w:cs="Times New Roman"/>
          <w:i/>
          <w:szCs w:val="20"/>
          <w:lang w:val="en-GB" w:eastAsia="zh-CN"/>
        </w:rPr>
      </w:pPr>
    </w:p>
    <w:p w14:paraId="5BBEC4B8" w14:textId="77777777" w:rsidR="000829DF" w:rsidRDefault="000829DF" w:rsidP="00D856F1">
      <w:pPr>
        <w:spacing w:before="0" w:after="200" w:line="276" w:lineRule="auto"/>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65" w:name="_Toc66445358"/>
            <w:bookmarkStart w:id="166" w:name="_Toc81709915"/>
            <w:bookmarkStart w:id="167" w:name="_Toc81710640"/>
            <w:bookmarkStart w:id="168" w:name="_Toc81717549"/>
            <w:bookmarkStart w:id="169" w:name="_Toc122854423"/>
            <w:bookmarkStart w:id="170" w:name="_Toc122854803"/>
            <w:bookmarkStart w:id="171"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65"/>
            <w:bookmarkEnd w:id="166"/>
            <w:bookmarkEnd w:id="167"/>
            <w:bookmarkEnd w:id="168"/>
            <w:bookmarkEnd w:id="169"/>
            <w:bookmarkEnd w:id="170"/>
            <w:bookmarkEnd w:id="171"/>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immovable properties situated locally or overseas</w:t>
      </w:r>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if you own any other assets, savings or investments not listed thus far (e.g.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0"/>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6172E9">
      <w:pPr>
        <w:numPr>
          <w:ilvl w:val="0"/>
          <w:numId w:val="98"/>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6172E9">
      <w:pPr>
        <w:numPr>
          <w:ilvl w:val="0"/>
          <w:numId w:val="98"/>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6172E9">
      <w:pPr>
        <w:numPr>
          <w:ilvl w:val="0"/>
          <w:numId w:val="98"/>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6172E9">
      <w:pPr>
        <w:numPr>
          <w:ilvl w:val="0"/>
          <w:numId w:val="100"/>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immovable properties situated locally or overseas</w:t>
      </w:r>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the Company’s bank accounts</w:t>
      </w:r>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72" w:name="_Toc243995885"/>
            <w:r w:rsidRPr="00267633">
              <w:rPr>
                <w:rFonts w:ascii="Times New Roman" w:hAnsi="Times New Roman"/>
                <w:bCs/>
                <w:iCs/>
                <w:spacing w:val="-3"/>
                <w:lang w:val="en-GB" w:eastAsia="zh-CN"/>
              </w:rPr>
              <w:t xml:space="preserve">FORM </w:t>
            </w:r>
            <w:bookmarkEnd w:id="172"/>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3" w:name="_Toc243995886"/>
      <w:r w:rsidRPr="00267633">
        <w:rPr>
          <w:rFonts w:ascii="Times New Roman" w:hAnsi="Times New Roman"/>
          <w:bCs/>
          <w:iCs/>
          <w:sz w:val="22"/>
          <w:szCs w:val="22"/>
          <w:lang w:val="en-GB" w:eastAsia="zh-CN"/>
        </w:rPr>
        <w:t>Para 131</w:t>
      </w:r>
    </w:p>
    <w:bookmarkEnd w:id="173"/>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1"/>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2DFF3DDE"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33F539E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C0AE6FD"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194C1E5A"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6172E9">
            <w:pPr>
              <w:numPr>
                <w:ilvl w:val="0"/>
                <w:numId w:val="6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1F5DE676"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05EFD14"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2"/>
          <w:headerReference w:type="default" r:id="rId2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4" w:name="_Toc243995887"/>
            <w:r w:rsidRPr="00267633">
              <w:rPr>
                <w:rFonts w:ascii="Times New Roman" w:hAnsi="Times New Roman"/>
                <w:bCs/>
                <w:iCs/>
                <w:spacing w:val="-3"/>
                <w:szCs w:val="28"/>
                <w:lang w:val="en-GB" w:eastAsia="zh-CN"/>
              </w:rPr>
              <w:t xml:space="preserve">FORM </w:t>
            </w:r>
            <w:bookmarkEnd w:id="174"/>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5" w:name="_Toc243995888"/>
      <w:r w:rsidRPr="00267633">
        <w:rPr>
          <w:rFonts w:ascii="Times New Roman" w:hAnsi="Times New Roman"/>
          <w:bCs/>
          <w:iCs/>
          <w:sz w:val="22"/>
          <w:szCs w:val="22"/>
          <w:lang w:val="en-GB" w:eastAsia="zh-CN"/>
        </w:rPr>
        <w:t>Para 131</w:t>
      </w:r>
    </w:p>
    <w:bookmarkEnd w:id="175"/>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61B183F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21F96A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5671CF1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21C45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7CFCF527"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0F55D8C6"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76" w:name="_Toc122854431"/>
            <w:bookmarkStart w:id="177" w:name="_Toc122854811"/>
            <w:bookmarkStart w:id="178" w:name="_Toc243995889"/>
            <w:r w:rsidRPr="00267633">
              <w:rPr>
                <w:rFonts w:ascii="Times New Roman" w:hAnsi="Times New Roman"/>
                <w:bCs/>
                <w:iCs/>
                <w:spacing w:val="-3"/>
                <w:szCs w:val="28"/>
                <w:lang w:val="en-US" w:eastAsia="zh-CN"/>
              </w:rPr>
              <w:t xml:space="preserve">FORM </w:t>
            </w:r>
            <w:bookmarkEnd w:id="176"/>
            <w:bookmarkEnd w:id="177"/>
            <w:bookmarkEnd w:id="178"/>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79" w:name="_Toc122854432"/>
      <w:bookmarkStart w:id="180" w:name="_Toc122854812"/>
      <w:bookmarkStart w:id="181" w:name="_Toc243995890"/>
      <w:r w:rsidRPr="00267633">
        <w:rPr>
          <w:rFonts w:ascii="Times New Roman" w:hAnsi="Times New Roman"/>
          <w:bCs/>
          <w:iCs/>
          <w:sz w:val="22"/>
          <w:szCs w:val="22"/>
          <w:lang w:val="en-US" w:eastAsia="zh-CN"/>
        </w:rPr>
        <w:t>Para 131</w:t>
      </w:r>
      <w:bookmarkEnd w:id="179"/>
      <w:bookmarkEnd w:id="180"/>
      <w:bookmarkEnd w:id="181"/>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669CD2B4"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94C20C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1E021908"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5186FC6E"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51C24EF2"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65B7CAC"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82" w:name="_Toc122854433"/>
            <w:bookmarkStart w:id="183" w:name="_Toc122854813"/>
            <w:bookmarkStart w:id="184" w:name="_Toc243995891"/>
            <w:r w:rsidRPr="00267633">
              <w:rPr>
                <w:rFonts w:ascii="Times New Roman" w:hAnsi="Times New Roman"/>
                <w:bCs/>
                <w:iCs/>
                <w:spacing w:val="-3"/>
                <w:szCs w:val="28"/>
                <w:lang w:val="en-US" w:eastAsia="zh-CN"/>
              </w:rPr>
              <w:t xml:space="preserve">FORM </w:t>
            </w:r>
            <w:bookmarkEnd w:id="182"/>
            <w:bookmarkEnd w:id="183"/>
            <w:bookmarkEnd w:id="184"/>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85" w:name="_Toc122854434"/>
      <w:bookmarkStart w:id="186" w:name="_Toc122854814"/>
      <w:bookmarkStart w:id="187" w:name="_Toc243995892"/>
      <w:r w:rsidRPr="00267633">
        <w:rPr>
          <w:rFonts w:ascii="Times New Roman" w:hAnsi="Times New Roman"/>
          <w:b/>
          <w:bCs/>
          <w:iCs/>
          <w:spacing w:val="-3"/>
          <w:szCs w:val="28"/>
          <w:lang w:val="en-US" w:eastAsia="zh-CN"/>
        </w:rPr>
        <w:t>NOTICE OF DISPUTE ON BILL OF COSTS</w:t>
      </w:r>
      <w:bookmarkEnd w:id="185"/>
      <w:bookmarkEnd w:id="186"/>
      <w:bookmarkEnd w:id="187"/>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xml:space="preserve">), as an authorised user to administer the service on behalf of my law practice. The </w:t>
      </w:r>
      <w:proofErr w:type="spellStart"/>
      <w:r w:rsidRPr="00267633">
        <w:rPr>
          <w:rFonts w:ascii="Times New Roman" w:eastAsia="Calibri" w:hAnsi="Times New Roman" w:cs="Times New Roman"/>
          <w:lang w:val="en-GB" w:eastAsia="en-GB"/>
        </w:rPr>
        <w:t>SingPass</w:t>
      </w:r>
      <w:proofErr w:type="spellEnd"/>
      <w:r w:rsidRPr="00267633">
        <w:rPr>
          <w:rFonts w:ascii="Times New Roman" w:eastAsia="Calibri" w:hAnsi="Times New Roman" w:cs="Times New Roman"/>
          <w:lang w:val="en-GB" w:eastAsia="en-GB"/>
        </w:rPr>
        <w:t xml:space="preserve">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 xml:space="preserve">The duly completed application form and subscriber agreement with the designated electronic filing service provider, </w:t>
      </w:r>
      <w:proofErr w:type="spellStart"/>
      <w:r w:rsidR="00267633" w:rsidRPr="00267633">
        <w:rPr>
          <w:rFonts w:ascii="Times New Roman" w:eastAsia="Calibri" w:hAnsi="Times New Roman" w:cs="Times New Roman"/>
          <w:lang w:val="en-GB" w:eastAsia="en-GB"/>
        </w:rPr>
        <w:t>CrimsonLogic</w:t>
      </w:r>
      <w:proofErr w:type="spellEnd"/>
      <w:r w:rsidR="00267633" w:rsidRPr="00267633">
        <w:rPr>
          <w:rFonts w:ascii="Times New Roman" w:eastAsia="Calibri" w:hAnsi="Times New Roman" w:cs="Times New Roman"/>
          <w:lang w:val="en-GB" w:eastAsia="en-GB"/>
        </w:rPr>
        <w:t xml:space="preserve"> Pte Ltd, for the use of the electronic filing service, </w:t>
      </w:r>
      <w:proofErr w:type="spellStart"/>
      <w:r w:rsidR="00267633" w:rsidRPr="00267633">
        <w:rPr>
          <w:rFonts w:ascii="Times New Roman" w:eastAsia="Calibri" w:hAnsi="Times New Roman" w:cs="Times New Roman"/>
          <w:lang w:val="en-GB" w:eastAsia="en-GB"/>
        </w:rPr>
        <w:t>eLitigation</w:t>
      </w:r>
      <w:proofErr w:type="spellEnd"/>
      <w:r w:rsidR="00267633" w:rsidRPr="0026763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88" w:name="form23"/>
            <w:bookmarkEnd w:id="188"/>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89" w:name="_Toc66445380"/>
      <w:bookmarkStart w:id="190" w:name="_Toc81709937"/>
      <w:bookmarkStart w:id="191" w:name="_Toc81710662"/>
      <w:bookmarkStart w:id="192" w:name="_Toc81717568"/>
      <w:bookmarkStart w:id="193" w:name="_Toc122854448"/>
      <w:bookmarkStart w:id="194" w:name="_Toc122854828"/>
      <w:bookmarkStart w:id="195" w:name="_Toc243995906"/>
      <w:r w:rsidRPr="00267633">
        <w:rPr>
          <w:rFonts w:ascii="Times New Roman" w:hAnsi="Times New Roman"/>
          <w:bCs/>
          <w:iCs/>
          <w:spacing w:val="-3"/>
          <w:szCs w:val="28"/>
          <w:lang w:val="en-GB" w:eastAsia="zh-CN"/>
        </w:rPr>
        <w:lastRenderedPageBreak/>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89"/>
      <w:bookmarkEnd w:id="190"/>
      <w:bookmarkEnd w:id="191"/>
      <w:bookmarkEnd w:id="192"/>
      <w:bookmarkEnd w:id="193"/>
      <w:bookmarkEnd w:id="194"/>
      <w:bookmarkEnd w:id="195"/>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96" w:name="Form_259"/>
            <w:bookmarkEnd w:id="196"/>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roofErr w:type="gramStart"/>
      <w:r w:rsidRPr="007C2EA0">
        <w:rPr>
          <w:rFonts w:ascii="Times New Roman" w:hAnsi="Times New Roman" w:cs="Times New Roman"/>
          <w:color w:val="000000"/>
          <w:lang w:val="en-US" w:eastAsia="en-GB"/>
        </w:rPr>
        <w:t>*;</w:t>
      </w:r>
      <w:proofErr w:type="gramEnd"/>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roofErr w:type="gramStart"/>
      <w:r w:rsidRPr="007C2EA0">
        <w:rPr>
          <w:rFonts w:ascii="Times New Roman" w:hAnsi="Times New Roman" w:cs="Times New Roman"/>
          <w:color w:val="000000"/>
          <w:lang w:val="en-US" w:eastAsia="en-GB"/>
        </w:rPr>
        <w:t>*;</w:t>
      </w:r>
      <w:proofErr w:type="gramEnd"/>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w:t>
      </w:r>
      <w:proofErr w:type="gramStart"/>
      <w:r w:rsidRPr="007C2EA0">
        <w:rPr>
          <w:rFonts w:ascii="Times New Roman" w:hAnsi="Times New Roman" w:cs="Times New Roman"/>
          <w:color w:val="000000"/>
          <w:lang w:val="en-US" w:eastAsia="en-GB"/>
        </w:rPr>
        <w:t>_</w:t>
      </w:r>
      <w:r w:rsidRPr="007C2EA0">
        <w:rPr>
          <w:rFonts w:ascii="Times New Roman" w:hAnsi="Times New Roman" w:cs="Times New Roman"/>
          <w:color w:val="000000"/>
          <w:u w:val="single"/>
          <w:lang w:val="en-US" w:eastAsia="en-GB"/>
        </w:rPr>
        <w:t>(</w:t>
      </w:r>
      <w:proofErr w:type="gramEnd"/>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roofErr w:type="gramStart"/>
      <w:r w:rsidRPr="007C2EA0">
        <w:rPr>
          <w:rFonts w:ascii="Times New Roman" w:eastAsia="Calibri" w:hAnsi="Times New Roman" w:cs="Times New Roman"/>
          <w:lang w:val="en-GB" w:eastAsia="en-GB"/>
        </w:rPr>
        <w:t>Date :</w:t>
      </w:r>
      <w:proofErr w:type="gramEnd"/>
      <w:r w:rsidRPr="007C2EA0">
        <w:rPr>
          <w:rFonts w:ascii="Times New Roman" w:eastAsia="Calibri" w:hAnsi="Times New Roman" w:cs="Times New Roman"/>
          <w:lang w:val="en-GB" w:eastAsia="en-GB"/>
        </w:rPr>
        <w:t xml:space="preserve">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proofErr w:type="spellStart"/>
      <w:r w:rsidRPr="00267633">
        <w:rPr>
          <w:rFonts w:ascii="Times New Roman" w:hAnsi="Times New Roman" w:cs="Times New Roman"/>
          <w:b/>
          <w:sz w:val="20"/>
          <w:szCs w:val="20"/>
          <w:lang w:val="en-US" w:eastAsia="zh-CN"/>
        </w:rPr>
        <w:t>LawNet</w:t>
      </w:r>
      <w:proofErr w:type="spellEnd"/>
      <w:r w:rsidRPr="00267633">
        <w:rPr>
          <w:rFonts w:ascii="Times New Roman" w:hAnsi="Times New Roman" w:cs="Times New Roman"/>
          <w:b/>
          <w:sz w:val="20"/>
          <w:szCs w:val="20"/>
          <w:lang w:val="en-US" w:eastAsia="zh-CN"/>
        </w:rPr>
        <w:t xml:space="preserve"> &amp; </w:t>
      </w:r>
      <w:proofErr w:type="spellStart"/>
      <w:r w:rsidRPr="00267633">
        <w:rPr>
          <w:rFonts w:ascii="Times New Roman" w:hAnsi="Times New Roman" w:cs="Times New Roman"/>
          <w:b/>
          <w:sz w:val="20"/>
          <w:szCs w:val="20"/>
          <w:lang w:val="en-US" w:eastAsia="zh-CN"/>
        </w:rPr>
        <w:t>CrimsonLogic</w:t>
      </w:r>
      <w:proofErr w:type="spellEnd"/>
      <w:r w:rsidRPr="00267633">
        <w:rPr>
          <w:rFonts w:ascii="Times New Roman" w:hAnsi="Times New Roman" w:cs="Times New Roman"/>
          <w:b/>
          <w:sz w:val="20"/>
          <w:szCs w:val="20"/>
          <w:lang w:val="en-US" w:eastAsia="zh-CN"/>
        </w:rPr>
        <w:t xml:space="preserve">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521603896"/>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0691798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6172E9">
      <w:pPr>
        <w:keepNext/>
        <w:keepLines/>
        <w:numPr>
          <w:ilvl w:val="0"/>
          <w:numId w:val="25"/>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4"/>
          <w:headerReference w:type="default" r:id="rId25"/>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97" w:name="Form261"/>
            <w:bookmarkEnd w:id="197"/>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495536349"/>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81670702"/>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09C8F354"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6172E9">
      <w:pPr>
        <w:pStyle w:val="ListParagraph"/>
        <w:numPr>
          <w:ilvl w:val="0"/>
          <w:numId w:val="113"/>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1D25F2E0"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COURT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4A7078F8"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 or the </w:t>
      </w:r>
      <w:r w:rsidR="00681E46" w:rsidRPr="00681E46">
        <w:rPr>
          <w:rFonts w:ascii="Times New Roman" w:hAnsi="Times New Roman" w:cs="Times New Roman"/>
          <w:lang w:val="en-US" w:eastAsia="zh-CN"/>
        </w:rPr>
        <w:t xml:space="preserve">Family Division of the </w:t>
      </w:r>
      <w:r w:rsidRPr="00267633">
        <w:rPr>
          <w:rFonts w:ascii="Times New Roman" w:hAnsi="Times New Roman" w:cs="Times New Roman"/>
          <w:lang w:val="en-US" w:eastAsia="zh-CN"/>
        </w:rPr>
        <w:t>High Court.</w:t>
      </w:r>
    </w:p>
    <w:p w14:paraId="6F3313E6"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98" w:name="Form264"/>
            <w:bookmarkEnd w:id="198"/>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6172E9">
      <w:pPr>
        <w:numPr>
          <w:ilvl w:val="0"/>
          <w:numId w:val="23"/>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6172E9">
      <w:pPr>
        <w:numPr>
          <w:ilvl w:val="0"/>
          <w:numId w:val="23"/>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6172E9">
      <w:pPr>
        <w:numPr>
          <w:ilvl w:val="0"/>
          <w:numId w:val="23"/>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6172E9">
      <w:pPr>
        <w:numPr>
          <w:ilvl w:val="0"/>
          <w:numId w:val="23"/>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1E61EE40"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w:t>
      </w:r>
      <w:r w:rsidR="00C1644D" w:rsidRPr="00C1644D">
        <w:rPr>
          <w:rFonts w:ascii="Times New Roman" w:hAnsi="Times New Roman" w:cs="Times New Roman"/>
          <w:b/>
        </w:rPr>
        <w:t xml:space="preserve">Video Conference Facilities </w:t>
      </w:r>
      <w:r w:rsidRPr="005B293D">
        <w:rPr>
          <w:rFonts w:ascii="Times New Roman" w:hAnsi="Times New Roman" w:cs="Times New Roman"/>
          <w:b/>
        </w:rPr>
        <w:t xml:space="preserve">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11490FE0"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w:t>
      </w:r>
      <w:r w:rsidR="00C1644D" w:rsidRPr="00C1644D">
        <w:rPr>
          <w:rFonts w:ascii="Times New Roman" w:hAnsi="Times New Roman" w:cs="Times New Roman"/>
        </w:rPr>
        <w:t>VC Facilities</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59845904" w:rsidR="00B4715E" w:rsidRPr="005B293D" w:rsidRDefault="00B4715E" w:rsidP="006172E9">
      <w:pPr>
        <w:pStyle w:val="ListParagraph"/>
        <w:numPr>
          <w:ilvl w:val="0"/>
          <w:numId w:val="115"/>
        </w:numPr>
        <w:ind w:left="0" w:firstLine="0"/>
        <w:contextualSpacing/>
        <w:divId w:val="2116439976"/>
        <w:rPr>
          <w:sz w:val="24"/>
          <w:szCs w:val="24"/>
        </w:rPr>
      </w:pPr>
      <w:r w:rsidRPr="005B293D">
        <w:rPr>
          <w:sz w:val="24"/>
          <w:szCs w:val="24"/>
        </w:rPr>
        <w:t xml:space="preserve">Date(s) and time when use of </w:t>
      </w:r>
      <w:r w:rsidR="00C1644D" w:rsidRPr="00C1644D">
        <w:rPr>
          <w:sz w:val="24"/>
          <w:szCs w:val="24"/>
        </w:rPr>
        <w:t xml:space="preserve">VC Facilities </w:t>
      </w:r>
      <w:r w:rsidRPr="005B293D">
        <w:rPr>
          <w:sz w:val="24"/>
          <w:szCs w:val="24"/>
        </w:rPr>
        <w:t>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C1644D">
            <w:pPr>
              <w:pStyle w:val="ListParagraph"/>
              <w:ind w:left="426"/>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w:t>
            </w:r>
            <w:proofErr w:type="gramStart"/>
            <w:r w:rsidRPr="0080319E">
              <w:rPr>
                <w:rFonts w:eastAsia="SimSun"/>
                <w:sz w:val="24"/>
                <w:szCs w:val="24"/>
              </w:rPr>
              <w:t>state</w:t>
            </w:r>
            <w:proofErr w:type="gramEnd"/>
            <w:r w:rsidRPr="0080319E">
              <w:rPr>
                <w:rFonts w:eastAsia="SimSun"/>
                <w:sz w:val="24"/>
                <w:szCs w:val="24"/>
              </w:rPr>
              <w:t xml:space="preserv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1B924CF2" w:rsidR="00B4715E" w:rsidRPr="0080319E" w:rsidRDefault="00B4715E" w:rsidP="00AB313B">
            <w:pPr>
              <w:pStyle w:val="ListParagraph"/>
              <w:numPr>
                <w:ilvl w:val="0"/>
                <w:numId w:val="116"/>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AB313B">
            <w:pPr>
              <w:pStyle w:val="ListParagraph"/>
              <w:numPr>
                <w:ilvl w:val="0"/>
                <w:numId w:val="118"/>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AB313B">
            <w:pPr>
              <w:pStyle w:val="ListParagraph"/>
              <w:numPr>
                <w:ilvl w:val="0"/>
                <w:numId w:val="118"/>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C1644D" w:rsidRPr="005B293D" w14:paraId="01BB2F0B" w14:textId="77777777" w:rsidTr="0080319E">
        <w:trPr>
          <w:divId w:val="2116439976"/>
        </w:trPr>
        <w:tc>
          <w:tcPr>
            <w:tcW w:w="7694" w:type="dxa"/>
            <w:shd w:val="clear" w:color="auto" w:fill="auto"/>
          </w:tcPr>
          <w:p w14:paraId="7553F0DF" w14:textId="4E45E898" w:rsidR="00C1644D" w:rsidRPr="0080319E" w:rsidRDefault="00C1644D" w:rsidP="00AB313B">
            <w:pPr>
              <w:pStyle w:val="ListParagraph"/>
              <w:numPr>
                <w:ilvl w:val="0"/>
                <w:numId w:val="118"/>
              </w:numPr>
              <w:ind w:left="426" w:firstLine="0"/>
              <w:contextualSpacing/>
              <w:rPr>
                <w:rFonts w:eastAsia="SimSun"/>
                <w:sz w:val="24"/>
                <w:szCs w:val="24"/>
              </w:rPr>
            </w:pPr>
            <w:r w:rsidRPr="00C1644D">
              <w:rPr>
                <w:rFonts w:eastAsia="SimSun"/>
                <w:sz w:val="24"/>
                <w:szCs w:val="24"/>
              </w:rPr>
              <w:t>Recording of voices and actions (e.g., annotations on image or on google maps)</w:t>
            </w:r>
          </w:p>
        </w:tc>
        <w:tc>
          <w:tcPr>
            <w:tcW w:w="1322" w:type="dxa"/>
            <w:shd w:val="clear" w:color="auto" w:fill="auto"/>
          </w:tcPr>
          <w:p w14:paraId="304C7F44" w14:textId="77777777" w:rsidR="00C1644D" w:rsidRPr="0080319E" w:rsidRDefault="00C1644D" w:rsidP="0080319E">
            <w:pPr>
              <w:spacing w:before="0" w:after="0" w:line="240" w:lineRule="auto"/>
              <w:rPr>
                <w:rFonts w:ascii="Times New Roman" w:eastAsia="SimSun" w:hAnsi="Times New Roman" w:cs="Times New Roman"/>
              </w:rPr>
            </w:pPr>
          </w:p>
        </w:tc>
      </w:tr>
      <w:tr w:rsidR="00C1644D" w:rsidRPr="005B293D" w14:paraId="0536F80A" w14:textId="77777777" w:rsidTr="0080319E">
        <w:trPr>
          <w:divId w:val="2116439976"/>
        </w:trPr>
        <w:tc>
          <w:tcPr>
            <w:tcW w:w="7694" w:type="dxa"/>
            <w:shd w:val="clear" w:color="auto" w:fill="auto"/>
          </w:tcPr>
          <w:p w14:paraId="69F1125D" w14:textId="3AA55C07" w:rsidR="00C1644D" w:rsidRPr="0080319E" w:rsidRDefault="00C1644D" w:rsidP="00AB313B">
            <w:pPr>
              <w:pStyle w:val="ListParagraph"/>
              <w:numPr>
                <w:ilvl w:val="0"/>
                <w:numId w:val="118"/>
              </w:numPr>
              <w:ind w:left="426" w:firstLine="0"/>
              <w:contextualSpacing/>
              <w:rPr>
                <w:rFonts w:eastAsia="SimSun"/>
                <w:sz w:val="24"/>
                <w:szCs w:val="24"/>
              </w:rPr>
            </w:pPr>
            <w:r w:rsidRPr="00C1644D">
              <w:rPr>
                <w:rFonts w:eastAsia="SimSun"/>
                <w:sz w:val="24"/>
                <w:szCs w:val="24"/>
              </w:rPr>
              <w:t>Multi-format disc player (which allows the playback of DVD-audio, DVD-video, DVDRAM, DVD-R, CD, CD-R/RW and SVCD media)</w:t>
            </w:r>
          </w:p>
        </w:tc>
        <w:tc>
          <w:tcPr>
            <w:tcW w:w="1322" w:type="dxa"/>
            <w:shd w:val="clear" w:color="auto" w:fill="auto"/>
          </w:tcPr>
          <w:p w14:paraId="605A59E1" w14:textId="77777777" w:rsidR="00C1644D" w:rsidRPr="0080319E" w:rsidRDefault="00C1644D"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5B3BD8DD" w:rsidR="00B4715E" w:rsidRPr="0080319E" w:rsidRDefault="00B4715E" w:rsidP="00AB313B">
            <w:pPr>
              <w:pStyle w:val="ListParagraph"/>
              <w:numPr>
                <w:ilvl w:val="0"/>
                <w:numId w:val="116"/>
              </w:numPr>
              <w:tabs>
                <w:tab w:val="left" w:pos="426"/>
              </w:tabs>
              <w:ind w:left="426" w:firstLine="0"/>
              <w:contextualSpacing/>
              <w:rPr>
                <w:rFonts w:eastAsia="SimSun"/>
                <w:sz w:val="24"/>
                <w:szCs w:val="24"/>
              </w:rPr>
            </w:pPr>
            <w:r w:rsidRPr="0080319E">
              <w:rPr>
                <w:rFonts w:eastAsia="SimSun"/>
                <w:b/>
                <w:sz w:val="24"/>
                <w:szCs w:val="24"/>
              </w:rPr>
              <w:t xml:space="preserve">Audio </w:t>
            </w:r>
            <w:r w:rsidR="00C1644D" w:rsidRPr="00C1644D">
              <w:rPr>
                <w:rFonts w:eastAsia="SimSun"/>
                <w:b/>
                <w:sz w:val="24"/>
                <w:szCs w:val="24"/>
              </w:rPr>
              <w:t>Visual Projection Facility</w:t>
            </w:r>
          </w:p>
        </w:tc>
      </w:tr>
      <w:tr w:rsidR="0080319E" w:rsidRPr="005B293D" w14:paraId="418AE47A" w14:textId="77777777" w:rsidTr="0080319E">
        <w:trPr>
          <w:divId w:val="2116439976"/>
        </w:trPr>
        <w:tc>
          <w:tcPr>
            <w:tcW w:w="9016" w:type="dxa"/>
            <w:gridSpan w:val="2"/>
            <w:shd w:val="clear" w:color="auto" w:fill="auto"/>
          </w:tcPr>
          <w:p w14:paraId="6B9801D3" w14:textId="787D065E" w:rsidR="00B4715E" w:rsidRPr="0080319E" w:rsidRDefault="00B4715E" w:rsidP="00AB313B">
            <w:pPr>
              <w:pStyle w:val="ListParagraph"/>
              <w:numPr>
                <w:ilvl w:val="0"/>
                <w:numId w:val="116"/>
              </w:numPr>
              <w:tabs>
                <w:tab w:val="left" w:pos="426"/>
              </w:tabs>
              <w:ind w:left="426" w:firstLine="0"/>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AB313B">
            <w:pPr>
              <w:pStyle w:val="ListParagraph"/>
              <w:numPr>
                <w:ilvl w:val="0"/>
                <w:numId w:val="117"/>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68FE2276" w:rsidR="00B4715E" w:rsidRPr="0080319E" w:rsidRDefault="00C1644D" w:rsidP="00AB313B">
            <w:pPr>
              <w:pStyle w:val="ListParagraph"/>
              <w:numPr>
                <w:ilvl w:val="0"/>
                <w:numId w:val="117"/>
              </w:numPr>
              <w:tabs>
                <w:tab w:val="left" w:pos="426"/>
              </w:tabs>
              <w:ind w:left="567" w:firstLine="0"/>
              <w:contextualSpacing/>
              <w:rPr>
                <w:rFonts w:eastAsia="SimSun"/>
                <w:sz w:val="24"/>
                <w:szCs w:val="24"/>
              </w:rPr>
            </w:pPr>
            <w:r w:rsidRPr="00C1644D">
              <w:rPr>
                <w:rFonts w:eastAsia="SimSun"/>
                <w:sz w:val="24"/>
                <w:szCs w:val="24"/>
                <w:lang w:val="en-SG"/>
              </w:rPr>
              <w:t>Visualiser</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AB313B">
            <w:pPr>
              <w:pStyle w:val="ListParagraph"/>
              <w:numPr>
                <w:ilvl w:val="0"/>
                <w:numId w:val="117"/>
              </w:numPr>
              <w:tabs>
                <w:tab w:val="left" w:pos="426"/>
              </w:tabs>
              <w:ind w:left="567" w:firstLine="0"/>
              <w:contextualSpacing/>
              <w:rPr>
                <w:rFonts w:eastAsia="SimSun"/>
                <w:sz w:val="24"/>
                <w:szCs w:val="24"/>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6F6A4DDD"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99" w:name="form17_A"/>
      <w:bookmarkStart w:id="200" w:name="form17_B"/>
      <w:bookmarkStart w:id="201" w:name="_Hlt454157110"/>
      <w:bookmarkEnd w:id="199"/>
      <w:bookmarkEnd w:id="20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202" w:name="form18"/>
            <w:bookmarkStart w:id="203" w:name="_Toc66445375"/>
            <w:bookmarkStart w:id="204" w:name="_Toc81709932"/>
            <w:bookmarkStart w:id="205" w:name="_Toc81710657"/>
            <w:bookmarkStart w:id="206" w:name="_Toc81717563"/>
            <w:bookmarkStart w:id="207" w:name="_Toc122854443"/>
            <w:bookmarkStart w:id="208" w:name="_Toc122854823"/>
            <w:bookmarkStart w:id="209" w:name="_Toc243995901"/>
            <w:bookmarkEnd w:id="202"/>
            <w:r w:rsidRPr="00267633">
              <w:rPr>
                <w:rFonts w:ascii="Times New Roman" w:hAnsi="Times New Roman"/>
                <w:bCs/>
                <w:iCs/>
                <w:spacing w:val="-3"/>
                <w:szCs w:val="28"/>
                <w:lang w:val="en-GB" w:eastAsia="zh-CN"/>
              </w:rPr>
              <w:t xml:space="preserve">FORM </w:t>
            </w:r>
            <w:bookmarkEnd w:id="203"/>
            <w:bookmarkEnd w:id="204"/>
            <w:bookmarkEnd w:id="205"/>
            <w:bookmarkEnd w:id="206"/>
            <w:bookmarkEnd w:id="207"/>
            <w:bookmarkEnd w:id="208"/>
            <w:bookmarkEnd w:id="209"/>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201"/>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210" w:name="_Toc66445376"/>
      <w:bookmarkStart w:id="211" w:name="_Toc81709933"/>
      <w:bookmarkStart w:id="212" w:name="_Toc81710658"/>
      <w:bookmarkStart w:id="213" w:name="_Toc81717564"/>
      <w:bookmarkStart w:id="214" w:name="_Toc122854444"/>
      <w:bookmarkStart w:id="215" w:name="_Toc122854824"/>
      <w:bookmarkStart w:id="216" w:name="_Toc243995902"/>
      <w:r w:rsidRPr="00267633">
        <w:rPr>
          <w:rFonts w:ascii="Times New Roman" w:hAnsi="Times New Roman"/>
          <w:b/>
          <w:bCs/>
          <w:iCs/>
          <w:spacing w:val="-3"/>
          <w:szCs w:val="28"/>
          <w:lang w:val="en-GB" w:eastAsia="zh-CN"/>
        </w:rPr>
        <w:t>SPECIMEN GOVERNMENT MEDICAL CERTIFICATE</w:t>
      </w:r>
      <w:bookmarkEnd w:id="210"/>
      <w:bookmarkEnd w:id="211"/>
      <w:bookmarkEnd w:id="212"/>
      <w:bookmarkEnd w:id="213"/>
      <w:bookmarkEnd w:id="214"/>
      <w:bookmarkEnd w:id="215"/>
      <w:bookmarkEnd w:id="216"/>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2293AB34" w:rsidR="00267633" w:rsidRPr="00267633" w:rsidRDefault="00681E46" w:rsidP="00681E46">
      <w:pPr>
        <w:keepNext/>
        <w:spacing w:before="240" w:after="60" w:line="240" w:lineRule="auto"/>
        <w:jc w:val="center"/>
        <w:outlineLvl w:val="1"/>
        <w:divId w:val="2116439976"/>
        <w:rPr>
          <w:rFonts w:ascii="Times New Roman" w:hAnsi="Times New Roman"/>
          <w:bCs/>
          <w:iCs/>
          <w:sz w:val="22"/>
          <w:szCs w:val="22"/>
          <w:lang w:val="en-GB" w:eastAsia="zh-CN"/>
        </w:rPr>
      </w:pPr>
      <w:r>
        <w:rPr>
          <w:rFonts w:ascii="Times New Roman" w:hAnsi="Times New Roman"/>
          <w:bCs/>
          <w:iCs/>
          <w:sz w:val="22"/>
          <w:szCs w:val="22"/>
          <w:lang w:val="en-GB" w:eastAsia="zh-CN"/>
        </w:rPr>
        <w:t>(deleted)</w:t>
      </w:r>
    </w:p>
    <w:p w14:paraId="3395877C" w14:textId="4181567F" w:rsidR="00267633" w:rsidRDefault="00267633" w:rsidP="00267633">
      <w:pPr>
        <w:spacing w:before="0" w:after="200" w:line="276" w:lineRule="auto"/>
        <w:divId w:val="2116439976"/>
        <w:rPr>
          <w:rFonts w:ascii="Calibri" w:hAnsi="Calibri" w:cs="Times New Roman"/>
          <w:sz w:val="22"/>
          <w:szCs w:val="22"/>
          <w:lang w:val="en-GB" w:eastAsia="en-GB"/>
        </w:rPr>
      </w:pPr>
    </w:p>
    <w:p w14:paraId="19E00E5F" w14:textId="439409E2" w:rsidR="00681E46" w:rsidRDefault="00681E46" w:rsidP="00267633">
      <w:pPr>
        <w:spacing w:before="0" w:after="200" w:line="276" w:lineRule="auto"/>
        <w:divId w:val="2116439976"/>
        <w:rPr>
          <w:rFonts w:ascii="Calibri" w:hAnsi="Calibri" w:cs="Times New Roman"/>
          <w:sz w:val="22"/>
          <w:szCs w:val="22"/>
          <w:lang w:val="en-GB" w:eastAsia="en-GB"/>
        </w:rPr>
      </w:pPr>
    </w:p>
    <w:p w14:paraId="214C05DC" w14:textId="7C898BD4" w:rsidR="00681E46" w:rsidRDefault="00681E46" w:rsidP="00267633">
      <w:pPr>
        <w:spacing w:before="0" w:after="200" w:line="276" w:lineRule="auto"/>
        <w:divId w:val="2116439976"/>
        <w:rPr>
          <w:rFonts w:ascii="Calibri" w:hAnsi="Calibri" w:cs="Times New Roman"/>
          <w:sz w:val="22"/>
          <w:szCs w:val="22"/>
          <w:lang w:val="en-GB" w:eastAsia="en-GB"/>
        </w:rPr>
      </w:pPr>
    </w:p>
    <w:p w14:paraId="43C64C16" w14:textId="2961BC70" w:rsidR="00681E46" w:rsidRDefault="00681E46" w:rsidP="00267633">
      <w:pPr>
        <w:spacing w:before="0" w:after="200" w:line="276" w:lineRule="auto"/>
        <w:divId w:val="2116439976"/>
        <w:rPr>
          <w:rFonts w:ascii="Calibri" w:hAnsi="Calibri" w:cs="Times New Roman"/>
          <w:sz w:val="22"/>
          <w:szCs w:val="22"/>
          <w:lang w:val="en-GB" w:eastAsia="en-GB"/>
        </w:rPr>
      </w:pPr>
    </w:p>
    <w:p w14:paraId="2586E35D" w14:textId="42CD35FC" w:rsidR="00681E46" w:rsidRDefault="00681E46" w:rsidP="00267633">
      <w:pPr>
        <w:spacing w:before="0" w:after="200" w:line="276" w:lineRule="auto"/>
        <w:divId w:val="2116439976"/>
        <w:rPr>
          <w:rFonts w:ascii="Calibri" w:hAnsi="Calibri" w:cs="Times New Roman"/>
          <w:sz w:val="22"/>
          <w:szCs w:val="22"/>
          <w:lang w:val="en-GB" w:eastAsia="en-GB"/>
        </w:rPr>
      </w:pPr>
    </w:p>
    <w:p w14:paraId="559CDE29" w14:textId="7E03AE05" w:rsidR="00681E46" w:rsidRDefault="00681E46" w:rsidP="00267633">
      <w:pPr>
        <w:spacing w:before="0" w:after="200" w:line="276" w:lineRule="auto"/>
        <w:divId w:val="2116439976"/>
        <w:rPr>
          <w:rFonts w:ascii="Calibri" w:hAnsi="Calibri" w:cs="Times New Roman"/>
          <w:sz w:val="22"/>
          <w:szCs w:val="22"/>
          <w:lang w:val="en-GB" w:eastAsia="en-GB"/>
        </w:rPr>
      </w:pPr>
    </w:p>
    <w:p w14:paraId="6E3801EE" w14:textId="75AEFB13" w:rsidR="00681E46" w:rsidRDefault="00681E46" w:rsidP="00267633">
      <w:pPr>
        <w:spacing w:before="0" w:after="200" w:line="276" w:lineRule="auto"/>
        <w:divId w:val="2116439976"/>
        <w:rPr>
          <w:rFonts w:ascii="Calibri" w:hAnsi="Calibri" w:cs="Times New Roman"/>
          <w:sz w:val="22"/>
          <w:szCs w:val="22"/>
          <w:lang w:val="en-GB" w:eastAsia="en-GB"/>
        </w:rPr>
      </w:pPr>
    </w:p>
    <w:p w14:paraId="54E2EC3B" w14:textId="208D75AB" w:rsidR="00681E46" w:rsidRDefault="00681E46" w:rsidP="00267633">
      <w:pPr>
        <w:spacing w:before="0" w:after="200" w:line="276" w:lineRule="auto"/>
        <w:divId w:val="2116439976"/>
        <w:rPr>
          <w:rFonts w:ascii="Calibri" w:hAnsi="Calibri" w:cs="Times New Roman"/>
          <w:sz w:val="22"/>
          <w:szCs w:val="22"/>
          <w:lang w:val="en-GB" w:eastAsia="en-GB"/>
        </w:rPr>
      </w:pPr>
    </w:p>
    <w:p w14:paraId="6DE7D99D" w14:textId="72945A96" w:rsidR="00681E46" w:rsidRDefault="00681E46" w:rsidP="00267633">
      <w:pPr>
        <w:spacing w:before="0" w:after="200" w:line="276" w:lineRule="auto"/>
        <w:divId w:val="2116439976"/>
        <w:rPr>
          <w:rFonts w:ascii="Calibri" w:hAnsi="Calibri" w:cs="Times New Roman"/>
          <w:sz w:val="22"/>
          <w:szCs w:val="22"/>
          <w:lang w:val="en-GB" w:eastAsia="en-GB"/>
        </w:rPr>
      </w:pPr>
    </w:p>
    <w:p w14:paraId="406424C1" w14:textId="5CE2C81E" w:rsidR="00681E46" w:rsidRDefault="00681E46" w:rsidP="00267633">
      <w:pPr>
        <w:spacing w:before="0" w:after="200" w:line="276" w:lineRule="auto"/>
        <w:divId w:val="2116439976"/>
        <w:rPr>
          <w:rFonts w:ascii="Calibri" w:hAnsi="Calibri" w:cs="Times New Roman"/>
          <w:sz w:val="22"/>
          <w:szCs w:val="22"/>
          <w:lang w:val="en-GB" w:eastAsia="en-GB"/>
        </w:rPr>
      </w:pPr>
    </w:p>
    <w:p w14:paraId="03241619" w14:textId="1A705F7A" w:rsidR="00681E46" w:rsidRDefault="00681E46" w:rsidP="00267633">
      <w:pPr>
        <w:spacing w:before="0" w:after="200" w:line="276" w:lineRule="auto"/>
        <w:divId w:val="2116439976"/>
        <w:rPr>
          <w:rFonts w:ascii="Calibri" w:hAnsi="Calibri" w:cs="Times New Roman"/>
          <w:sz w:val="22"/>
          <w:szCs w:val="22"/>
          <w:lang w:val="en-GB" w:eastAsia="en-GB"/>
        </w:rPr>
      </w:pPr>
    </w:p>
    <w:p w14:paraId="640B8D1C" w14:textId="2A314816" w:rsidR="00681E46" w:rsidRDefault="00681E46" w:rsidP="00267633">
      <w:pPr>
        <w:spacing w:before="0" w:after="200" w:line="276" w:lineRule="auto"/>
        <w:divId w:val="2116439976"/>
        <w:rPr>
          <w:rFonts w:ascii="Calibri" w:hAnsi="Calibri" w:cs="Times New Roman"/>
          <w:sz w:val="22"/>
          <w:szCs w:val="22"/>
          <w:lang w:val="en-GB" w:eastAsia="en-GB"/>
        </w:rPr>
      </w:pPr>
    </w:p>
    <w:p w14:paraId="3FA73076" w14:textId="0BFAE8C0" w:rsidR="00681E46" w:rsidRDefault="00681E46" w:rsidP="00267633">
      <w:pPr>
        <w:spacing w:before="0" w:after="200" w:line="276" w:lineRule="auto"/>
        <w:divId w:val="2116439976"/>
        <w:rPr>
          <w:rFonts w:ascii="Calibri" w:hAnsi="Calibri" w:cs="Times New Roman"/>
          <w:sz w:val="22"/>
          <w:szCs w:val="22"/>
          <w:lang w:val="en-GB" w:eastAsia="en-GB"/>
        </w:rPr>
      </w:pPr>
    </w:p>
    <w:p w14:paraId="33BFC4F9" w14:textId="5EF45946" w:rsidR="00681E46" w:rsidRDefault="00681E46" w:rsidP="00267633">
      <w:pPr>
        <w:spacing w:before="0" w:after="200" w:line="276" w:lineRule="auto"/>
        <w:divId w:val="2116439976"/>
        <w:rPr>
          <w:rFonts w:ascii="Calibri" w:hAnsi="Calibri" w:cs="Times New Roman"/>
          <w:sz w:val="22"/>
          <w:szCs w:val="22"/>
          <w:lang w:val="en-GB" w:eastAsia="en-GB"/>
        </w:rPr>
      </w:pPr>
    </w:p>
    <w:p w14:paraId="5F11C3F2" w14:textId="4796FBDF" w:rsidR="00681E46" w:rsidRDefault="00681E46" w:rsidP="00267633">
      <w:pPr>
        <w:spacing w:before="0" w:after="200" w:line="276" w:lineRule="auto"/>
        <w:divId w:val="2116439976"/>
        <w:rPr>
          <w:rFonts w:ascii="Calibri" w:hAnsi="Calibri" w:cs="Times New Roman"/>
          <w:sz w:val="22"/>
          <w:szCs w:val="22"/>
          <w:lang w:val="en-GB" w:eastAsia="en-GB"/>
        </w:rPr>
      </w:pPr>
    </w:p>
    <w:p w14:paraId="06497581" w14:textId="4B2D8106" w:rsidR="00681E46" w:rsidRDefault="00681E46" w:rsidP="00267633">
      <w:pPr>
        <w:spacing w:before="0" w:after="200" w:line="276" w:lineRule="auto"/>
        <w:divId w:val="2116439976"/>
        <w:rPr>
          <w:rFonts w:ascii="Calibri" w:hAnsi="Calibri" w:cs="Times New Roman"/>
          <w:sz w:val="22"/>
          <w:szCs w:val="22"/>
          <w:lang w:val="en-GB" w:eastAsia="en-GB"/>
        </w:rPr>
      </w:pPr>
    </w:p>
    <w:p w14:paraId="2BBB8EA2" w14:textId="555BB351" w:rsidR="00681E46" w:rsidRDefault="00681E46" w:rsidP="00267633">
      <w:pPr>
        <w:spacing w:before="0" w:after="200" w:line="276" w:lineRule="auto"/>
        <w:divId w:val="2116439976"/>
        <w:rPr>
          <w:rFonts w:ascii="Calibri" w:hAnsi="Calibri" w:cs="Times New Roman"/>
          <w:sz w:val="22"/>
          <w:szCs w:val="22"/>
          <w:lang w:val="en-GB" w:eastAsia="en-GB"/>
        </w:rPr>
      </w:pPr>
    </w:p>
    <w:p w14:paraId="39FB1BCB" w14:textId="71660DC4" w:rsidR="00681E46" w:rsidRDefault="00681E46" w:rsidP="00267633">
      <w:pPr>
        <w:spacing w:before="0" w:after="200" w:line="276" w:lineRule="auto"/>
        <w:divId w:val="2116439976"/>
        <w:rPr>
          <w:rFonts w:ascii="Calibri" w:hAnsi="Calibri" w:cs="Times New Roman"/>
          <w:sz w:val="22"/>
          <w:szCs w:val="22"/>
          <w:lang w:val="en-GB" w:eastAsia="en-GB"/>
        </w:rPr>
      </w:pPr>
    </w:p>
    <w:p w14:paraId="732AFBEE" w14:textId="530FD0AC" w:rsidR="00681E46" w:rsidRDefault="00681E46" w:rsidP="00267633">
      <w:pPr>
        <w:spacing w:before="0" w:after="200" w:line="276" w:lineRule="auto"/>
        <w:divId w:val="2116439976"/>
        <w:rPr>
          <w:rFonts w:ascii="Calibri" w:hAnsi="Calibri" w:cs="Times New Roman"/>
          <w:sz w:val="22"/>
          <w:szCs w:val="22"/>
          <w:lang w:val="en-GB" w:eastAsia="en-GB"/>
        </w:rPr>
      </w:pPr>
    </w:p>
    <w:p w14:paraId="20C53007" w14:textId="47D03257" w:rsidR="00681E46" w:rsidRDefault="00681E46" w:rsidP="00267633">
      <w:pPr>
        <w:spacing w:before="0" w:after="200" w:line="276" w:lineRule="auto"/>
        <w:divId w:val="2116439976"/>
        <w:rPr>
          <w:rFonts w:ascii="Calibri" w:hAnsi="Calibri" w:cs="Times New Roman"/>
          <w:sz w:val="22"/>
          <w:szCs w:val="22"/>
          <w:lang w:val="en-GB" w:eastAsia="en-GB"/>
        </w:rPr>
      </w:pPr>
    </w:p>
    <w:p w14:paraId="19281D7B" w14:textId="32FFC469" w:rsidR="00681E46" w:rsidRDefault="00681E46" w:rsidP="00267633">
      <w:pPr>
        <w:spacing w:before="0" w:after="200" w:line="276" w:lineRule="auto"/>
        <w:divId w:val="2116439976"/>
        <w:rPr>
          <w:rFonts w:ascii="Calibri" w:hAnsi="Calibri" w:cs="Times New Roman"/>
          <w:sz w:val="22"/>
          <w:szCs w:val="22"/>
          <w:lang w:val="en-GB" w:eastAsia="en-GB"/>
        </w:rPr>
      </w:pPr>
    </w:p>
    <w:p w14:paraId="191EC9FC" w14:textId="4D379A38" w:rsidR="00681E46" w:rsidRDefault="00681E46" w:rsidP="00267633">
      <w:pPr>
        <w:spacing w:before="0" w:after="200" w:line="276" w:lineRule="auto"/>
        <w:divId w:val="2116439976"/>
        <w:rPr>
          <w:rFonts w:ascii="Calibri" w:hAnsi="Calibri" w:cs="Times New Roman"/>
          <w:sz w:val="22"/>
          <w:szCs w:val="22"/>
          <w:lang w:val="en-GB" w:eastAsia="en-GB"/>
        </w:rPr>
      </w:pPr>
    </w:p>
    <w:p w14:paraId="69242FBB" w14:textId="2C480D86" w:rsidR="00681E46" w:rsidRDefault="00681E46" w:rsidP="00267633">
      <w:pPr>
        <w:spacing w:before="0" w:after="200" w:line="276" w:lineRule="auto"/>
        <w:divId w:val="2116439976"/>
        <w:rPr>
          <w:rFonts w:ascii="Calibri" w:hAnsi="Calibri" w:cs="Times New Roman"/>
          <w:sz w:val="22"/>
          <w:szCs w:val="22"/>
          <w:lang w:val="en-GB" w:eastAsia="en-GB"/>
        </w:rPr>
      </w:pPr>
    </w:p>
    <w:p w14:paraId="633B996E" w14:textId="007A034E" w:rsidR="00681E46" w:rsidRDefault="00681E46" w:rsidP="00267633">
      <w:pPr>
        <w:spacing w:before="0" w:after="200" w:line="276" w:lineRule="auto"/>
        <w:divId w:val="2116439976"/>
        <w:rPr>
          <w:rFonts w:ascii="Calibri" w:hAnsi="Calibri" w:cs="Times New Roman"/>
          <w:sz w:val="22"/>
          <w:szCs w:val="22"/>
          <w:lang w:val="en-GB" w:eastAsia="en-GB"/>
        </w:rPr>
      </w:pPr>
    </w:p>
    <w:p w14:paraId="63DD81DA" w14:textId="43CB8314" w:rsidR="00681E46" w:rsidRDefault="00681E46" w:rsidP="00267633">
      <w:pPr>
        <w:spacing w:before="0" w:after="200" w:line="276" w:lineRule="auto"/>
        <w:divId w:val="2116439976"/>
        <w:rPr>
          <w:rFonts w:ascii="Calibri" w:hAnsi="Calibri" w:cs="Times New Roman"/>
          <w:sz w:val="22"/>
          <w:szCs w:val="22"/>
          <w:lang w:val="en-GB" w:eastAsia="en-GB"/>
        </w:rPr>
      </w:pPr>
    </w:p>
    <w:p w14:paraId="7170775F" w14:textId="02A060F1" w:rsidR="00681E46" w:rsidRDefault="00681E46" w:rsidP="00267633">
      <w:pPr>
        <w:spacing w:before="0" w:after="200" w:line="276" w:lineRule="auto"/>
        <w:divId w:val="2116439976"/>
        <w:rPr>
          <w:rFonts w:ascii="Calibri" w:hAnsi="Calibri" w:cs="Times New Roman"/>
          <w:sz w:val="22"/>
          <w:szCs w:val="22"/>
          <w:lang w:val="en-GB" w:eastAsia="en-GB"/>
        </w:rPr>
      </w:pPr>
    </w:p>
    <w:p w14:paraId="0452CD6E" w14:textId="77777777" w:rsidR="00681E46" w:rsidRPr="00267633" w:rsidRDefault="00681E46" w:rsidP="00267633">
      <w:pPr>
        <w:spacing w:before="0" w:after="200" w:line="276" w:lineRule="auto"/>
        <w:divId w:val="2116439976"/>
        <w:rPr>
          <w:rFonts w:ascii="Calibri" w:hAnsi="Calibri" w:cs="Times New Roman"/>
          <w:sz w:val="22"/>
          <w:szCs w:val="22"/>
          <w:lang w:val="en-GB" w:eastAsia="en-GB"/>
        </w:rPr>
      </w:pP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217" w:name="form19"/>
            <w:bookmarkStart w:id="218" w:name="_Toc66445377"/>
            <w:bookmarkStart w:id="219" w:name="_Toc81709934"/>
            <w:bookmarkStart w:id="220" w:name="_Toc81710659"/>
            <w:bookmarkStart w:id="221" w:name="_Toc81717565"/>
            <w:bookmarkStart w:id="222" w:name="_Toc122854445"/>
            <w:bookmarkStart w:id="223" w:name="_Toc122854825"/>
            <w:bookmarkStart w:id="224" w:name="_Toc243995903"/>
            <w:bookmarkEnd w:id="217"/>
            <w:r w:rsidRPr="00267633">
              <w:rPr>
                <w:rFonts w:ascii="Times New Roman" w:hAnsi="Times New Roman"/>
                <w:bCs/>
                <w:iCs/>
                <w:spacing w:val="-3"/>
                <w:szCs w:val="28"/>
                <w:lang w:val="en-GB" w:eastAsia="zh-CN"/>
              </w:rPr>
              <w:t xml:space="preserve">FORM </w:t>
            </w:r>
            <w:bookmarkEnd w:id="218"/>
            <w:bookmarkEnd w:id="219"/>
            <w:bookmarkEnd w:id="220"/>
            <w:bookmarkEnd w:id="221"/>
            <w:bookmarkEnd w:id="222"/>
            <w:bookmarkEnd w:id="223"/>
            <w:bookmarkEnd w:id="224"/>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6"/>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EED61" w14:textId="77777777" w:rsidR="00AB313B" w:rsidRDefault="00AB313B" w:rsidP="00F22AA5">
      <w:pPr>
        <w:spacing w:before="0" w:after="0" w:line="240" w:lineRule="auto"/>
      </w:pPr>
      <w:r>
        <w:separator/>
      </w:r>
    </w:p>
  </w:endnote>
  <w:endnote w:type="continuationSeparator" w:id="0">
    <w:p w14:paraId="32AAB039" w14:textId="77777777" w:rsidR="00AB313B" w:rsidRDefault="00AB313B"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261E" w14:textId="77777777" w:rsidR="004C7583" w:rsidRDefault="004C7583">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4C7583" w:rsidRDefault="004C75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2828" w14:textId="77777777" w:rsidR="004C7583" w:rsidRPr="00E3509F" w:rsidRDefault="004C7583"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E67" w14:textId="77777777" w:rsidR="004C7583" w:rsidRPr="0036267D" w:rsidRDefault="004C7583"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7D5D" w14:textId="77777777" w:rsidR="004C7583" w:rsidRPr="0036267D" w:rsidRDefault="004C7583"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82AD" w14:textId="77777777" w:rsidR="004C7583" w:rsidRDefault="004C7583">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825D" w14:textId="77777777" w:rsidR="004C7583" w:rsidRDefault="004C7583">
    <w:pPr>
      <w:pStyle w:val="Footer"/>
      <w:jc w:val="center"/>
    </w:pPr>
  </w:p>
  <w:p w14:paraId="03191649" w14:textId="77777777" w:rsidR="004C7583" w:rsidRDefault="004C758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775E" w14:textId="77777777" w:rsidR="004C7583" w:rsidRDefault="004C7583">
    <w:pPr>
      <w:pStyle w:val="Footer"/>
      <w:framePr w:wrap="around" w:vAnchor="text" w:hAnchor="margin" w:xAlign="center" w:y="1"/>
      <w:rPr>
        <w:rStyle w:val="PageNumber"/>
      </w:rPr>
    </w:pPr>
  </w:p>
  <w:p w14:paraId="491C4A28" w14:textId="77777777" w:rsidR="004C7583" w:rsidRDefault="004C7583">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108E8" w14:textId="77777777" w:rsidR="004C7583" w:rsidRDefault="004C7583">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97BF5" w14:textId="77777777" w:rsidR="004C7583" w:rsidRDefault="004C758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B668E" w14:textId="77777777" w:rsidR="00AB313B" w:rsidRDefault="00AB313B" w:rsidP="00F22AA5">
      <w:pPr>
        <w:spacing w:before="0" w:after="0" w:line="240" w:lineRule="auto"/>
      </w:pPr>
      <w:r>
        <w:separator/>
      </w:r>
    </w:p>
  </w:footnote>
  <w:footnote w:type="continuationSeparator" w:id="0">
    <w:p w14:paraId="5DFF521F" w14:textId="77777777" w:rsidR="00AB313B" w:rsidRDefault="00AB313B" w:rsidP="00F22AA5">
      <w:pPr>
        <w:spacing w:before="0" w:after="0" w:line="240" w:lineRule="auto"/>
      </w:pPr>
      <w:r>
        <w:continuationSeparator/>
      </w:r>
    </w:p>
  </w:footnote>
  <w:footnote w:id="1">
    <w:p w14:paraId="7A97978A" w14:textId="77777777" w:rsidR="004C7583" w:rsidRDefault="004C7583" w:rsidP="000D3C6D">
      <w:pPr>
        <w:pStyle w:val="FootnoteText"/>
        <w:rPr>
          <w:rFonts w:ascii="Times New Roman" w:hAnsi="Times New Roman"/>
          <w:sz w:val="18"/>
          <w:szCs w:val="18"/>
          <w:lang w:val="en-US"/>
        </w:rPr>
      </w:pPr>
      <w:r w:rsidRPr="000D3C6D">
        <w:rPr>
          <w:rStyle w:val="FootnoteReference"/>
          <w:rFonts w:ascii="Times New Roman" w:hAnsi="Times New Roman"/>
        </w:rPr>
        <w:t>*</w:t>
      </w:r>
      <w:r w:rsidRPr="000D3C6D">
        <w:rPr>
          <w:rFonts w:ascii="Times New Roman" w:hAnsi="Times New Roman"/>
          <w:sz w:val="18"/>
          <w:szCs w:val="18"/>
        </w:rPr>
        <w:t xml:space="preserve"> </w:t>
      </w:r>
      <w:r w:rsidRPr="000D3C6D">
        <w:rPr>
          <w:rFonts w:ascii="Times New Roman" w:hAnsi="Times New Roman"/>
          <w:sz w:val="18"/>
          <w:szCs w:val="18"/>
          <w:lang w:val="en-US"/>
        </w:rPr>
        <w:t>Check one only.</w:t>
      </w:r>
    </w:p>
  </w:footnote>
  <w:footnote w:id="2">
    <w:p w14:paraId="15895160" w14:textId="77777777" w:rsidR="004C7583" w:rsidRPr="00B63C8D" w:rsidRDefault="004C7583"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500393FC" w14:textId="77777777" w:rsidR="004C7583" w:rsidRPr="00F776C4" w:rsidRDefault="004C7583"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345108A8" w14:textId="77777777" w:rsidR="004C7583" w:rsidRPr="0025080F" w:rsidRDefault="004C7583"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23C5F444" w14:textId="77777777" w:rsidR="004C7583" w:rsidRPr="005272EC" w:rsidRDefault="004C7583"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4C7583" w:rsidRDefault="004C7583" w:rsidP="00267633">
      <w:pPr>
        <w:pStyle w:val="FootnoteText"/>
      </w:pPr>
    </w:p>
  </w:footnote>
  <w:footnote w:id="6">
    <w:p w14:paraId="24C68518" w14:textId="77777777" w:rsidR="004C7583" w:rsidRPr="00F82317" w:rsidRDefault="004C7583"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4D26B796" w14:textId="77777777" w:rsidR="004C7583" w:rsidRDefault="004C7583" w:rsidP="00B22AB7">
      <w:pPr>
        <w:pStyle w:val="FootnoteText"/>
        <w:rPr>
          <w:rFonts w:ascii="Times New Roman" w:hAnsi="Times New Roman"/>
        </w:rPr>
      </w:pPr>
      <w:r w:rsidRPr="00B22AB7">
        <w:rPr>
          <w:rStyle w:val="FootnoteReference"/>
          <w:rFonts w:ascii="Times New Roman" w:hAnsi="Times New Roman"/>
        </w:rPr>
        <w:footnoteRef/>
      </w:r>
      <w:r w:rsidRPr="00B22AB7">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6EECACA1" w14:textId="77777777" w:rsidR="004C7583" w:rsidRPr="00703056" w:rsidRDefault="004C7583" w:rsidP="00267633">
      <w:pPr>
        <w:pStyle w:val="FootnoteText"/>
        <w:jc w:val="both"/>
        <w:rPr>
          <w:rFonts w:cs="Arial"/>
          <w:lang w:val="en-US"/>
        </w:rPr>
      </w:pPr>
      <w:r>
        <w:rPr>
          <w:rStyle w:val="FootnoteReference"/>
        </w:rPr>
        <w:t xml:space="preserve">* </w:t>
      </w:r>
      <w:r>
        <w:t>Delete as applicable.</w:t>
      </w:r>
    </w:p>
  </w:footnote>
  <w:footnote w:id="9">
    <w:p w14:paraId="08A77E33" w14:textId="77777777" w:rsidR="004C7583" w:rsidRDefault="004C7583"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1CA1189C" w14:textId="77777777" w:rsidR="004C7583" w:rsidRDefault="004C7583"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 w:id="11">
    <w:p w14:paraId="396CF6D3" w14:textId="77777777" w:rsidR="000829DF" w:rsidRDefault="000829DF" w:rsidP="000829DF">
      <w:pPr>
        <w:pStyle w:val="FootnoteText"/>
        <w:spacing w:before="0" w:after="0"/>
        <w:rPr>
          <w:rFonts w:ascii="Times New Roman" w:hAnsi="Times New Roman"/>
          <w:sz w:val="18"/>
          <w:lang w:val="en-SG"/>
        </w:rPr>
      </w:pPr>
      <w:r>
        <w:rPr>
          <w:rStyle w:val="FootnoteReference"/>
        </w:rPr>
        <w:t>3</w:t>
      </w:r>
      <w:r>
        <w:rPr>
          <w:rFonts w:ascii="Times New Roman" w:hAnsi="Times New Roman"/>
          <w:sz w:val="18"/>
        </w:rPr>
        <w:t xml:space="preserve"> </w:t>
      </w:r>
      <w:r>
        <w:rPr>
          <w:rFonts w:ascii="Times New Roman" w:hAnsi="Times New Roman"/>
          <w:sz w:val="18"/>
        </w:rPr>
        <w:t>The Property may have been pledged under the CPF Act</w:t>
      </w:r>
      <w:r>
        <w:rPr>
          <w:rFonts w:ascii="Times New Roman" w:hAnsi="Times New Roman"/>
          <w:sz w:val="18"/>
          <w:lang w:val="en-US"/>
        </w:rPr>
        <w:t xml:space="preserve"> to make up the applicable retirement sum</w:t>
      </w:r>
      <w:r>
        <w:rPr>
          <w:rFonts w:ascii="Times New Roman" w:hAnsi="Times New Roman"/>
          <w:sz w:val="18"/>
        </w:rPr>
        <w:t>. Please check with the other co-owners and the CPF Board as to whether any CPF refunds need to be made in respect of the pledge.</w:t>
      </w:r>
    </w:p>
  </w:footnote>
  <w:footnote w:id="12">
    <w:p w14:paraId="2445DE96" w14:textId="77777777" w:rsidR="000829DF" w:rsidRDefault="000829DF" w:rsidP="000829DF">
      <w:pPr>
        <w:pStyle w:val="FootnoteText"/>
        <w:spacing w:before="0" w:after="0"/>
        <w:rPr>
          <w:lang w:val="en-SG"/>
        </w:rPr>
      </w:pPr>
      <w:r>
        <w:rPr>
          <w:rStyle w:val="FootnoteReference"/>
        </w:rPr>
        <w:t>4</w:t>
      </w:r>
      <w:r>
        <w:rPr>
          <w:rFonts w:ascii="Times New Roman" w:hAnsi="Times New Roman"/>
          <w:sz w:val="18"/>
        </w:rPr>
        <w:t xml:space="preserve"> </w:t>
      </w:r>
      <w:r>
        <w:rPr>
          <w:rFonts w:ascii="Times New Roman" w:hAnsi="Times New Roman"/>
          <w:sz w:val="18"/>
        </w:rPr>
        <w:t>Parties should frequently check their updated CPF Information in their CPF account(s) as all such information would be current at the date of viewing. Hence, the amounts may change over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28447" w14:textId="77777777" w:rsidR="004C7583" w:rsidRDefault="004C7583"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4C7583" w:rsidRDefault="004C7583">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4C7583" w:rsidRDefault="004C7583">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04E1C" w14:textId="77777777" w:rsidR="004C7583" w:rsidRDefault="004C75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5E6F" w14:textId="77777777" w:rsidR="004C7583" w:rsidRDefault="004C7583">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A0388" w14:textId="77777777" w:rsidR="004C7583" w:rsidRDefault="004C7583">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E0FD" w14:textId="77777777" w:rsidR="004C7583" w:rsidRDefault="004C7583">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8EDE" w14:textId="77777777" w:rsidR="004C7583" w:rsidRDefault="004C7583">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77C01" w14:textId="77777777" w:rsidR="004C7583" w:rsidRPr="00D86B46" w:rsidRDefault="004C7583"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720A96"/>
    <w:multiLevelType w:val="hybridMultilevel"/>
    <w:tmpl w:val="EDC4316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10471BD6"/>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6"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17"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0"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A84711C"/>
    <w:multiLevelType w:val="hybridMultilevel"/>
    <w:tmpl w:val="8EFCE632"/>
    <w:lvl w:ilvl="0" w:tplc="645A4B42">
      <w:start w:val="1"/>
      <w:numFmt w:val="lowerLetter"/>
      <w:lvlText w:val="%1)"/>
      <w:lvlJc w:val="left"/>
      <w:pPr>
        <w:ind w:left="678" w:hanging="360"/>
      </w:pPr>
      <w:rPr>
        <w:rFonts w:hint="default"/>
      </w:rPr>
    </w:lvl>
    <w:lvl w:ilvl="1" w:tplc="48090019" w:tentative="1">
      <w:start w:val="1"/>
      <w:numFmt w:val="lowerLetter"/>
      <w:lvlText w:val="%2."/>
      <w:lvlJc w:val="left"/>
      <w:pPr>
        <w:ind w:left="1398" w:hanging="360"/>
      </w:pPr>
    </w:lvl>
    <w:lvl w:ilvl="2" w:tplc="4809001B" w:tentative="1">
      <w:start w:val="1"/>
      <w:numFmt w:val="lowerRoman"/>
      <w:lvlText w:val="%3."/>
      <w:lvlJc w:val="right"/>
      <w:pPr>
        <w:ind w:left="2118" w:hanging="180"/>
      </w:pPr>
    </w:lvl>
    <w:lvl w:ilvl="3" w:tplc="4809000F" w:tentative="1">
      <w:start w:val="1"/>
      <w:numFmt w:val="decimal"/>
      <w:lvlText w:val="%4."/>
      <w:lvlJc w:val="left"/>
      <w:pPr>
        <w:ind w:left="2838" w:hanging="360"/>
      </w:pPr>
    </w:lvl>
    <w:lvl w:ilvl="4" w:tplc="48090019" w:tentative="1">
      <w:start w:val="1"/>
      <w:numFmt w:val="lowerLetter"/>
      <w:lvlText w:val="%5."/>
      <w:lvlJc w:val="left"/>
      <w:pPr>
        <w:ind w:left="3558" w:hanging="360"/>
      </w:pPr>
    </w:lvl>
    <w:lvl w:ilvl="5" w:tplc="4809001B" w:tentative="1">
      <w:start w:val="1"/>
      <w:numFmt w:val="lowerRoman"/>
      <w:lvlText w:val="%6."/>
      <w:lvlJc w:val="right"/>
      <w:pPr>
        <w:ind w:left="4278" w:hanging="180"/>
      </w:pPr>
    </w:lvl>
    <w:lvl w:ilvl="6" w:tplc="4809000F" w:tentative="1">
      <w:start w:val="1"/>
      <w:numFmt w:val="decimal"/>
      <w:lvlText w:val="%7."/>
      <w:lvlJc w:val="left"/>
      <w:pPr>
        <w:ind w:left="4998" w:hanging="360"/>
      </w:pPr>
    </w:lvl>
    <w:lvl w:ilvl="7" w:tplc="48090019" w:tentative="1">
      <w:start w:val="1"/>
      <w:numFmt w:val="lowerLetter"/>
      <w:lvlText w:val="%8."/>
      <w:lvlJc w:val="left"/>
      <w:pPr>
        <w:ind w:left="5718" w:hanging="360"/>
      </w:pPr>
    </w:lvl>
    <w:lvl w:ilvl="8" w:tplc="4809001B" w:tentative="1">
      <w:start w:val="1"/>
      <w:numFmt w:val="lowerRoman"/>
      <w:lvlText w:val="%9."/>
      <w:lvlJc w:val="right"/>
      <w:pPr>
        <w:ind w:left="6438" w:hanging="180"/>
      </w:pPr>
    </w:lvl>
  </w:abstractNum>
  <w:abstractNum w:abstractNumId="25"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26"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00931E4"/>
    <w:multiLevelType w:val="hybridMultilevel"/>
    <w:tmpl w:val="0F963A36"/>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9"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0"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2"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3" w15:restartNumberingAfterBreak="0">
    <w:nsid w:val="23616CCF"/>
    <w:multiLevelType w:val="hybridMultilevel"/>
    <w:tmpl w:val="9AC88E5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4"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35"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36" w15:restartNumberingAfterBreak="0">
    <w:nsid w:val="284519F6"/>
    <w:multiLevelType w:val="hybridMultilevel"/>
    <w:tmpl w:val="2A8A5A2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7"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0"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2"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44"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5"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46"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48"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1"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2"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3"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55"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57"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1"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6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6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45E53528"/>
    <w:multiLevelType w:val="hybridMultilevel"/>
    <w:tmpl w:val="A5543910"/>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7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76"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8"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9"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0"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4"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6"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7"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9"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91" w15:restartNumberingAfterBreak="0">
    <w:nsid w:val="5A897042"/>
    <w:multiLevelType w:val="hybridMultilevel"/>
    <w:tmpl w:val="AAF861F4"/>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2"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4"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5"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6"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97"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98"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9"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00"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03"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4"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5"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06"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7"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8"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0"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6521417"/>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12"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3" w15:restartNumberingAfterBreak="0">
    <w:nsid w:val="674C2DDA"/>
    <w:multiLevelType w:val="hybridMultilevel"/>
    <w:tmpl w:val="487AC68A"/>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4"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5"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6"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18"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19"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0"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1"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22"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4"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5"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26"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7"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28"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0"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1"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2"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3"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4"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5"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6"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7"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8"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9"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0"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1"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2"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3"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4"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7BBD4471"/>
    <w:multiLevelType w:val="hybridMultilevel"/>
    <w:tmpl w:val="599C4E86"/>
    <w:lvl w:ilvl="0" w:tplc="25604158">
      <w:start w:val="1"/>
      <w:numFmt w:val="lowerRoman"/>
      <w:lvlText w:val="%1)"/>
      <w:lvlJc w:val="left"/>
      <w:pPr>
        <w:ind w:left="1080" w:hanging="72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6"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47"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8"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9"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50"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5"/>
  </w:num>
  <w:num w:numId="2">
    <w:abstractNumId w:val="100"/>
  </w:num>
  <w:num w:numId="3">
    <w:abstractNumId w:val="137"/>
  </w:num>
  <w:num w:numId="4">
    <w:abstractNumId w:val="66"/>
  </w:num>
  <w:num w:numId="5">
    <w:abstractNumId w:val="92"/>
  </w:num>
  <w:num w:numId="6">
    <w:abstractNumId w:val="128"/>
  </w:num>
  <w:num w:numId="7">
    <w:abstractNumId w:val="96"/>
  </w:num>
  <w:num w:numId="8">
    <w:abstractNumId w:val="81"/>
  </w:num>
  <w:num w:numId="9">
    <w:abstractNumId w:val="65"/>
  </w:num>
  <w:num w:numId="10">
    <w:abstractNumId w:val="51"/>
  </w:num>
  <w:num w:numId="11">
    <w:abstractNumId w:val="132"/>
  </w:num>
  <w:num w:numId="12">
    <w:abstractNumId w:val="64"/>
  </w:num>
  <w:num w:numId="13">
    <w:abstractNumId w:val="87"/>
  </w:num>
  <w:num w:numId="14">
    <w:abstractNumId w:val="123"/>
  </w:num>
  <w:num w:numId="15">
    <w:abstractNumId w:val="105"/>
  </w:num>
  <w:num w:numId="16">
    <w:abstractNumId w:val="122"/>
  </w:num>
  <w:num w:numId="17">
    <w:abstractNumId w:val="23"/>
  </w:num>
  <w:num w:numId="18">
    <w:abstractNumId w:val="48"/>
  </w:num>
  <w:num w:numId="19">
    <w:abstractNumId w:val="42"/>
  </w:num>
  <w:num w:numId="20">
    <w:abstractNumId w:val="104"/>
  </w:num>
  <w:num w:numId="21">
    <w:abstractNumId w:val="6"/>
  </w:num>
  <w:num w:numId="22">
    <w:abstractNumId w:val="146"/>
  </w:num>
  <w:num w:numId="23">
    <w:abstractNumId w:val="61"/>
  </w:num>
  <w:num w:numId="24">
    <w:abstractNumId w:val="7"/>
  </w:num>
  <w:num w:numId="25">
    <w:abstractNumId w:val="141"/>
  </w:num>
  <w:num w:numId="26">
    <w:abstractNumId w:val="106"/>
  </w:num>
  <w:num w:numId="27">
    <w:abstractNumId w:val="58"/>
  </w:num>
  <w:num w:numId="28">
    <w:abstractNumId w:val="59"/>
  </w:num>
  <w:num w:numId="29">
    <w:abstractNumId w:val="110"/>
  </w:num>
  <w:num w:numId="30">
    <w:abstractNumId w:val="35"/>
  </w:num>
  <w:num w:numId="31">
    <w:abstractNumId w:val="63"/>
  </w:num>
  <w:num w:numId="32">
    <w:abstractNumId w:val="125"/>
  </w:num>
  <w:num w:numId="33">
    <w:abstractNumId w:val="44"/>
  </w:num>
  <w:num w:numId="34">
    <w:abstractNumId w:val="62"/>
  </w:num>
  <w:num w:numId="35">
    <w:abstractNumId w:val="98"/>
  </w:num>
  <w:num w:numId="36">
    <w:abstractNumId w:val="18"/>
  </w:num>
  <w:num w:numId="37">
    <w:abstractNumId w:val="68"/>
  </w:num>
  <w:num w:numId="38">
    <w:abstractNumId w:val="4"/>
  </w:num>
  <w:num w:numId="39">
    <w:abstractNumId w:val="34"/>
  </w:num>
  <w:num w:numId="40">
    <w:abstractNumId w:val="19"/>
  </w:num>
  <w:num w:numId="41">
    <w:abstractNumId w:val="126"/>
  </w:num>
  <w:num w:numId="42">
    <w:abstractNumId w:val="76"/>
  </w:num>
  <w:num w:numId="43">
    <w:abstractNumId w:val="16"/>
  </w:num>
  <w:num w:numId="44">
    <w:abstractNumId w:val="45"/>
  </w:num>
  <w:num w:numId="45">
    <w:abstractNumId w:val="73"/>
  </w:num>
  <w:num w:numId="46">
    <w:abstractNumId w:val="56"/>
  </w:num>
  <w:num w:numId="47">
    <w:abstractNumId w:val="97"/>
  </w:num>
  <w:num w:numId="48">
    <w:abstractNumId w:val="99"/>
  </w:num>
  <w:num w:numId="49">
    <w:abstractNumId w:val="22"/>
  </w:num>
  <w:num w:numId="50">
    <w:abstractNumId w:val="31"/>
  </w:num>
  <w:num w:numId="51">
    <w:abstractNumId w:val="17"/>
  </w:num>
  <w:num w:numId="52">
    <w:abstractNumId w:val="95"/>
  </w:num>
  <w:num w:numId="53">
    <w:abstractNumId w:val="114"/>
  </w:num>
  <w:num w:numId="54">
    <w:abstractNumId w:val="67"/>
  </w:num>
  <w:num w:numId="55">
    <w:abstractNumId w:val="107"/>
  </w:num>
  <w:num w:numId="56">
    <w:abstractNumId w:val="78"/>
  </w:num>
  <w:num w:numId="57">
    <w:abstractNumId w:val="135"/>
  </w:num>
  <w:num w:numId="58">
    <w:abstractNumId w:val="47"/>
  </w:num>
  <w:num w:numId="59">
    <w:abstractNumId w:val="72"/>
  </w:num>
  <w:num w:numId="60">
    <w:abstractNumId w:val="139"/>
  </w:num>
  <w:num w:numId="61">
    <w:abstractNumId w:val="138"/>
  </w:num>
  <w:num w:numId="62">
    <w:abstractNumId w:val="124"/>
  </w:num>
  <w:num w:numId="63">
    <w:abstractNumId w:val="50"/>
  </w:num>
  <w:num w:numId="64">
    <w:abstractNumId w:val="136"/>
  </w:num>
  <w:num w:numId="65">
    <w:abstractNumId w:val="38"/>
  </w:num>
  <w:num w:numId="66">
    <w:abstractNumId w:val="148"/>
  </w:num>
  <w:num w:numId="67">
    <w:abstractNumId w:val="115"/>
  </w:num>
  <w:num w:numId="68">
    <w:abstractNumId w:val="133"/>
  </w:num>
  <w:num w:numId="69">
    <w:abstractNumId w:val="149"/>
  </w:num>
  <w:num w:numId="70">
    <w:abstractNumId w:val="0"/>
  </w:num>
  <w:num w:numId="71">
    <w:abstractNumId w:val="69"/>
  </w:num>
  <w:num w:numId="72">
    <w:abstractNumId w:val="37"/>
  </w:num>
  <w:num w:numId="73">
    <w:abstractNumId w:val="131"/>
  </w:num>
  <w:num w:numId="74">
    <w:abstractNumId w:val="8"/>
  </w:num>
  <w:num w:numId="75">
    <w:abstractNumId w:val="140"/>
  </w:num>
  <w:num w:numId="76">
    <w:abstractNumId w:val="102"/>
  </w:num>
  <w:num w:numId="77">
    <w:abstractNumId w:val="101"/>
  </w:num>
  <w:num w:numId="78">
    <w:abstractNumId w:val="75"/>
  </w:num>
  <w:num w:numId="79">
    <w:abstractNumId w:val="60"/>
  </w:num>
  <w:num w:numId="80">
    <w:abstractNumId w:val="118"/>
  </w:num>
  <w:num w:numId="81">
    <w:abstractNumId w:val="41"/>
  </w:num>
  <w:num w:numId="82">
    <w:abstractNumId w:val="30"/>
  </w:num>
  <w:num w:numId="83">
    <w:abstractNumId w:val="12"/>
  </w:num>
  <w:num w:numId="84">
    <w:abstractNumId w:val="74"/>
  </w:num>
  <w:num w:numId="85">
    <w:abstractNumId w:val="80"/>
  </w:num>
  <w:num w:numId="86">
    <w:abstractNumId w:val="116"/>
  </w:num>
  <w:num w:numId="87">
    <w:abstractNumId w:val="120"/>
  </w:num>
  <w:num w:numId="88">
    <w:abstractNumId w:val="3"/>
  </w:num>
  <w:num w:numId="89">
    <w:abstractNumId w:val="147"/>
  </w:num>
  <w:num w:numId="90">
    <w:abstractNumId w:val="2"/>
  </w:num>
  <w:num w:numId="91">
    <w:abstractNumId w:val="27"/>
  </w:num>
  <w:num w:numId="9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08"/>
  </w:num>
  <w:num w:numId="97">
    <w:abstractNumId w:val="29"/>
  </w:num>
  <w:num w:numId="98">
    <w:abstractNumId w:val="32"/>
  </w:num>
  <w:num w:numId="99">
    <w:abstractNumId w:val="82"/>
  </w:num>
  <w:num w:numId="100">
    <w:abstractNumId w:val="40"/>
  </w:num>
  <w:num w:numId="101">
    <w:abstractNumId w:val="90"/>
  </w:num>
  <w:num w:numId="102">
    <w:abstractNumId w:val="121"/>
  </w:num>
  <w:num w:numId="103">
    <w:abstractNumId w:val="127"/>
  </w:num>
  <w:num w:numId="104">
    <w:abstractNumId w:val="84"/>
  </w:num>
  <w:num w:numId="105">
    <w:abstractNumId w:val="20"/>
  </w:num>
  <w:num w:numId="106">
    <w:abstractNumId w:val="86"/>
  </w:num>
  <w:num w:numId="107">
    <w:abstractNumId w:val="103"/>
  </w:num>
  <w:num w:numId="108">
    <w:abstractNumId w:val="143"/>
  </w:num>
  <w:num w:numId="109">
    <w:abstractNumId w:val="134"/>
  </w:num>
  <w:num w:numId="110">
    <w:abstractNumId w:val="119"/>
  </w:num>
  <w:num w:numId="11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89"/>
  </w:num>
  <w:num w:numId="113">
    <w:abstractNumId w:val="93"/>
  </w:num>
  <w:num w:numId="114">
    <w:abstractNumId w:val="142"/>
  </w:num>
  <w:num w:numId="115">
    <w:abstractNumId w:val="70"/>
  </w:num>
  <w:num w:numId="116">
    <w:abstractNumId w:val="1"/>
  </w:num>
  <w:num w:numId="117">
    <w:abstractNumId w:val="109"/>
  </w:num>
  <w:num w:numId="118">
    <w:abstractNumId w:val="112"/>
  </w:num>
  <w:num w:numId="119">
    <w:abstractNumId w:val="54"/>
  </w:num>
  <w:num w:numId="120">
    <w:abstractNumId w:val="49"/>
  </w:num>
  <w:num w:numId="121">
    <w:abstractNumId w:val="43"/>
  </w:num>
  <w:num w:numId="122">
    <w:abstractNumId w:val="83"/>
  </w:num>
  <w:num w:numId="123">
    <w:abstractNumId w:val="11"/>
  </w:num>
  <w:num w:numId="124">
    <w:abstractNumId w:val="25"/>
  </w:num>
  <w:num w:numId="125">
    <w:abstractNumId w:val="129"/>
  </w:num>
  <w:num w:numId="126">
    <w:abstractNumId w:val="88"/>
  </w:num>
  <w:num w:numId="127">
    <w:abstractNumId w:val="10"/>
  </w:num>
  <w:num w:numId="128">
    <w:abstractNumId w:val="79"/>
  </w:num>
  <w:num w:numId="129">
    <w:abstractNumId w:val="9"/>
  </w:num>
  <w:num w:numId="130">
    <w:abstractNumId w:val="85"/>
  </w:num>
  <w:num w:numId="131">
    <w:abstractNumId w:val="57"/>
  </w:num>
  <w:num w:numId="132">
    <w:abstractNumId w:val="29"/>
  </w:num>
  <w:num w:numId="133">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53"/>
    <w:lvlOverride w:ilvl="0">
      <w:startOverride w:val="1"/>
    </w:lvlOverride>
    <w:lvlOverride w:ilvl="1"/>
    <w:lvlOverride w:ilvl="2"/>
    <w:lvlOverride w:ilvl="3"/>
    <w:lvlOverride w:ilvl="4"/>
    <w:lvlOverride w:ilvl="5"/>
    <w:lvlOverride w:ilvl="6"/>
    <w:lvlOverride w:ilvl="7"/>
    <w:lvlOverride w:ilvl="8"/>
  </w:num>
  <w:num w:numId="149">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iziyah MD HAMBALI (FJCOURTS)">
    <w15:presenceInfo w15:providerId="None" w15:userId="Aziziyah MD HAMBALI (FJCOURTS)"/>
  </w15:person>
  <w15:person w15:author="zhuoneng goh">
    <w15:presenceInfo w15:providerId="Windows Live" w15:userId="1ce4cac85f7310a5"/>
  </w15:person>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29DF"/>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C6D"/>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10F3"/>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4106"/>
    <w:rsid w:val="001A576D"/>
    <w:rsid w:val="001B38F1"/>
    <w:rsid w:val="001B599E"/>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07BCC"/>
    <w:rsid w:val="00310308"/>
    <w:rsid w:val="003104E7"/>
    <w:rsid w:val="00311BB3"/>
    <w:rsid w:val="00312957"/>
    <w:rsid w:val="00313BCC"/>
    <w:rsid w:val="0031564B"/>
    <w:rsid w:val="0031584B"/>
    <w:rsid w:val="0031659A"/>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18E"/>
    <w:rsid w:val="004C1C9A"/>
    <w:rsid w:val="004C2D59"/>
    <w:rsid w:val="004C64D0"/>
    <w:rsid w:val="004C7583"/>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5B60"/>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1C1A"/>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2E9"/>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636"/>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1E46"/>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1015"/>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0FB8"/>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2A9E"/>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7E4"/>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3BFC"/>
    <w:rsid w:val="009749D2"/>
    <w:rsid w:val="009757C5"/>
    <w:rsid w:val="00977180"/>
    <w:rsid w:val="00977700"/>
    <w:rsid w:val="00977903"/>
    <w:rsid w:val="00980009"/>
    <w:rsid w:val="00981024"/>
    <w:rsid w:val="009816CE"/>
    <w:rsid w:val="00986FC3"/>
    <w:rsid w:val="009872D0"/>
    <w:rsid w:val="0099203D"/>
    <w:rsid w:val="0099235B"/>
    <w:rsid w:val="00992607"/>
    <w:rsid w:val="00993D2C"/>
    <w:rsid w:val="0099496D"/>
    <w:rsid w:val="00997A51"/>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B6B"/>
    <w:rsid w:val="00AB1E27"/>
    <w:rsid w:val="00AB313B"/>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2AB7"/>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644D"/>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56F1"/>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53AE"/>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77947"/>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2"/>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2AB7"/>
    <w:rPr>
      <w:color w:val="605E5C"/>
      <w:shd w:val="clear" w:color="auto" w:fill="E1DFDD"/>
    </w:rPr>
  </w:style>
  <w:style w:type="paragraph" w:customStyle="1" w:styleId="Table-hdg">
    <w:name w:val="Table-hdg"/>
    <w:basedOn w:val="Normal"/>
    <w:rsid w:val="001B599E"/>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rsid w:val="001B599E"/>
    <w:pPr>
      <w:keepLines/>
      <w:snapToGrid w:val="0"/>
      <w:spacing w:before="120" w:after="120" w:line="240" w:lineRule="auto"/>
    </w:pPr>
    <w:rPr>
      <w:rFonts w:ascii="Times New Roman" w:hAnsi="Times New Roman" w:cs="Times New Roman"/>
      <w:szCs w:val="20"/>
      <w:lang w:val="en-GB" w:eastAsia="en-US"/>
    </w:rPr>
  </w:style>
  <w:style w:type="paragraph" w:customStyle="1" w:styleId="Table-fig">
    <w:name w:val="Table-fig"/>
    <w:basedOn w:val="Normal"/>
    <w:rsid w:val="001B599E"/>
    <w:pPr>
      <w:keepLines/>
      <w:spacing w:before="120" w:after="120" w:line="240" w:lineRule="auto"/>
      <w:ind w:right="142"/>
      <w:jc w:val="right"/>
    </w:pPr>
    <w:rPr>
      <w:rFonts w:ascii="Times New Roman" w:hAnsi="Times New Roman" w:cs="Times New Roman"/>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62223601">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00583517">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546575847">
      <w:bodyDiv w:val="1"/>
      <w:marLeft w:val="0"/>
      <w:marRight w:val="0"/>
      <w:marTop w:val="0"/>
      <w:marBottom w:val="0"/>
      <w:divBdr>
        <w:top w:val="none" w:sz="0" w:space="0" w:color="auto"/>
        <w:left w:val="none" w:sz="0" w:space="0" w:color="auto"/>
        <w:bottom w:val="none" w:sz="0" w:space="0" w:color="auto"/>
        <w:right w:val="none" w:sz="0" w:space="0" w:color="auto"/>
      </w:divBdr>
    </w:div>
    <w:div w:id="765417618">
      <w:bodyDiv w:val="1"/>
      <w:marLeft w:val="0"/>
      <w:marRight w:val="0"/>
      <w:marTop w:val="0"/>
      <w:marBottom w:val="0"/>
      <w:divBdr>
        <w:top w:val="none" w:sz="0" w:space="0" w:color="auto"/>
        <w:left w:val="none" w:sz="0" w:space="0" w:color="auto"/>
        <w:bottom w:val="none" w:sz="0" w:space="0" w:color="auto"/>
        <w:right w:val="none" w:sz="0" w:space="0" w:color="auto"/>
      </w:divBdr>
    </w:div>
    <w:div w:id="91521177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982123638">
      <w:bodyDiv w:val="1"/>
      <w:marLeft w:val="0"/>
      <w:marRight w:val="0"/>
      <w:marTop w:val="0"/>
      <w:marBottom w:val="0"/>
      <w:divBdr>
        <w:top w:val="none" w:sz="0" w:space="0" w:color="auto"/>
        <w:left w:val="none" w:sz="0" w:space="0" w:color="auto"/>
        <w:bottom w:val="none" w:sz="0" w:space="0" w:color="auto"/>
        <w:right w:val="none" w:sz="0" w:space="0" w:color="auto"/>
      </w:divBdr>
    </w:div>
    <w:div w:id="1158962531">
      <w:bodyDiv w:val="1"/>
      <w:marLeft w:val="0"/>
      <w:marRight w:val="0"/>
      <w:marTop w:val="0"/>
      <w:marBottom w:val="0"/>
      <w:divBdr>
        <w:top w:val="none" w:sz="0" w:space="0" w:color="auto"/>
        <w:left w:val="none" w:sz="0" w:space="0" w:color="auto"/>
        <w:bottom w:val="none" w:sz="0" w:space="0" w:color="auto"/>
        <w:right w:val="none" w:sz="0" w:space="0" w:color="auto"/>
      </w:divBdr>
    </w:div>
    <w:div w:id="1243684089">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734281054">
      <w:bodyDiv w:val="1"/>
      <w:marLeft w:val="0"/>
      <w:marRight w:val="0"/>
      <w:marTop w:val="0"/>
      <w:marBottom w:val="0"/>
      <w:divBdr>
        <w:top w:val="none" w:sz="0" w:space="0" w:color="auto"/>
        <w:left w:val="none" w:sz="0" w:space="0" w:color="auto"/>
        <w:bottom w:val="none" w:sz="0" w:space="0" w:color="auto"/>
        <w:right w:val="none" w:sz="0" w:space="0" w:color="auto"/>
      </w:divBdr>
    </w:div>
    <w:div w:id="1775587518">
      <w:bodyDiv w:val="1"/>
      <w:marLeft w:val="0"/>
      <w:marRight w:val="0"/>
      <w:marTop w:val="0"/>
      <w:marBottom w:val="0"/>
      <w:divBdr>
        <w:top w:val="none" w:sz="0" w:space="0" w:color="auto"/>
        <w:left w:val="none" w:sz="0" w:space="0" w:color="auto"/>
        <w:bottom w:val="none" w:sz="0" w:space="0" w:color="auto"/>
        <w:right w:val="none" w:sz="0" w:space="0" w:color="auto"/>
      </w:divBdr>
    </w:div>
    <w:div w:id="1829133572">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4.xml"/><Relationship Id="rId28" Type="http://schemas.microsoft.com/office/2011/relationships/people" Target="people.xml"/><Relationship Id="rId10" Type="http://schemas.openxmlformats.org/officeDocument/2006/relationships/footer" Target="footer3.xml"/><Relationship Id="rId19"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535</Pages>
  <Words>128799</Words>
  <Characters>734160</Characters>
  <Application>Microsoft Office Word</Application>
  <DocSecurity>0</DocSecurity>
  <Lines>6118</Lines>
  <Paragraphs>1722</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861237</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Farhana Salamat Siti</cp:lastModifiedBy>
  <cp:revision>33</cp:revision>
  <cp:lastPrinted>2021-08-30T21:50:00Z</cp:lastPrinted>
  <dcterms:created xsi:type="dcterms:W3CDTF">2019-04-23T03:23:00Z</dcterms:created>
  <dcterms:modified xsi:type="dcterms:W3CDTF">2021-09-16T00:08:00Z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