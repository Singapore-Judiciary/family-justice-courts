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F0FF2" w14:textId="77777777" w:rsidR="006828C7" w:rsidRPr="003104E7" w:rsidRDefault="006828C7" w:rsidP="006828C7">
      <w:pPr>
        <w:pStyle w:val="PDHeading"/>
        <w:jc w:val="center"/>
        <w:divId w:val="2116439976"/>
        <w:rPr>
          <w:rFonts w:cs="Times New Roman"/>
        </w:rPr>
      </w:pPr>
      <w:bookmarkStart w:id="0" w:name="RH_PD_TOC_BK"/>
      <w:r>
        <w:rPr>
          <w:rFonts w:cs="Times New Roman"/>
        </w:rPr>
        <w:t>APPE</w:t>
      </w:r>
      <w:r w:rsidR="00DD0919">
        <w:rPr>
          <w:rFonts w:cs="Times New Roman"/>
        </w:rPr>
        <w:t>N</w:t>
      </w:r>
      <w:r>
        <w:rPr>
          <w:rFonts w:cs="Times New Roman"/>
        </w:rPr>
        <w:t>DIX A</w:t>
      </w:r>
    </w:p>
    <w:bookmarkEnd w:id="0"/>
    <w:p w14:paraId="79D3935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14:paraId="076F2BA9" w14:textId="77777777" w:rsidTr="006F2CA2">
        <w:trPr>
          <w:divId w:val="2116439976"/>
          <w:cantSplit/>
          <w:jc w:val="center"/>
        </w:trPr>
        <w:tc>
          <w:tcPr>
            <w:tcW w:w="7140" w:type="dxa"/>
          </w:tcPr>
          <w:p w14:paraId="44C9A9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14:paraId="1C2EFF12" w14:textId="77777777" w:rsidTr="006F2CA2">
        <w:trPr>
          <w:divId w:val="2116439976"/>
          <w:cantSplit/>
          <w:jc w:val="center"/>
        </w:trPr>
        <w:tc>
          <w:tcPr>
            <w:tcW w:w="7140" w:type="dxa"/>
          </w:tcPr>
          <w:p w14:paraId="4EEAAE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14:paraId="51D517DE" w14:textId="77777777" w:rsidTr="006F2CA2">
        <w:trPr>
          <w:divId w:val="2116439976"/>
          <w:cantSplit/>
          <w:jc w:val="center"/>
        </w:trPr>
        <w:tc>
          <w:tcPr>
            <w:tcW w:w="7140" w:type="dxa"/>
          </w:tcPr>
          <w:p w14:paraId="51FC29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C863C8D" w14:textId="77777777" w:rsidTr="006F2CA2">
        <w:trPr>
          <w:divId w:val="2116439976"/>
          <w:cantSplit/>
          <w:jc w:val="center"/>
        </w:trPr>
        <w:tc>
          <w:tcPr>
            <w:tcW w:w="7140" w:type="dxa"/>
          </w:tcPr>
          <w:p w14:paraId="770183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101CD0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666016B7" w14:textId="77777777" w:rsidTr="006F2CA2">
        <w:trPr>
          <w:divId w:val="2116439976"/>
          <w:cantSplit/>
          <w:jc w:val="center"/>
        </w:trPr>
        <w:tc>
          <w:tcPr>
            <w:tcW w:w="7140" w:type="dxa"/>
          </w:tcPr>
          <w:p w14:paraId="04CDCD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007215E" w14:textId="77777777" w:rsidTr="006F2CA2">
        <w:trPr>
          <w:divId w:val="2116439976"/>
          <w:cantSplit/>
          <w:jc w:val="center"/>
        </w:trPr>
        <w:tc>
          <w:tcPr>
            <w:tcW w:w="7140" w:type="dxa"/>
          </w:tcPr>
          <w:p w14:paraId="0F544C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746C74F" w14:textId="77777777" w:rsidTr="006F2CA2">
        <w:trPr>
          <w:divId w:val="2116439976"/>
          <w:cantSplit/>
          <w:jc w:val="center"/>
        </w:trPr>
        <w:tc>
          <w:tcPr>
            <w:tcW w:w="7140" w:type="dxa"/>
          </w:tcPr>
          <w:p w14:paraId="1C97D1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D1E9BA" w14:textId="77777777" w:rsidTr="006F2CA2">
        <w:trPr>
          <w:divId w:val="2116439976"/>
          <w:cantSplit/>
          <w:jc w:val="center"/>
        </w:trPr>
        <w:tc>
          <w:tcPr>
            <w:tcW w:w="7140" w:type="dxa"/>
          </w:tcPr>
          <w:p w14:paraId="4158C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D9BB6C0" w14:textId="77777777" w:rsidTr="006F2CA2">
        <w:trPr>
          <w:divId w:val="2116439976"/>
          <w:cantSplit/>
          <w:jc w:val="center"/>
        </w:trPr>
        <w:tc>
          <w:tcPr>
            <w:tcW w:w="7140" w:type="dxa"/>
          </w:tcPr>
          <w:p w14:paraId="610025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14:paraId="66707088" w14:textId="77777777" w:rsidTr="006F2CA2">
        <w:trPr>
          <w:divId w:val="2116439976"/>
          <w:cantSplit/>
          <w:jc w:val="center"/>
        </w:trPr>
        <w:tc>
          <w:tcPr>
            <w:tcW w:w="7140" w:type="dxa"/>
          </w:tcPr>
          <w:p w14:paraId="39BEC3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14:paraId="23C2ABED" w14:textId="77777777" w:rsidTr="006F2CA2">
        <w:trPr>
          <w:divId w:val="2116439976"/>
          <w:cantSplit/>
          <w:jc w:val="center"/>
        </w:trPr>
        <w:tc>
          <w:tcPr>
            <w:tcW w:w="7140" w:type="dxa"/>
          </w:tcPr>
          <w:p w14:paraId="029A0C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AD088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14:paraId="5D1C5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701F33BB" w14:textId="77777777" w:rsidTr="006F2CA2">
        <w:trPr>
          <w:divId w:val="2116439976"/>
          <w:cantSplit/>
          <w:jc w:val="center"/>
        </w:trPr>
        <w:tc>
          <w:tcPr>
            <w:tcW w:w="7140" w:type="dxa"/>
          </w:tcPr>
          <w:p w14:paraId="7E4A6149"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068324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the Plaintiff be at liberty to file a writ of summons for dissolution of the marriage notwithstanding that 3 years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14:paraId="29D8D95E" w14:textId="77777777" w:rsidTr="006F2CA2">
        <w:trPr>
          <w:divId w:val="2116439976"/>
          <w:cantSplit/>
          <w:jc w:val="center"/>
        </w:trPr>
        <w:tc>
          <w:tcPr>
            <w:tcW w:w="7140" w:type="dxa"/>
          </w:tcPr>
          <w:p w14:paraId="781071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14:paraId="4D06F9ED" w14:textId="77777777" w:rsidTr="006F2CA2">
        <w:trPr>
          <w:divId w:val="2116439976"/>
          <w:cantSplit/>
          <w:jc w:val="center"/>
        </w:trPr>
        <w:tc>
          <w:tcPr>
            <w:tcW w:w="7140" w:type="dxa"/>
          </w:tcPr>
          <w:p w14:paraId="7F17BE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xml:space="preserve">], solicitor for the abovenamed Plaintiff whose </w:t>
            </w:r>
            <w:proofErr w:type="gramStart"/>
            <w:r w:rsidRPr="006F2CA2">
              <w:rPr>
                <w:rFonts w:ascii="Times New Roman" w:hAnsi="Times New Roman" w:cs="Times New Roman"/>
                <w:sz w:val="22"/>
                <w:szCs w:val="20"/>
                <w:lang w:val="en-GB" w:eastAsia="en-US"/>
              </w:rPr>
              <w:t>particulars are</w:t>
            </w:r>
            <w:proofErr w:type="gramEnd"/>
            <w:r w:rsidRPr="006F2CA2">
              <w:rPr>
                <w:rFonts w:ascii="Times New Roman" w:hAnsi="Times New Roman" w:cs="Times New Roman"/>
                <w:sz w:val="22"/>
                <w:szCs w:val="20"/>
                <w:lang w:val="en-GB" w:eastAsia="en-US"/>
              </w:rPr>
              <w:t xml:space="preserv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43D6C11" w14:textId="77777777" w:rsidTr="006F2CA2">
        <w:trPr>
          <w:divId w:val="2116439976"/>
          <w:cantSplit/>
          <w:jc w:val="center"/>
        </w:trPr>
        <w:tc>
          <w:tcPr>
            <w:tcW w:w="7140" w:type="dxa"/>
          </w:tcPr>
          <w:p w14:paraId="1FAEE9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BFC9F08" w14:textId="77777777" w:rsidTr="006F2CA2">
        <w:trPr>
          <w:divId w:val="2116439976"/>
          <w:cantSplit/>
          <w:jc w:val="center"/>
        </w:trPr>
        <w:tc>
          <w:tcPr>
            <w:tcW w:w="7140" w:type="dxa"/>
          </w:tcPr>
          <w:p w14:paraId="1367728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14:paraId="02A0D71F" w14:textId="77777777"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14:paraId="6F697755"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14:paraId="3C13E521"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6249E719"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48338831"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256DF0F1"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05C10AE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14:paraId="1BA81FF1" w14:textId="77777777" w:rsidTr="006F2CA2">
        <w:trPr>
          <w:divId w:val="2116439976"/>
          <w:cantSplit/>
          <w:jc w:val="center"/>
        </w:trPr>
        <w:tc>
          <w:tcPr>
            <w:tcW w:w="7140" w:type="dxa"/>
          </w:tcPr>
          <w:p w14:paraId="59CCA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14:paraId="319F031F" w14:textId="77777777" w:rsidTr="006F2CA2">
        <w:trPr>
          <w:divId w:val="2116439976"/>
          <w:cantSplit/>
          <w:jc w:val="center"/>
        </w:trPr>
        <w:tc>
          <w:tcPr>
            <w:tcW w:w="7140" w:type="dxa"/>
          </w:tcPr>
          <w:p w14:paraId="1BDE13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14:paraId="1FD7E652" w14:textId="77777777" w:rsidTr="006F2CA2">
        <w:trPr>
          <w:divId w:val="2116439976"/>
          <w:cantSplit/>
          <w:jc w:val="center"/>
        </w:trPr>
        <w:tc>
          <w:tcPr>
            <w:tcW w:w="7140" w:type="dxa"/>
          </w:tcPr>
          <w:p w14:paraId="3C47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DA6BD8" w14:textId="77777777" w:rsidTr="006F2CA2">
        <w:trPr>
          <w:divId w:val="2116439976"/>
          <w:cantSplit/>
          <w:jc w:val="center"/>
        </w:trPr>
        <w:tc>
          <w:tcPr>
            <w:tcW w:w="7140" w:type="dxa"/>
          </w:tcPr>
          <w:p w14:paraId="38AB9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299FCF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7A7FFC50" w14:textId="77777777" w:rsidTr="006F2CA2">
        <w:trPr>
          <w:divId w:val="2116439976"/>
          <w:cantSplit/>
          <w:jc w:val="center"/>
        </w:trPr>
        <w:tc>
          <w:tcPr>
            <w:tcW w:w="7140" w:type="dxa"/>
          </w:tcPr>
          <w:p w14:paraId="40684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8C3218E" w14:textId="77777777" w:rsidTr="006F2CA2">
        <w:trPr>
          <w:divId w:val="2116439976"/>
          <w:cantSplit/>
          <w:jc w:val="center"/>
        </w:trPr>
        <w:tc>
          <w:tcPr>
            <w:tcW w:w="7140" w:type="dxa"/>
          </w:tcPr>
          <w:p w14:paraId="1AFF8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7DE230D" w14:textId="77777777" w:rsidTr="006F2CA2">
        <w:trPr>
          <w:divId w:val="2116439976"/>
          <w:cantSplit/>
          <w:jc w:val="center"/>
        </w:trPr>
        <w:tc>
          <w:tcPr>
            <w:tcW w:w="7140" w:type="dxa"/>
          </w:tcPr>
          <w:p w14:paraId="50EB2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EDBBBF" w14:textId="77777777" w:rsidTr="006F2CA2">
        <w:trPr>
          <w:divId w:val="2116439976"/>
          <w:cantSplit/>
          <w:jc w:val="center"/>
        </w:trPr>
        <w:tc>
          <w:tcPr>
            <w:tcW w:w="7140" w:type="dxa"/>
          </w:tcPr>
          <w:p w14:paraId="4FF396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403D187" w14:textId="77777777" w:rsidTr="006F2CA2">
        <w:trPr>
          <w:divId w:val="2116439976"/>
          <w:cantSplit/>
          <w:jc w:val="center"/>
        </w:trPr>
        <w:tc>
          <w:tcPr>
            <w:tcW w:w="7140" w:type="dxa"/>
          </w:tcPr>
          <w:p w14:paraId="114876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14:paraId="60F3AC45" w14:textId="77777777" w:rsidTr="006F2CA2">
        <w:trPr>
          <w:divId w:val="2116439976"/>
          <w:cantSplit/>
          <w:jc w:val="center"/>
        </w:trPr>
        <w:tc>
          <w:tcPr>
            <w:tcW w:w="7140" w:type="dxa"/>
          </w:tcPr>
          <w:p w14:paraId="4189D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14:paraId="41400175" w14:textId="77777777" w:rsidTr="006F2CA2">
        <w:trPr>
          <w:divId w:val="2116439976"/>
          <w:cantSplit/>
          <w:jc w:val="center"/>
        </w:trPr>
        <w:tc>
          <w:tcPr>
            <w:tcW w:w="7140" w:type="dxa"/>
          </w:tcPr>
          <w:p w14:paraId="7F24C9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has taken out an Originating Summons in court seeking an order that he/she* be at liberty to file a writ of summons for dissolution of the marriage notwithstanding that 3 years have not passed since the date of the marriage.</w:t>
            </w:r>
          </w:p>
        </w:tc>
      </w:tr>
      <w:tr w:rsidR="006F2CA2" w:rsidRPr="006F2CA2" w14:paraId="30FE380A" w14:textId="77777777" w:rsidTr="006F2CA2">
        <w:trPr>
          <w:divId w:val="2116439976"/>
          <w:cantSplit/>
          <w:jc w:val="center"/>
        </w:trPr>
        <w:tc>
          <w:tcPr>
            <w:tcW w:w="7140" w:type="dxa"/>
          </w:tcPr>
          <w:p w14:paraId="4F84B4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0012B9E8" w14:textId="77777777" w:rsidTr="006F2CA2">
        <w:trPr>
          <w:divId w:val="2116439976"/>
          <w:cantSplit/>
          <w:jc w:val="center"/>
        </w:trPr>
        <w:tc>
          <w:tcPr>
            <w:tcW w:w="7140" w:type="dxa"/>
          </w:tcPr>
          <w:p w14:paraId="23B8B5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71AA8582" w14:textId="77777777" w:rsidTr="006F2CA2">
        <w:trPr>
          <w:divId w:val="2116439976"/>
          <w:cantSplit/>
          <w:jc w:val="center"/>
        </w:trPr>
        <w:tc>
          <w:tcPr>
            <w:tcW w:w="7140" w:type="dxa"/>
          </w:tcPr>
          <w:p w14:paraId="6972BC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14:paraId="21BBDDB3" w14:textId="77777777" w:rsidTr="006F2CA2">
        <w:trPr>
          <w:divId w:val="2116439976"/>
          <w:cantSplit/>
          <w:jc w:val="center"/>
        </w:trPr>
        <w:tc>
          <w:tcPr>
            <w:tcW w:w="7140" w:type="dxa"/>
          </w:tcPr>
          <w:p w14:paraId="35D0AE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14:paraId="6A11A220" w14:textId="77777777" w:rsidTr="006F2CA2">
        <w:trPr>
          <w:divId w:val="2116439976"/>
          <w:cantSplit/>
          <w:jc w:val="center"/>
        </w:trPr>
        <w:tc>
          <w:tcPr>
            <w:tcW w:w="7140" w:type="dxa"/>
          </w:tcPr>
          <w:p w14:paraId="3F34DD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6044F7E0" w14:textId="77777777" w:rsidTr="006F2CA2">
        <w:trPr>
          <w:divId w:val="2116439976"/>
          <w:cantSplit/>
          <w:jc w:val="center"/>
        </w:trPr>
        <w:tc>
          <w:tcPr>
            <w:tcW w:w="7140" w:type="dxa"/>
          </w:tcPr>
          <w:p w14:paraId="418594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C99C5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246E3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49E1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823FFDA" w14:textId="77777777" w:rsidTr="006F2CA2">
        <w:trPr>
          <w:divId w:val="2116439976"/>
          <w:cantSplit/>
          <w:jc w:val="center"/>
        </w:trPr>
        <w:tc>
          <w:tcPr>
            <w:tcW w:w="7140" w:type="dxa"/>
          </w:tcPr>
          <w:p w14:paraId="50E62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81B20E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CA9F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4B5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15488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8BB0F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11CD3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FAF273"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14:paraId="68940308" w14:textId="77777777" w:rsidTr="006F2CA2">
        <w:trPr>
          <w:divId w:val="2116439976"/>
          <w:cantSplit/>
          <w:jc w:val="center"/>
        </w:trPr>
        <w:tc>
          <w:tcPr>
            <w:tcW w:w="7160" w:type="dxa"/>
            <w:gridSpan w:val="2"/>
          </w:tcPr>
          <w:p w14:paraId="0034119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14:paraId="25A9E8BD" w14:textId="77777777" w:rsidTr="006F2CA2">
        <w:trPr>
          <w:divId w:val="2116439976"/>
          <w:cantSplit/>
          <w:jc w:val="center"/>
        </w:trPr>
        <w:tc>
          <w:tcPr>
            <w:tcW w:w="7160" w:type="dxa"/>
            <w:gridSpan w:val="2"/>
          </w:tcPr>
          <w:p w14:paraId="11452B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14:paraId="2D49C6D5" w14:textId="77777777" w:rsidTr="006F2CA2">
        <w:trPr>
          <w:divId w:val="2116439976"/>
          <w:cantSplit/>
          <w:jc w:val="center"/>
        </w:trPr>
        <w:tc>
          <w:tcPr>
            <w:tcW w:w="7160" w:type="dxa"/>
            <w:gridSpan w:val="2"/>
          </w:tcPr>
          <w:p w14:paraId="025260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69A2C3" w14:textId="77777777" w:rsidTr="006F2CA2">
        <w:trPr>
          <w:divId w:val="2116439976"/>
          <w:cantSplit/>
          <w:jc w:val="center"/>
        </w:trPr>
        <w:tc>
          <w:tcPr>
            <w:tcW w:w="7160" w:type="dxa"/>
            <w:gridSpan w:val="2"/>
          </w:tcPr>
          <w:p w14:paraId="025DAA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A2D804" w14:textId="77777777" w:rsidTr="006F2CA2">
        <w:trPr>
          <w:divId w:val="2116439976"/>
          <w:cantSplit/>
          <w:jc w:val="center"/>
        </w:trPr>
        <w:tc>
          <w:tcPr>
            <w:tcW w:w="7160" w:type="dxa"/>
            <w:gridSpan w:val="2"/>
          </w:tcPr>
          <w:p w14:paraId="1595E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991773A" w14:textId="77777777" w:rsidTr="006F2CA2">
        <w:trPr>
          <w:divId w:val="2116439976"/>
          <w:cantSplit/>
          <w:jc w:val="center"/>
        </w:trPr>
        <w:tc>
          <w:tcPr>
            <w:tcW w:w="7160" w:type="dxa"/>
            <w:gridSpan w:val="2"/>
          </w:tcPr>
          <w:p w14:paraId="0945E5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9B7DD78" w14:textId="77777777" w:rsidTr="006F2CA2">
        <w:trPr>
          <w:divId w:val="2116439976"/>
          <w:cantSplit/>
          <w:jc w:val="center"/>
        </w:trPr>
        <w:tc>
          <w:tcPr>
            <w:tcW w:w="7160" w:type="dxa"/>
            <w:gridSpan w:val="2"/>
          </w:tcPr>
          <w:p w14:paraId="3C97E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7190C2C" w14:textId="77777777" w:rsidTr="006F2CA2">
        <w:trPr>
          <w:divId w:val="2116439976"/>
          <w:cantSplit/>
          <w:jc w:val="center"/>
        </w:trPr>
        <w:tc>
          <w:tcPr>
            <w:tcW w:w="7160" w:type="dxa"/>
            <w:gridSpan w:val="2"/>
          </w:tcPr>
          <w:p w14:paraId="0DB8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C5FFD18" w14:textId="77777777" w:rsidTr="006F2CA2">
        <w:trPr>
          <w:divId w:val="2116439976"/>
          <w:cantSplit/>
          <w:jc w:val="center"/>
        </w:trPr>
        <w:tc>
          <w:tcPr>
            <w:tcW w:w="7160" w:type="dxa"/>
            <w:gridSpan w:val="2"/>
          </w:tcPr>
          <w:p w14:paraId="46F4E7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14:paraId="6A9E3E11" w14:textId="77777777" w:rsidTr="006F2CA2">
        <w:trPr>
          <w:divId w:val="2116439976"/>
          <w:cantSplit/>
          <w:jc w:val="center"/>
        </w:trPr>
        <w:tc>
          <w:tcPr>
            <w:tcW w:w="7160" w:type="dxa"/>
            <w:gridSpan w:val="2"/>
          </w:tcPr>
          <w:p w14:paraId="497D6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14:paraId="32FA306B" w14:textId="77777777" w:rsidTr="006F2CA2">
        <w:trPr>
          <w:divId w:val="2116439976"/>
          <w:cantSplit/>
          <w:jc w:val="center"/>
        </w:trPr>
        <w:tc>
          <w:tcPr>
            <w:tcW w:w="7160" w:type="dxa"/>
            <w:gridSpan w:val="2"/>
          </w:tcPr>
          <w:p w14:paraId="53BFF5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14:paraId="062CD75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14:paraId="014E46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41052397" w14:textId="77777777" w:rsidTr="006F2CA2">
        <w:trPr>
          <w:divId w:val="2116439976"/>
          <w:cantSplit/>
          <w:jc w:val="center"/>
        </w:trPr>
        <w:tc>
          <w:tcPr>
            <w:tcW w:w="7160" w:type="dxa"/>
            <w:gridSpan w:val="2"/>
          </w:tcPr>
          <w:p w14:paraId="43203C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is a person under disability</w:t>
            </w:r>
          </w:p>
          <w:p w14:paraId="46D052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14:paraId="31A9F875" w14:textId="77777777" w:rsidTr="006F2CA2">
        <w:trPr>
          <w:divId w:val="2116439976"/>
          <w:cantSplit/>
          <w:jc w:val="center"/>
        </w:trPr>
        <w:tc>
          <w:tcPr>
            <w:tcW w:w="7160" w:type="dxa"/>
            <w:gridSpan w:val="2"/>
          </w:tcPr>
          <w:p w14:paraId="7D333C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14:paraId="763C01AD" w14:textId="77777777" w:rsidTr="006F2CA2">
        <w:trPr>
          <w:divId w:val="2116439976"/>
          <w:cantSplit/>
          <w:jc w:val="center"/>
        </w:trPr>
        <w:tc>
          <w:tcPr>
            <w:tcW w:w="7160" w:type="dxa"/>
            <w:gridSpan w:val="2"/>
          </w:tcPr>
          <w:p w14:paraId="60AD5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218DD736" w14:textId="77777777" w:rsidTr="006F2CA2">
        <w:trPr>
          <w:divId w:val="2116439976"/>
          <w:cantSplit/>
          <w:jc w:val="center"/>
        </w:trPr>
        <w:tc>
          <w:tcPr>
            <w:tcW w:w="7160" w:type="dxa"/>
            <w:gridSpan w:val="2"/>
          </w:tcPr>
          <w:p w14:paraId="771952E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03B3178C" w14:textId="77777777" w:rsidTr="006F2CA2">
        <w:trPr>
          <w:divId w:val="2116439976"/>
          <w:cantSplit/>
          <w:jc w:val="center"/>
        </w:trPr>
        <w:tc>
          <w:tcPr>
            <w:tcW w:w="7160" w:type="dxa"/>
            <w:gridSpan w:val="2"/>
          </w:tcPr>
          <w:p w14:paraId="5985F9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D0D0D92" w14:textId="77777777" w:rsidTr="006F2CA2">
        <w:trPr>
          <w:divId w:val="2116439976"/>
          <w:cantSplit/>
          <w:jc w:val="center"/>
        </w:trPr>
        <w:tc>
          <w:tcPr>
            <w:tcW w:w="7160" w:type="dxa"/>
            <w:gridSpan w:val="2"/>
          </w:tcPr>
          <w:p w14:paraId="089AFDF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14:paraId="6511FB75" w14:textId="77777777" w:rsidTr="006F2CA2">
        <w:trPr>
          <w:divId w:val="2116439976"/>
          <w:cantSplit/>
          <w:jc w:val="center"/>
        </w:trPr>
        <w:tc>
          <w:tcPr>
            <w:tcW w:w="7160" w:type="dxa"/>
            <w:gridSpan w:val="2"/>
          </w:tcPr>
          <w:p w14:paraId="38CE800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14:paraId="617B07D7" w14:textId="77777777" w:rsidTr="006F2CA2">
        <w:trPr>
          <w:divId w:val="2116439976"/>
          <w:cantSplit/>
          <w:jc w:val="center"/>
        </w:trPr>
        <w:tc>
          <w:tcPr>
            <w:tcW w:w="7160" w:type="dxa"/>
            <w:gridSpan w:val="2"/>
          </w:tcPr>
          <w:p w14:paraId="7DE8A7D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14:paraId="46408EE4" w14:textId="77777777" w:rsidTr="006F2CA2">
        <w:trPr>
          <w:divId w:val="2116439976"/>
          <w:cantSplit/>
          <w:jc w:val="center"/>
        </w:trPr>
        <w:tc>
          <w:tcPr>
            <w:tcW w:w="7160" w:type="dxa"/>
            <w:gridSpan w:val="2"/>
          </w:tcPr>
          <w:p w14:paraId="47E8BA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6F2CA2">
              <w:rPr>
                <w:rFonts w:ascii="Times New Roman" w:hAnsi="Times New Roman" w:cs="Times New Roman"/>
                <w:sz w:val="22"/>
                <w:szCs w:val="20"/>
                <w:lang w:val="en-GB" w:eastAsia="en-US"/>
              </w:rPr>
              <w:t>only)*</w:t>
            </w:r>
            <w:proofErr w:type="gramEnd"/>
          </w:p>
        </w:tc>
      </w:tr>
      <w:tr w:rsidR="006F2CA2" w:rsidRPr="006F2CA2" w14:paraId="38A62BD0" w14:textId="77777777" w:rsidTr="006F2CA2">
        <w:trPr>
          <w:divId w:val="2116439976"/>
          <w:cantSplit/>
          <w:jc w:val="center"/>
        </w:trPr>
        <w:tc>
          <w:tcPr>
            <w:tcW w:w="7160" w:type="dxa"/>
            <w:gridSpan w:val="2"/>
          </w:tcPr>
          <w:p w14:paraId="35B6960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6F2CA2">
              <w:rPr>
                <w:rFonts w:ascii="Times New Roman" w:hAnsi="Times New Roman" w:cs="Times New Roman"/>
                <w:sz w:val="22"/>
                <w:szCs w:val="20"/>
                <w:lang w:val="en-GB" w:eastAsia="en-US"/>
              </w:rPr>
              <w:t>applicable)*</w:t>
            </w:r>
            <w:proofErr w:type="gramEnd"/>
          </w:p>
        </w:tc>
      </w:tr>
      <w:tr w:rsidR="006F2CA2" w:rsidRPr="006F2CA2" w14:paraId="5C55AA80" w14:textId="77777777" w:rsidTr="006F2CA2">
        <w:trPr>
          <w:divId w:val="2116439976"/>
          <w:cantSplit/>
          <w:jc w:val="center"/>
        </w:trPr>
        <w:tc>
          <w:tcPr>
            <w:tcW w:w="3580" w:type="dxa"/>
          </w:tcPr>
          <w:p w14:paraId="59EB96E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14:paraId="3E096C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14:paraId="0A8F38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14:paraId="337485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14:paraId="182389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14:paraId="2659C1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14:paraId="4D717D98" w14:textId="77777777" w:rsidTr="006F2CA2">
        <w:trPr>
          <w:divId w:val="2116439976"/>
          <w:cantSplit/>
          <w:jc w:val="center"/>
        </w:trPr>
        <w:tc>
          <w:tcPr>
            <w:tcW w:w="7160" w:type="dxa"/>
            <w:gridSpan w:val="2"/>
          </w:tcPr>
          <w:p w14:paraId="5D7ADCB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1964E8FB" w14:textId="77777777" w:rsidTr="006F2CA2">
        <w:trPr>
          <w:divId w:val="2116439976"/>
          <w:cantSplit/>
          <w:jc w:val="center"/>
        </w:trPr>
        <w:tc>
          <w:tcPr>
            <w:tcW w:w="7160" w:type="dxa"/>
            <w:gridSpan w:val="2"/>
          </w:tcPr>
          <w:p w14:paraId="15EBFD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14:paraId="7CA1339F" w14:textId="77777777" w:rsidTr="006F2CA2">
        <w:trPr>
          <w:divId w:val="2116439976"/>
          <w:cantSplit/>
          <w:jc w:val="center"/>
        </w:trPr>
        <w:tc>
          <w:tcPr>
            <w:tcW w:w="7160" w:type="dxa"/>
            <w:gridSpan w:val="2"/>
          </w:tcPr>
          <w:p w14:paraId="4F4A9E2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14:paraId="59F41DDA" w14:textId="77777777" w:rsidTr="006F2CA2">
        <w:trPr>
          <w:divId w:val="2116439976"/>
          <w:cantSplit/>
          <w:jc w:val="center"/>
        </w:trPr>
        <w:tc>
          <w:tcPr>
            <w:tcW w:w="7160" w:type="dxa"/>
            <w:gridSpan w:val="2"/>
          </w:tcPr>
          <w:p w14:paraId="4F4660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3B1B4D6A" w14:textId="77777777" w:rsidTr="006F2CA2">
        <w:trPr>
          <w:divId w:val="2116439976"/>
          <w:cantSplit/>
          <w:jc w:val="center"/>
        </w:trPr>
        <w:tc>
          <w:tcPr>
            <w:tcW w:w="7160" w:type="dxa"/>
            <w:gridSpan w:val="2"/>
          </w:tcPr>
          <w:p w14:paraId="052A195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3A64D865" w14:textId="77777777" w:rsidTr="006F2CA2">
        <w:trPr>
          <w:divId w:val="2116439976"/>
          <w:cantSplit/>
          <w:jc w:val="center"/>
        </w:trPr>
        <w:tc>
          <w:tcPr>
            <w:tcW w:w="7160" w:type="dxa"/>
            <w:gridSpan w:val="2"/>
          </w:tcPr>
          <w:p w14:paraId="2175AC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F090636" w14:textId="77777777" w:rsidTr="006F2CA2">
        <w:trPr>
          <w:divId w:val="2116439976"/>
          <w:cantSplit/>
          <w:jc w:val="center"/>
        </w:trPr>
        <w:tc>
          <w:tcPr>
            <w:tcW w:w="7160" w:type="dxa"/>
            <w:gridSpan w:val="2"/>
          </w:tcPr>
          <w:p w14:paraId="49CE6B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14:paraId="7C771A88" w14:textId="77777777" w:rsidTr="006F2CA2">
        <w:trPr>
          <w:divId w:val="2116439976"/>
          <w:cantSplit/>
          <w:jc w:val="center"/>
        </w:trPr>
        <w:tc>
          <w:tcPr>
            <w:tcW w:w="7160" w:type="dxa"/>
            <w:gridSpan w:val="2"/>
          </w:tcPr>
          <w:p w14:paraId="68400E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74C52301" w14:textId="77777777" w:rsidTr="006F2CA2">
        <w:trPr>
          <w:divId w:val="2116439976"/>
          <w:cantSplit/>
          <w:jc w:val="center"/>
        </w:trPr>
        <w:tc>
          <w:tcPr>
            <w:tcW w:w="7160" w:type="dxa"/>
            <w:gridSpan w:val="2"/>
          </w:tcPr>
          <w:p w14:paraId="0041BB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38388EBA" w14:textId="77777777" w:rsidTr="006F2CA2">
        <w:trPr>
          <w:divId w:val="2116439976"/>
          <w:cantSplit/>
          <w:jc w:val="center"/>
        </w:trPr>
        <w:tc>
          <w:tcPr>
            <w:tcW w:w="7160" w:type="dxa"/>
            <w:gridSpan w:val="2"/>
          </w:tcPr>
          <w:p w14:paraId="49DCD73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14:paraId="5B92A134" w14:textId="77777777" w:rsidTr="006F2CA2">
        <w:trPr>
          <w:divId w:val="2116439976"/>
          <w:cantSplit/>
          <w:jc w:val="center"/>
        </w:trPr>
        <w:tc>
          <w:tcPr>
            <w:tcW w:w="7160" w:type="dxa"/>
            <w:gridSpan w:val="2"/>
          </w:tcPr>
          <w:p w14:paraId="6CC84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49C9BFEA" w14:textId="77777777" w:rsidTr="006F2CA2">
        <w:trPr>
          <w:divId w:val="2116439976"/>
          <w:cantSplit/>
          <w:jc w:val="center"/>
        </w:trPr>
        <w:tc>
          <w:tcPr>
            <w:tcW w:w="7160" w:type="dxa"/>
            <w:gridSpan w:val="2"/>
          </w:tcPr>
          <w:p w14:paraId="233F2D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79961CB1" w14:textId="77777777" w:rsidTr="006F2CA2">
        <w:trPr>
          <w:divId w:val="2116439976"/>
          <w:cantSplit/>
          <w:jc w:val="center"/>
        </w:trPr>
        <w:tc>
          <w:tcPr>
            <w:tcW w:w="7160" w:type="dxa"/>
            <w:gridSpan w:val="2"/>
          </w:tcPr>
          <w:p w14:paraId="5BD446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0397543C" w14:textId="77777777" w:rsidTr="006F2CA2">
        <w:trPr>
          <w:divId w:val="2116439976"/>
          <w:cantSplit/>
          <w:jc w:val="center"/>
        </w:trPr>
        <w:tc>
          <w:tcPr>
            <w:tcW w:w="7160" w:type="dxa"/>
            <w:gridSpan w:val="2"/>
          </w:tcPr>
          <w:p w14:paraId="0ED7B0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7993B2E2" w14:textId="77777777" w:rsidTr="006F2CA2">
        <w:trPr>
          <w:divId w:val="2116439976"/>
          <w:cantSplit/>
          <w:jc w:val="center"/>
        </w:trPr>
        <w:tc>
          <w:tcPr>
            <w:tcW w:w="7160" w:type="dxa"/>
            <w:gridSpan w:val="2"/>
          </w:tcPr>
          <w:p w14:paraId="5F873C1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14:paraId="621924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14:paraId="3B128580" w14:textId="77777777" w:rsidTr="006F2CA2">
        <w:trPr>
          <w:divId w:val="2116439976"/>
          <w:cantSplit/>
          <w:jc w:val="center"/>
        </w:trPr>
        <w:tc>
          <w:tcPr>
            <w:tcW w:w="7160" w:type="dxa"/>
            <w:gridSpan w:val="2"/>
          </w:tcPr>
          <w:p w14:paraId="324278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7F54D406" w14:textId="77777777" w:rsidTr="006F2CA2">
        <w:trPr>
          <w:divId w:val="2116439976"/>
          <w:cantSplit/>
          <w:jc w:val="center"/>
        </w:trPr>
        <w:tc>
          <w:tcPr>
            <w:tcW w:w="7160" w:type="dxa"/>
            <w:gridSpan w:val="2"/>
          </w:tcPr>
          <w:p w14:paraId="509857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456EE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02DC6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6CEDA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91DA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E6A17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CD3C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25DF0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9BF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672E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6D55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2895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CD5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E0326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F99CA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7FAA56D"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45A937B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14:paraId="3FAC58CF" w14:textId="77777777" w:rsidTr="006F2CA2">
        <w:trPr>
          <w:divId w:val="2116439976"/>
          <w:cantSplit/>
          <w:jc w:val="center"/>
        </w:trPr>
        <w:tc>
          <w:tcPr>
            <w:tcW w:w="7120" w:type="dxa"/>
          </w:tcPr>
          <w:p w14:paraId="07CC322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14:paraId="5EDA7DE4" w14:textId="77777777" w:rsidTr="006F2CA2">
        <w:trPr>
          <w:divId w:val="2116439976"/>
          <w:cantSplit/>
          <w:jc w:val="center"/>
        </w:trPr>
        <w:tc>
          <w:tcPr>
            <w:tcW w:w="7120" w:type="dxa"/>
          </w:tcPr>
          <w:p w14:paraId="51D7CC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14:paraId="0417A339" w14:textId="77777777" w:rsidTr="006F2CA2">
        <w:trPr>
          <w:divId w:val="2116439976"/>
          <w:cantSplit/>
          <w:jc w:val="center"/>
        </w:trPr>
        <w:tc>
          <w:tcPr>
            <w:tcW w:w="7120" w:type="dxa"/>
          </w:tcPr>
          <w:p w14:paraId="7F1C84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091D5FC" w14:textId="77777777" w:rsidTr="006F2CA2">
        <w:trPr>
          <w:divId w:val="2116439976"/>
          <w:cantSplit/>
          <w:jc w:val="center"/>
        </w:trPr>
        <w:tc>
          <w:tcPr>
            <w:tcW w:w="7120" w:type="dxa"/>
          </w:tcPr>
          <w:p w14:paraId="19DD79AE" w14:textId="77777777"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14:paraId="6AAD09AF" w14:textId="77777777" w:rsidTr="006F2CA2">
        <w:trPr>
          <w:divId w:val="2116439976"/>
          <w:cantSplit/>
          <w:jc w:val="center"/>
        </w:trPr>
        <w:tc>
          <w:tcPr>
            <w:tcW w:w="7120" w:type="dxa"/>
          </w:tcPr>
          <w:p w14:paraId="55CB13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E59A3E6" w14:textId="77777777" w:rsidTr="006F2CA2">
        <w:trPr>
          <w:divId w:val="2116439976"/>
          <w:cantSplit/>
          <w:jc w:val="center"/>
        </w:trPr>
        <w:tc>
          <w:tcPr>
            <w:tcW w:w="7120" w:type="dxa"/>
          </w:tcPr>
          <w:p w14:paraId="0B595D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670D2BA" w14:textId="77777777" w:rsidTr="006F2CA2">
        <w:trPr>
          <w:divId w:val="2116439976"/>
          <w:cantSplit/>
          <w:jc w:val="center"/>
        </w:trPr>
        <w:tc>
          <w:tcPr>
            <w:tcW w:w="7120" w:type="dxa"/>
          </w:tcPr>
          <w:p w14:paraId="4FF1B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E3CB0B" w14:textId="77777777" w:rsidTr="006F2CA2">
        <w:trPr>
          <w:divId w:val="2116439976"/>
          <w:cantSplit/>
          <w:jc w:val="center"/>
        </w:trPr>
        <w:tc>
          <w:tcPr>
            <w:tcW w:w="7120" w:type="dxa"/>
          </w:tcPr>
          <w:p w14:paraId="3150DA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419368C" w14:textId="77777777" w:rsidTr="006F2CA2">
        <w:trPr>
          <w:divId w:val="2116439976"/>
          <w:cantSplit/>
          <w:jc w:val="center"/>
        </w:trPr>
        <w:tc>
          <w:tcPr>
            <w:tcW w:w="7120" w:type="dxa"/>
          </w:tcPr>
          <w:p w14:paraId="0EF124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14:paraId="6D534F03" w14:textId="77777777" w:rsidTr="006F2CA2">
        <w:trPr>
          <w:divId w:val="2116439976"/>
          <w:cantSplit/>
          <w:jc w:val="center"/>
        </w:trPr>
        <w:tc>
          <w:tcPr>
            <w:tcW w:w="7120" w:type="dxa"/>
          </w:tcPr>
          <w:p w14:paraId="664E85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14:paraId="34E312ED" w14:textId="77777777" w:rsidTr="006F2CA2">
        <w:trPr>
          <w:divId w:val="2116439976"/>
          <w:cantSplit/>
          <w:jc w:val="center"/>
        </w:trPr>
        <w:tc>
          <w:tcPr>
            <w:tcW w:w="7120" w:type="dxa"/>
          </w:tcPr>
          <w:p w14:paraId="300B19A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Orders Applied For</w:t>
            </w:r>
          </w:p>
        </w:tc>
      </w:tr>
      <w:tr w:rsidR="006F2CA2" w:rsidRPr="006F2CA2" w14:paraId="732131F9" w14:textId="77777777" w:rsidTr="006F2CA2">
        <w:trPr>
          <w:divId w:val="2116439976"/>
          <w:cantSplit/>
          <w:jc w:val="center"/>
        </w:trPr>
        <w:tc>
          <w:tcPr>
            <w:tcW w:w="7120" w:type="dxa"/>
          </w:tcPr>
          <w:p w14:paraId="0659D4F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14:paraId="3F4C7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517615A" w14:textId="77777777" w:rsidTr="006F2CA2">
        <w:trPr>
          <w:divId w:val="2116439976"/>
          <w:cantSplit/>
          <w:jc w:val="center"/>
        </w:trPr>
        <w:tc>
          <w:tcPr>
            <w:tcW w:w="7120" w:type="dxa"/>
          </w:tcPr>
          <w:p w14:paraId="5B86FF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6182317F" w14:textId="77777777" w:rsidTr="006F2CA2">
        <w:trPr>
          <w:divId w:val="2116439976"/>
          <w:cantSplit/>
          <w:jc w:val="center"/>
        </w:trPr>
        <w:tc>
          <w:tcPr>
            <w:tcW w:w="7120" w:type="dxa"/>
          </w:tcPr>
          <w:p w14:paraId="4CFEAE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14:paraId="6D89DEE1" w14:textId="77777777" w:rsidTr="006F2CA2">
        <w:trPr>
          <w:divId w:val="2116439976"/>
          <w:cantSplit/>
          <w:jc w:val="center"/>
        </w:trPr>
        <w:tc>
          <w:tcPr>
            <w:tcW w:w="7120" w:type="dxa"/>
          </w:tcPr>
          <w:p w14:paraId="5AB1AE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(e.g. Plaintiff, Defendant, Co-Defendant, etc.)</w:t>
            </w:r>
          </w:p>
        </w:tc>
      </w:tr>
      <w:tr w:rsidR="006F2CA2" w:rsidRPr="006F2CA2" w14:paraId="52820606" w14:textId="77777777" w:rsidTr="006F2CA2">
        <w:trPr>
          <w:divId w:val="2116439976"/>
          <w:cantSplit/>
          <w:jc w:val="center"/>
        </w:trPr>
        <w:tc>
          <w:tcPr>
            <w:tcW w:w="7120" w:type="dxa"/>
          </w:tcPr>
          <w:p w14:paraId="5D3843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(e.g. Plaintiff, Defendant, Co-Defendant, etc.)</w:t>
            </w:r>
          </w:p>
        </w:tc>
      </w:tr>
      <w:tr w:rsidR="006F2CA2" w:rsidRPr="006F2CA2" w14:paraId="1A949E9B" w14:textId="77777777" w:rsidTr="006F2CA2">
        <w:trPr>
          <w:divId w:val="2116439976"/>
          <w:cantSplit/>
          <w:jc w:val="center"/>
        </w:trPr>
        <w:tc>
          <w:tcPr>
            <w:tcW w:w="7120" w:type="dxa"/>
          </w:tcPr>
          <w:p w14:paraId="612DF8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14:paraId="3BA0958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Pr>
                <w:rFonts w:ascii="Times New Roman" w:hAnsi="Times New Roman" w:cs="Times New Roman"/>
                <w:sz w:val="22"/>
                <w:szCs w:val="20"/>
                <w:lang w:val="en-GB" w:eastAsia="en-US"/>
              </w:rPr>
              <w:t>advice./</w:t>
            </w:r>
            <w:proofErr w:type="gramEnd"/>
            <w:r w:rsidR="00895CBC">
              <w:rPr>
                <w:rFonts w:ascii="Times New Roman" w:hAnsi="Times New Roman" w:cs="Times New Roman"/>
                <w:sz w:val="22"/>
                <w:szCs w:val="20"/>
                <w:lang w:val="en-GB" w:eastAsia="en-US"/>
              </w:rPr>
              <w:t>We hereby consent to this Summons.*</w:t>
            </w:r>
          </w:p>
        </w:tc>
      </w:tr>
      <w:tr w:rsidR="006F2CA2" w:rsidRPr="006F2CA2" w14:paraId="7390AC33" w14:textId="77777777" w:rsidTr="006F2CA2">
        <w:trPr>
          <w:divId w:val="2116439976"/>
          <w:cantSplit/>
          <w:jc w:val="center"/>
        </w:trPr>
        <w:tc>
          <w:tcPr>
            <w:tcW w:w="7120" w:type="dxa"/>
          </w:tcPr>
          <w:p w14:paraId="529555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14:paraId="460C94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14:paraId="6B994F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A306B12" w14:textId="77777777" w:rsidTr="006F2CA2">
        <w:trPr>
          <w:divId w:val="2116439976"/>
          <w:cantSplit/>
          <w:jc w:val="center"/>
        </w:trPr>
        <w:tc>
          <w:tcPr>
            <w:tcW w:w="7120" w:type="dxa"/>
          </w:tcPr>
          <w:p w14:paraId="102B23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14:paraId="61EF738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14:paraId="01FC8061" w14:textId="77777777" w:rsidTr="006F2CA2">
        <w:trPr>
          <w:divId w:val="2116439976"/>
          <w:cantSplit/>
          <w:jc w:val="center"/>
        </w:trPr>
        <w:tc>
          <w:tcPr>
            <w:tcW w:w="7120" w:type="dxa"/>
          </w:tcPr>
          <w:p w14:paraId="6E88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ED5CA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C6725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A1E067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A00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2CC9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9385376"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50E688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14:paraId="3AF775BC" w14:textId="77777777" w:rsidTr="006F2CA2">
        <w:trPr>
          <w:divId w:val="2116439976"/>
          <w:cantSplit/>
          <w:jc w:val="center"/>
        </w:trPr>
        <w:tc>
          <w:tcPr>
            <w:tcW w:w="7140" w:type="dxa"/>
          </w:tcPr>
          <w:p w14:paraId="371BA7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14:paraId="5666F3F5" w14:textId="77777777" w:rsidTr="006F2CA2">
        <w:trPr>
          <w:divId w:val="2116439976"/>
          <w:cantSplit/>
          <w:jc w:val="center"/>
        </w:trPr>
        <w:tc>
          <w:tcPr>
            <w:tcW w:w="7140" w:type="dxa"/>
          </w:tcPr>
          <w:p w14:paraId="426C7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14:paraId="7F14B0C1" w14:textId="77777777" w:rsidTr="006F2CA2">
        <w:trPr>
          <w:divId w:val="2116439976"/>
          <w:cantSplit/>
          <w:jc w:val="center"/>
        </w:trPr>
        <w:tc>
          <w:tcPr>
            <w:tcW w:w="7140" w:type="dxa"/>
          </w:tcPr>
          <w:p w14:paraId="46A9E7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14:paraId="0FF71C43" w14:textId="77777777" w:rsidTr="006F2CA2">
        <w:trPr>
          <w:divId w:val="2116439976"/>
          <w:cantSplit/>
          <w:jc w:val="center"/>
        </w:trPr>
        <w:tc>
          <w:tcPr>
            <w:tcW w:w="7140" w:type="dxa"/>
          </w:tcPr>
          <w:p w14:paraId="57CDDF2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CD60C0D" w14:textId="77777777" w:rsidTr="006F2CA2">
        <w:trPr>
          <w:divId w:val="2116439976"/>
          <w:cantSplit/>
          <w:jc w:val="center"/>
        </w:trPr>
        <w:tc>
          <w:tcPr>
            <w:tcW w:w="7140" w:type="dxa"/>
          </w:tcPr>
          <w:p w14:paraId="1603ED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Plaintiff/Name of Plaintiff (if </w:t>
            </w:r>
            <w:proofErr w:type="gramStart"/>
            <w:r w:rsidRPr="006F2CA2">
              <w:rPr>
                <w:rFonts w:ascii="Times New Roman" w:hAnsi="Times New Roman" w:cs="Times New Roman"/>
                <w:i/>
                <w:sz w:val="22"/>
                <w:szCs w:val="20"/>
                <w:lang w:val="en-GB" w:eastAsia="en-US"/>
              </w:rPr>
              <w:t>unrepresented)*</w:t>
            </w:r>
            <w:proofErr w:type="gramEnd"/>
          </w:p>
          <w:p w14:paraId="2FAF2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117F2502" w14:textId="77777777" w:rsidTr="006F2CA2">
        <w:trPr>
          <w:divId w:val="2116439976"/>
          <w:cantSplit/>
          <w:jc w:val="center"/>
        </w:trPr>
        <w:tc>
          <w:tcPr>
            <w:tcW w:w="7140" w:type="dxa"/>
          </w:tcPr>
          <w:p w14:paraId="6A992D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BB8A2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AFDE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3F790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67652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9FCC1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65D9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669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D362C2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48E8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078FA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1EDF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683F9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5C88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F81C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7C5EC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4C44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F328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1F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E678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611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071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6FC5A3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14:paraId="1807864E" w14:textId="77777777" w:rsidTr="00E43EFB">
        <w:trPr>
          <w:divId w:val="2116439976"/>
          <w:cantSplit/>
          <w:jc w:val="center"/>
        </w:trPr>
        <w:tc>
          <w:tcPr>
            <w:tcW w:w="7270" w:type="dxa"/>
          </w:tcPr>
          <w:p w14:paraId="1A1E509E"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7BCBD97A" w14:textId="77777777" w:rsidTr="00E43EFB">
        <w:trPr>
          <w:divId w:val="2116439976"/>
          <w:cantSplit/>
          <w:jc w:val="center"/>
        </w:trPr>
        <w:tc>
          <w:tcPr>
            <w:tcW w:w="7270" w:type="dxa"/>
          </w:tcPr>
          <w:p w14:paraId="73B82E0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14:paraId="3085110D" w14:textId="77777777" w:rsidTr="00E43EFB">
        <w:trPr>
          <w:divId w:val="2116439976"/>
          <w:cantSplit/>
          <w:jc w:val="center"/>
        </w:trPr>
        <w:tc>
          <w:tcPr>
            <w:tcW w:w="7270" w:type="dxa"/>
          </w:tcPr>
          <w:p w14:paraId="56630A0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27647464" w14:textId="77777777" w:rsidTr="00E43EFB">
        <w:trPr>
          <w:divId w:val="2116439976"/>
          <w:cantSplit/>
          <w:jc w:val="center"/>
        </w:trPr>
        <w:tc>
          <w:tcPr>
            <w:tcW w:w="7270" w:type="dxa"/>
          </w:tcPr>
          <w:p w14:paraId="7BEBFD61"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36A875A0" w14:textId="77777777" w:rsidTr="00E43EFB">
        <w:trPr>
          <w:divId w:val="2116439976"/>
          <w:cantSplit/>
          <w:jc w:val="center"/>
        </w:trPr>
        <w:tc>
          <w:tcPr>
            <w:tcW w:w="7270" w:type="dxa"/>
          </w:tcPr>
          <w:p w14:paraId="53D1E76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01A363C1" w14:textId="77777777" w:rsidTr="00E43EFB">
        <w:trPr>
          <w:divId w:val="2116439976"/>
          <w:cantSplit/>
          <w:jc w:val="center"/>
        </w:trPr>
        <w:tc>
          <w:tcPr>
            <w:tcW w:w="7270" w:type="dxa"/>
          </w:tcPr>
          <w:p w14:paraId="77B54EF7"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6ADA8BF1" w14:textId="77777777" w:rsidTr="00E43EFB">
        <w:trPr>
          <w:divId w:val="2116439976"/>
          <w:cantSplit/>
          <w:jc w:val="center"/>
        </w:trPr>
        <w:tc>
          <w:tcPr>
            <w:tcW w:w="7270" w:type="dxa"/>
          </w:tcPr>
          <w:p w14:paraId="743686B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39E165B9" w14:textId="77777777" w:rsidTr="00E43EFB">
        <w:trPr>
          <w:divId w:val="2116439976"/>
          <w:cantSplit/>
          <w:jc w:val="center"/>
        </w:trPr>
        <w:tc>
          <w:tcPr>
            <w:tcW w:w="7270" w:type="dxa"/>
          </w:tcPr>
          <w:p w14:paraId="5D379F26"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319D83C0" w14:textId="77777777" w:rsidTr="00E43EFB">
        <w:trPr>
          <w:divId w:val="2116439976"/>
          <w:cantSplit/>
          <w:jc w:val="center"/>
        </w:trPr>
        <w:tc>
          <w:tcPr>
            <w:tcW w:w="7270" w:type="dxa"/>
          </w:tcPr>
          <w:p w14:paraId="170839C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14:paraId="208D040F" w14:textId="77777777" w:rsidTr="00E43EFB">
        <w:trPr>
          <w:divId w:val="2116439976"/>
          <w:cantSplit/>
          <w:jc w:val="center"/>
        </w:trPr>
        <w:tc>
          <w:tcPr>
            <w:tcW w:w="7270" w:type="dxa"/>
          </w:tcPr>
          <w:p w14:paraId="02D42B47" w14:textId="77777777"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14:paraId="4F6A0CEF" w14:textId="77777777" w:rsidTr="00E43EFB">
        <w:trPr>
          <w:divId w:val="2116439976"/>
          <w:cantSplit/>
          <w:jc w:val="center"/>
        </w:trPr>
        <w:tc>
          <w:tcPr>
            <w:tcW w:w="7270" w:type="dxa"/>
          </w:tcPr>
          <w:p w14:paraId="5CE16EF1"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14:paraId="4FAAE85C" w14:textId="77777777" w:rsidTr="00E43EFB">
        <w:trPr>
          <w:divId w:val="2116439976"/>
          <w:cantSplit/>
          <w:jc w:val="center"/>
        </w:trPr>
        <w:tc>
          <w:tcPr>
            <w:tcW w:w="7270" w:type="dxa"/>
          </w:tcPr>
          <w:p w14:paraId="327F10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14:paraId="395487B0" w14:textId="77777777" w:rsidTr="00E43EFB">
        <w:trPr>
          <w:divId w:val="2116439976"/>
          <w:cantSplit/>
          <w:jc w:val="center"/>
        </w:trPr>
        <w:tc>
          <w:tcPr>
            <w:tcW w:w="7270" w:type="dxa"/>
          </w:tcPr>
          <w:p w14:paraId="6AA0E3E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14:paraId="6C207809" w14:textId="77777777" w:rsidTr="00E43EFB">
        <w:trPr>
          <w:divId w:val="2116439976"/>
          <w:cantSplit/>
          <w:jc w:val="center"/>
        </w:trPr>
        <w:tc>
          <w:tcPr>
            <w:tcW w:w="7270" w:type="dxa"/>
          </w:tcPr>
          <w:p w14:paraId="7AE6323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14:paraId="74851904" w14:textId="77777777" w:rsidTr="00E43EFB">
        <w:trPr>
          <w:divId w:val="2116439976"/>
          <w:cantSplit/>
          <w:jc w:val="center"/>
        </w:trPr>
        <w:tc>
          <w:tcPr>
            <w:tcW w:w="7270" w:type="dxa"/>
          </w:tcPr>
          <w:p w14:paraId="34A9E36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 xml:space="preserve">to state </w:t>
            </w:r>
            <w:proofErr w:type="gramStart"/>
            <w:r w:rsidRPr="00E43EFB">
              <w:rPr>
                <w:rFonts w:ascii="Times New Roman" w:hAnsi="Times New Roman" w:cs="Times New Roman"/>
                <w:i/>
                <w:sz w:val="22"/>
                <w:szCs w:val="22"/>
                <w:lang w:val="en-GB" w:eastAsia="en-US"/>
              </w:rPr>
              <w:t>number</w:t>
            </w:r>
            <w:r w:rsidRPr="00E43EFB">
              <w:rPr>
                <w:rFonts w:ascii="Times New Roman" w:hAnsi="Times New Roman" w:cs="Times New Roman"/>
                <w:sz w:val="22"/>
                <w:szCs w:val="22"/>
                <w:lang w:val="en-GB" w:eastAsia="en-US"/>
              </w:rPr>
              <w:t>]*</w:t>
            </w:r>
            <w:proofErr w:type="gramEnd"/>
            <w:r w:rsidRPr="00E43EFB">
              <w:rPr>
                <w:rFonts w:ascii="Times New Roman" w:hAnsi="Times New Roman" w:cs="Times New Roman"/>
                <w:sz w:val="22"/>
                <w:szCs w:val="22"/>
                <w:lang w:val="en-GB" w:eastAsia="en-US"/>
              </w:rPr>
              <w:t>.</w:t>
            </w:r>
          </w:p>
        </w:tc>
      </w:tr>
      <w:tr w:rsidR="00E43EFB" w:rsidRPr="00E43EFB" w14:paraId="571BFEE2" w14:textId="77777777" w:rsidTr="00E43EFB">
        <w:trPr>
          <w:divId w:val="2116439976"/>
          <w:cantSplit/>
          <w:jc w:val="center"/>
        </w:trPr>
        <w:tc>
          <w:tcPr>
            <w:tcW w:w="7270" w:type="dxa"/>
          </w:tcPr>
          <w:p w14:paraId="311D964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14:paraId="7D57E6C3" w14:textId="77777777" w:rsidTr="00E43EFB">
        <w:trPr>
          <w:divId w:val="2116439976"/>
          <w:cantSplit/>
          <w:jc w:val="center"/>
        </w:trPr>
        <w:tc>
          <w:tcPr>
            <w:tcW w:w="7270" w:type="dxa"/>
          </w:tcPr>
          <w:p w14:paraId="680E080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r>
            <w:proofErr w:type="gramStart"/>
            <w:r w:rsidRPr="00E43EFB">
              <w:rPr>
                <w:rFonts w:ascii="Times New Roman" w:hAnsi="Times New Roman" w:cs="Times New Roman"/>
                <w:sz w:val="22"/>
                <w:szCs w:val="22"/>
                <w:lang w:val="en-GB" w:eastAsia="en-US"/>
              </w:rPr>
              <w:t>Particulars of</w:t>
            </w:r>
            <w:proofErr w:type="gramEnd"/>
            <w:r w:rsidRPr="00E43EFB">
              <w:rPr>
                <w:rFonts w:ascii="Times New Roman" w:hAnsi="Times New Roman" w:cs="Times New Roman"/>
                <w:sz w:val="22"/>
                <w:szCs w:val="22"/>
                <w:lang w:val="en-GB" w:eastAsia="en-US"/>
              </w:rPr>
              <w:t xml:space="preserve"> Parties</w:t>
            </w:r>
          </w:p>
        </w:tc>
      </w:tr>
      <w:tr w:rsidR="00E43EFB" w:rsidRPr="00E43EFB" w14:paraId="23B8C4AF" w14:textId="77777777" w:rsidTr="00E43EFB">
        <w:trPr>
          <w:divId w:val="2116439976"/>
          <w:cantSplit/>
          <w:jc w:val="center"/>
        </w:trPr>
        <w:tc>
          <w:tcPr>
            <w:tcW w:w="7270" w:type="dxa"/>
          </w:tcPr>
          <w:p w14:paraId="303CB35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14:paraId="15C24F20" w14:textId="77777777"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015657DF" w14:textId="77777777" w:rsidTr="00FC27C8">
              <w:tc>
                <w:tcPr>
                  <w:tcW w:w="1292" w:type="dxa"/>
                  <w:shd w:val="clear" w:color="auto" w:fill="auto"/>
                </w:tcPr>
                <w:p w14:paraId="025E2A4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7188517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15AAF9A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5B37A8D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BAAE759" w14:textId="77777777" w:rsidTr="00FC27C8">
              <w:tc>
                <w:tcPr>
                  <w:tcW w:w="1292" w:type="dxa"/>
                  <w:shd w:val="clear" w:color="auto" w:fill="auto"/>
                </w:tcPr>
                <w:p w14:paraId="6875A5D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468A3F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3D67252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39083A21"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A491356" w14:textId="77777777" w:rsidTr="00FC27C8">
              <w:tc>
                <w:tcPr>
                  <w:tcW w:w="1292" w:type="dxa"/>
                  <w:shd w:val="clear" w:color="auto" w:fill="auto"/>
                </w:tcPr>
                <w:p w14:paraId="3679EF4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7EDCC47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7668FA7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345E8CB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50778F5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8700FD9" w14:textId="77777777" w:rsidTr="00E43EFB">
        <w:trPr>
          <w:divId w:val="2116439976"/>
          <w:cantSplit/>
          <w:jc w:val="center"/>
        </w:trPr>
        <w:tc>
          <w:tcPr>
            <w:tcW w:w="7270" w:type="dxa"/>
          </w:tcPr>
          <w:p w14:paraId="5A624EA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40A8EA9A" w14:textId="77777777" w:rsidTr="00E43EFB">
        <w:trPr>
          <w:divId w:val="2116439976"/>
          <w:cantSplit/>
          <w:jc w:val="center"/>
        </w:trPr>
        <w:tc>
          <w:tcPr>
            <w:tcW w:w="7270" w:type="dxa"/>
          </w:tcPr>
          <w:p w14:paraId="4E1CADA1"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7EC8AB3D" w14:textId="77777777" w:rsidTr="00FC27C8">
              <w:tc>
                <w:tcPr>
                  <w:tcW w:w="1292" w:type="dxa"/>
                  <w:shd w:val="clear" w:color="auto" w:fill="auto"/>
                </w:tcPr>
                <w:p w14:paraId="3D3DE35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0A483384"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0EED026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358307A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7A67C7C8" w14:textId="77777777" w:rsidTr="00FC27C8">
              <w:tc>
                <w:tcPr>
                  <w:tcW w:w="1292" w:type="dxa"/>
                  <w:shd w:val="clear" w:color="auto" w:fill="auto"/>
                </w:tcPr>
                <w:p w14:paraId="735E37B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08D8C8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5153FCE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1E1A84D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668F0719" w14:textId="77777777" w:rsidTr="00FC27C8">
              <w:tc>
                <w:tcPr>
                  <w:tcW w:w="1292" w:type="dxa"/>
                  <w:shd w:val="clear" w:color="auto" w:fill="auto"/>
                </w:tcPr>
                <w:p w14:paraId="7A68380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0B39F51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497CC5D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52BE389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18103409"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5B29AACE" w14:textId="77777777" w:rsidTr="00E43EFB">
        <w:trPr>
          <w:divId w:val="2116439976"/>
          <w:cantSplit/>
          <w:jc w:val="center"/>
        </w:trPr>
        <w:tc>
          <w:tcPr>
            <w:tcW w:w="7270" w:type="dxa"/>
          </w:tcPr>
          <w:p w14:paraId="2B3CEBA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2F8B760" w14:textId="77777777" w:rsidTr="00E43EFB">
        <w:trPr>
          <w:divId w:val="2116439976"/>
          <w:cantSplit/>
          <w:jc w:val="center"/>
        </w:trPr>
        <w:tc>
          <w:tcPr>
            <w:tcW w:w="7270" w:type="dxa"/>
          </w:tcPr>
          <w:p w14:paraId="688A76B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14:paraId="1A832E3C" w14:textId="77777777" w:rsidTr="00E43EFB">
        <w:trPr>
          <w:divId w:val="2116439976"/>
          <w:cantSplit/>
          <w:jc w:val="center"/>
        </w:trPr>
        <w:tc>
          <w:tcPr>
            <w:tcW w:w="7270" w:type="dxa"/>
          </w:tcPr>
          <w:p w14:paraId="3A9FAB8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14:paraId="2910B920" w14:textId="77777777" w:rsidTr="00E43EFB">
        <w:trPr>
          <w:divId w:val="2116439976"/>
          <w:cantSplit/>
          <w:jc w:val="center"/>
        </w:trPr>
        <w:tc>
          <w:tcPr>
            <w:tcW w:w="7270" w:type="dxa"/>
          </w:tcPr>
          <w:p w14:paraId="35917A6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A68D3AD" w14:textId="77777777" w:rsidTr="00E43EFB">
        <w:trPr>
          <w:divId w:val="2116439976"/>
          <w:cantSplit/>
          <w:jc w:val="center"/>
        </w:trPr>
        <w:tc>
          <w:tcPr>
            <w:tcW w:w="7270" w:type="dxa"/>
          </w:tcPr>
          <w:p w14:paraId="019ACAF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240A974" w14:textId="77777777" w:rsidTr="00E43EFB">
        <w:trPr>
          <w:divId w:val="2116439976"/>
          <w:cantSplit/>
          <w:jc w:val="center"/>
        </w:trPr>
        <w:tc>
          <w:tcPr>
            <w:tcW w:w="7270" w:type="dxa"/>
          </w:tcPr>
          <w:p w14:paraId="128D4FF2"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14:paraId="5A91FDB8" w14:textId="77777777" w:rsidTr="00E43EFB">
        <w:trPr>
          <w:divId w:val="2116439976"/>
          <w:cantSplit/>
          <w:jc w:val="center"/>
        </w:trPr>
        <w:tc>
          <w:tcPr>
            <w:tcW w:w="7270" w:type="dxa"/>
          </w:tcPr>
          <w:p w14:paraId="15B1A1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02FED48" w14:textId="77777777" w:rsidTr="00E43EFB">
        <w:trPr>
          <w:divId w:val="2116439976"/>
          <w:cantSplit/>
          <w:jc w:val="center"/>
        </w:trPr>
        <w:tc>
          <w:tcPr>
            <w:tcW w:w="7270" w:type="dxa"/>
          </w:tcPr>
          <w:p w14:paraId="2DBF551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6EB51E65" w14:textId="77777777" w:rsidTr="00E43EFB">
        <w:trPr>
          <w:divId w:val="2116439976"/>
          <w:cantSplit/>
          <w:jc w:val="center"/>
        </w:trPr>
        <w:tc>
          <w:tcPr>
            <w:tcW w:w="7270" w:type="dxa"/>
          </w:tcPr>
          <w:p w14:paraId="69AEB72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232AB4D8" w14:textId="77777777" w:rsidTr="00E43EFB">
        <w:trPr>
          <w:divId w:val="2116439976"/>
          <w:cantSplit/>
          <w:jc w:val="center"/>
        </w:trPr>
        <w:tc>
          <w:tcPr>
            <w:tcW w:w="7270" w:type="dxa"/>
          </w:tcPr>
          <w:p w14:paraId="355BF09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1A5C3845" w14:textId="77777777" w:rsidTr="00E43EFB">
        <w:trPr>
          <w:divId w:val="2116439976"/>
          <w:cantSplit/>
          <w:jc w:val="center"/>
        </w:trPr>
        <w:tc>
          <w:tcPr>
            <w:tcW w:w="7270" w:type="dxa"/>
          </w:tcPr>
          <w:p w14:paraId="386874F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14:paraId="6FF286B0" w14:textId="77777777" w:rsidTr="00E43EFB">
        <w:trPr>
          <w:divId w:val="2116439976"/>
          <w:cantSplit/>
          <w:jc w:val="center"/>
        </w:trPr>
        <w:tc>
          <w:tcPr>
            <w:tcW w:w="7270" w:type="dxa"/>
          </w:tcPr>
          <w:p w14:paraId="5EE7714D"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14:paraId="3BF97869" w14:textId="77777777" w:rsidTr="00E43EFB">
        <w:trPr>
          <w:divId w:val="2116439976"/>
          <w:cantSplit/>
          <w:jc w:val="center"/>
        </w:trPr>
        <w:tc>
          <w:tcPr>
            <w:tcW w:w="7270" w:type="dxa"/>
          </w:tcPr>
          <w:p w14:paraId="46260779"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14:paraId="40639480" w14:textId="77777777" w:rsidTr="00E43EFB">
        <w:trPr>
          <w:divId w:val="2116439976"/>
          <w:cantSplit/>
          <w:jc w:val="center"/>
        </w:trPr>
        <w:tc>
          <w:tcPr>
            <w:tcW w:w="7270" w:type="dxa"/>
          </w:tcPr>
          <w:p w14:paraId="6C8D2A9C"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14:paraId="162CA67B" w14:textId="77777777" w:rsidTr="00FC27C8">
              <w:tc>
                <w:tcPr>
                  <w:tcW w:w="560" w:type="dxa"/>
                  <w:shd w:val="clear" w:color="auto" w:fill="auto"/>
                </w:tcPr>
                <w:p w14:paraId="7EA89409"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14:paraId="244416B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14:paraId="6328C85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14:paraId="2E9AAB9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14:paraId="7EB58E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0004433" w14:textId="77777777" w:rsidTr="00FC27C8">
              <w:tc>
                <w:tcPr>
                  <w:tcW w:w="560" w:type="dxa"/>
                  <w:shd w:val="clear" w:color="auto" w:fill="auto"/>
                </w:tcPr>
                <w:p w14:paraId="49FB6BF7"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4D69ADCF"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14:paraId="6A3DB830"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14:paraId="5CCFE90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14:paraId="2F2C4282"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1EAB612" w14:textId="77777777" w:rsidTr="00FC27C8">
              <w:tc>
                <w:tcPr>
                  <w:tcW w:w="464" w:type="dxa"/>
                  <w:shd w:val="clear" w:color="auto" w:fill="auto"/>
                </w:tcPr>
                <w:p w14:paraId="354543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14:paraId="3D3F341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14:paraId="3CBDA188"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14:paraId="403DAD6E" w14:textId="77777777" w:rsidTr="00FC27C8">
              <w:tc>
                <w:tcPr>
                  <w:tcW w:w="559" w:type="dxa"/>
                  <w:shd w:val="clear" w:color="auto" w:fill="auto"/>
                </w:tcPr>
                <w:p w14:paraId="3457BE4F"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14:paraId="252CBA8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14:paraId="3FFBF6F3"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14:paraId="6A7EC3E8" w14:textId="77777777" w:rsidTr="00FC27C8">
              <w:tc>
                <w:tcPr>
                  <w:tcW w:w="560" w:type="dxa"/>
                  <w:shd w:val="clear" w:color="auto" w:fill="auto"/>
                </w:tcPr>
                <w:p w14:paraId="1933370B"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5CD371E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14:paraId="36C624CE"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14:paraId="1C2E89A7" w14:textId="77777777"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43855E4D" w14:textId="77777777" w:rsidTr="00E43EFB">
        <w:trPr>
          <w:divId w:val="2116439976"/>
          <w:cantSplit/>
          <w:jc w:val="center"/>
        </w:trPr>
        <w:tc>
          <w:tcPr>
            <w:tcW w:w="7270" w:type="dxa"/>
          </w:tcPr>
          <w:p w14:paraId="4744BB41"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32D094C4"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14:paraId="2E3386D1" w14:textId="77777777" w:rsidTr="00FC27C8">
              <w:tc>
                <w:tcPr>
                  <w:tcW w:w="614" w:type="dxa"/>
                  <w:shd w:val="clear" w:color="auto" w:fill="auto"/>
                </w:tcPr>
                <w:p w14:paraId="06E7E91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14:paraId="09E6C312"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14:paraId="74D6529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5D2B6E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14:paraId="664989A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285E265" w14:textId="77777777" w:rsidTr="00FC27C8">
              <w:tc>
                <w:tcPr>
                  <w:tcW w:w="614" w:type="dxa"/>
                  <w:shd w:val="clear" w:color="auto" w:fill="auto"/>
                </w:tcPr>
                <w:p w14:paraId="09C7D905"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52DD472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14:paraId="0E0018D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34C67A67"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14:paraId="3D528A0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9D60CA1" w14:textId="77777777" w:rsidTr="00FC27C8">
              <w:tc>
                <w:tcPr>
                  <w:tcW w:w="614" w:type="dxa"/>
                  <w:shd w:val="clear" w:color="auto" w:fill="auto"/>
                </w:tcPr>
                <w:p w14:paraId="054B0AD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2AEBC54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14:paraId="31FB1EB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73AF2E2A"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228AEB8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4679A395"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14:paraId="2BA91B53" w14:textId="77777777" w:rsidTr="00E43EFB">
        <w:trPr>
          <w:divId w:val="2116439976"/>
          <w:cantSplit/>
          <w:jc w:val="center"/>
        </w:trPr>
        <w:tc>
          <w:tcPr>
            <w:tcW w:w="7270" w:type="dxa"/>
          </w:tcPr>
          <w:p w14:paraId="6E7F7B46" w14:textId="77777777"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with reference to the marriage, or to any children of the marriage, or between the Plaintiff and the Defendant with reference to maintenance or to any property of either or both of them.</w:t>
            </w:r>
          </w:p>
        </w:tc>
      </w:tr>
      <w:tr w:rsidR="00E43EFB" w:rsidRPr="00E43EFB" w14:paraId="161F6967" w14:textId="77777777" w:rsidTr="00E43EFB">
        <w:trPr>
          <w:divId w:val="2116439976"/>
          <w:cantSplit/>
          <w:jc w:val="center"/>
        </w:trPr>
        <w:tc>
          <w:tcPr>
            <w:tcW w:w="7270" w:type="dxa"/>
          </w:tcPr>
          <w:p w14:paraId="118A1267"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14:paraId="2999BF77" w14:textId="77777777" w:rsidTr="00FC27C8">
              <w:tc>
                <w:tcPr>
                  <w:tcW w:w="557" w:type="dxa"/>
                  <w:shd w:val="clear" w:color="auto" w:fill="auto"/>
                </w:tcPr>
                <w:p w14:paraId="78F0A55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14:paraId="43034BE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14:paraId="708496C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5E39B966" w14:textId="77777777" w:rsidTr="00FC27C8">
              <w:tc>
                <w:tcPr>
                  <w:tcW w:w="557" w:type="dxa"/>
                  <w:shd w:val="clear" w:color="auto" w:fill="auto"/>
                </w:tcPr>
                <w:p w14:paraId="0A530A4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2EBE1BA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14:paraId="4E38026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5C010D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14:paraId="4453CF0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9339CF4" w14:textId="77777777" w:rsidTr="00FC27C8">
              <w:tc>
                <w:tcPr>
                  <w:tcW w:w="557" w:type="dxa"/>
                  <w:shd w:val="clear" w:color="auto" w:fill="auto"/>
                </w:tcPr>
                <w:p w14:paraId="678A5BF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41F5F6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14:paraId="140CF6C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063C6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14:paraId="1EB0A19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0F15C335" w14:textId="77777777" w:rsidTr="00FC27C8">
              <w:tc>
                <w:tcPr>
                  <w:tcW w:w="557" w:type="dxa"/>
                  <w:shd w:val="clear" w:color="auto" w:fill="auto"/>
                </w:tcPr>
                <w:p w14:paraId="4C1935F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7E37881C"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14:paraId="336D9C6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47D1D17" w14:textId="77777777" w:rsidTr="00FC27C8">
              <w:tc>
                <w:tcPr>
                  <w:tcW w:w="557" w:type="dxa"/>
                  <w:shd w:val="clear" w:color="auto" w:fill="auto"/>
                </w:tcPr>
                <w:p w14:paraId="50EE8D0A"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6AA588B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14:paraId="6B7B4E70"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12E9ABF3" w14:textId="77777777" w:rsidTr="00FC27C8">
              <w:tc>
                <w:tcPr>
                  <w:tcW w:w="557" w:type="dxa"/>
                  <w:shd w:val="clear" w:color="auto" w:fill="auto"/>
                </w:tcPr>
                <w:p w14:paraId="7ED1E5A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5565147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14:paraId="21CEBB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61E4B6A6" w14:textId="77777777" w:rsidTr="00FC27C8">
              <w:tc>
                <w:tcPr>
                  <w:tcW w:w="557" w:type="dxa"/>
                  <w:shd w:val="clear" w:color="auto" w:fill="auto"/>
                </w:tcPr>
                <w:p w14:paraId="297649C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39F9B348"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14:paraId="3B5FB66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14:paraId="1E3FF179"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484BE811" w14:textId="77777777" w:rsidTr="00E43EFB">
        <w:trPr>
          <w:divId w:val="2116439976"/>
          <w:cantSplit/>
          <w:jc w:val="center"/>
        </w:trPr>
        <w:tc>
          <w:tcPr>
            <w:tcW w:w="7270" w:type="dxa"/>
          </w:tcPr>
          <w:p w14:paraId="4E1B61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0B8A40DD"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14:paraId="51E702A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w:t>
            </w:r>
          </w:p>
          <w:p w14:paraId="265C91A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D15535D" w14:textId="77777777" w:rsidTr="00E43EFB">
        <w:trPr>
          <w:divId w:val="2116439976"/>
          <w:cantSplit/>
          <w:jc w:val="center"/>
        </w:trPr>
        <w:tc>
          <w:tcPr>
            <w:tcW w:w="7270" w:type="dxa"/>
          </w:tcPr>
          <w:p w14:paraId="2312A374"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by virtue of section 3(4)/5/9/10/11/12/22* of the Women’s Charter</w:t>
            </w:r>
          </w:p>
        </w:tc>
      </w:tr>
      <w:tr w:rsidR="00E43EFB" w:rsidRPr="00E43EFB" w14:paraId="69C19516" w14:textId="77777777" w:rsidTr="00E43EFB">
        <w:trPr>
          <w:divId w:val="2116439976"/>
          <w:cantSplit/>
          <w:jc w:val="center"/>
        </w:trPr>
        <w:tc>
          <w:tcPr>
            <w:tcW w:w="7270" w:type="dxa"/>
          </w:tcPr>
          <w:p w14:paraId="562BCF6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14:paraId="77D724E6" w14:textId="77777777" w:rsidTr="00E43EFB">
        <w:trPr>
          <w:divId w:val="2116439976"/>
          <w:cantSplit/>
          <w:jc w:val="center"/>
        </w:trPr>
        <w:tc>
          <w:tcPr>
            <w:tcW w:w="7270" w:type="dxa"/>
          </w:tcPr>
          <w:p w14:paraId="42815CEF"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14:paraId="4FD70372" w14:textId="77777777" w:rsidTr="00E43EFB">
        <w:trPr>
          <w:divId w:val="2116439976"/>
          <w:cantSplit/>
          <w:jc w:val="center"/>
        </w:trPr>
        <w:tc>
          <w:tcPr>
            <w:tcW w:w="7270" w:type="dxa"/>
          </w:tcPr>
          <w:p w14:paraId="13AF70D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4C89719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1192709D" w14:textId="77777777" w:rsidTr="00E43EFB">
        <w:trPr>
          <w:divId w:val="2116439976"/>
          <w:cantSplit/>
          <w:jc w:val="center"/>
        </w:trPr>
        <w:tc>
          <w:tcPr>
            <w:tcW w:w="7270" w:type="dxa"/>
          </w:tcPr>
          <w:p w14:paraId="06AC0D9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335D6BD" w14:textId="77777777" w:rsidTr="00E43EFB">
        <w:trPr>
          <w:divId w:val="2116439976"/>
          <w:cantSplit/>
          <w:jc w:val="center"/>
        </w:trPr>
        <w:tc>
          <w:tcPr>
            <w:tcW w:w="7270" w:type="dxa"/>
          </w:tcPr>
          <w:p w14:paraId="39F6FC3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14:paraId="57891803" w14:textId="77777777" w:rsidTr="00E43EFB">
        <w:trPr>
          <w:divId w:val="2116439976"/>
          <w:cantSplit/>
          <w:jc w:val="center"/>
        </w:trPr>
        <w:tc>
          <w:tcPr>
            <w:tcW w:w="7270" w:type="dxa"/>
          </w:tcPr>
          <w:p w14:paraId="537C02E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417AF234" w14:textId="77777777" w:rsidTr="00E43EFB">
        <w:trPr>
          <w:divId w:val="2116439976"/>
          <w:cantSplit/>
          <w:jc w:val="center"/>
        </w:trPr>
        <w:tc>
          <w:tcPr>
            <w:tcW w:w="7270" w:type="dxa"/>
          </w:tcPr>
          <w:p w14:paraId="416B03B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14:paraId="3C834101" w14:textId="77777777" w:rsidTr="00E43EFB">
        <w:trPr>
          <w:divId w:val="2116439976"/>
          <w:cantSplit/>
          <w:jc w:val="center"/>
        </w:trPr>
        <w:tc>
          <w:tcPr>
            <w:tcW w:w="7270" w:type="dxa"/>
          </w:tcPr>
          <w:p w14:paraId="24AA837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466E1ED6" w14:textId="77777777" w:rsidTr="00E43EFB">
        <w:trPr>
          <w:divId w:val="2116439976"/>
          <w:cantSplit/>
          <w:jc w:val="center"/>
        </w:trPr>
        <w:tc>
          <w:tcPr>
            <w:tcW w:w="7270" w:type="dxa"/>
          </w:tcPr>
          <w:p w14:paraId="1261A11A"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14:paraId="22423829" w14:textId="77777777" w:rsidTr="00E43EFB">
        <w:trPr>
          <w:divId w:val="2116439976"/>
          <w:cantSplit/>
          <w:jc w:val="center"/>
        </w:trPr>
        <w:tc>
          <w:tcPr>
            <w:tcW w:w="7270" w:type="dxa"/>
          </w:tcPr>
          <w:p w14:paraId="09A1E10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534A4548" w14:textId="77777777" w:rsidTr="00E43EFB">
        <w:trPr>
          <w:divId w:val="2116439976"/>
          <w:cantSplit/>
          <w:jc w:val="center"/>
        </w:trPr>
        <w:tc>
          <w:tcPr>
            <w:tcW w:w="7270" w:type="dxa"/>
          </w:tcPr>
          <w:p w14:paraId="6171515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28A43EAD" w14:textId="77777777" w:rsidTr="00E43EFB">
        <w:trPr>
          <w:divId w:val="2116439976"/>
          <w:cantSplit/>
          <w:jc w:val="center"/>
        </w:trPr>
        <w:tc>
          <w:tcPr>
            <w:tcW w:w="7270" w:type="dxa"/>
          </w:tcPr>
          <w:p w14:paraId="6350AA5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0833357D" w14:textId="77777777" w:rsidTr="00E43EFB">
        <w:trPr>
          <w:divId w:val="2116439976"/>
          <w:cantSplit/>
          <w:jc w:val="center"/>
        </w:trPr>
        <w:tc>
          <w:tcPr>
            <w:tcW w:w="7270" w:type="dxa"/>
          </w:tcPr>
          <w:p w14:paraId="40052F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22007FC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68BC4F36" w14:textId="77777777" w:rsidTr="00E43EFB">
        <w:trPr>
          <w:divId w:val="2116439976"/>
          <w:cantSplit/>
          <w:jc w:val="center"/>
        </w:trPr>
        <w:tc>
          <w:tcPr>
            <w:tcW w:w="7270" w:type="dxa"/>
          </w:tcPr>
          <w:p w14:paraId="2F97AC5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46A34981" w14:textId="77777777" w:rsidTr="00E43EFB">
        <w:trPr>
          <w:divId w:val="2116439976"/>
          <w:cantSplit/>
          <w:jc w:val="center"/>
        </w:trPr>
        <w:tc>
          <w:tcPr>
            <w:tcW w:w="7270" w:type="dxa"/>
          </w:tcPr>
          <w:p w14:paraId="1B37CC3F"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14:paraId="3678358E" w14:textId="77777777" w:rsidTr="00E43EFB">
        <w:trPr>
          <w:divId w:val="2116439976"/>
          <w:cantSplit/>
          <w:jc w:val="center"/>
        </w:trPr>
        <w:tc>
          <w:tcPr>
            <w:tcW w:w="7270" w:type="dxa"/>
          </w:tcPr>
          <w:p w14:paraId="0147B1A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547F41C" w14:textId="77777777" w:rsidTr="00E43EFB">
        <w:trPr>
          <w:divId w:val="2116439976"/>
          <w:cantSplit/>
          <w:jc w:val="center"/>
        </w:trPr>
        <w:tc>
          <w:tcPr>
            <w:tcW w:w="7270" w:type="dxa"/>
          </w:tcPr>
          <w:p w14:paraId="3CAB5E2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5259BD71" w14:textId="77777777" w:rsidTr="00E43EFB">
        <w:trPr>
          <w:divId w:val="2116439976"/>
          <w:cantSplit/>
          <w:jc w:val="center"/>
        </w:trPr>
        <w:tc>
          <w:tcPr>
            <w:tcW w:w="7270" w:type="dxa"/>
          </w:tcPr>
          <w:p w14:paraId="046C85E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4EBFF1B4" w14:textId="77777777" w:rsidTr="00E43EFB">
        <w:trPr>
          <w:divId w:val="2116439976"/>
          <w:cantSplit/>
          <w:jc w:val="center"/>
        </w:trPr>
        <w:tc>
          <w:tcPr>
            <w:tcW w:w="7270" w:type="dxa"/>
          </w:tcPr>
          <w:p w14:paraId="57C57FA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3BC83A5D" w14:textId="77777777" w:rsidTr="00E43EFB">
        <w:trPr>
          <w:divId w:val="2116439976"/>
          <w:cantSplit/>
          <w:jc w:val="center"/>
        </w:trPr>
        <w:tc>
          <w:tcPr>
            <w:tcW w:w="7270" w:type="dxa"/>
          </w:tcPr>
          <w:p w14:paraId="34A868C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14:paraId="7541EBDD" w14:textId="77777777" w:rsidTr="00E43EFB">
        <w:trPr>
          <w:divId w:val="2116439976"/>
          <w:cantSplit/>
          <w:jc w:val="center"/>
        </w:trPr>
        <w:tc>
          <w:tcPr>
            <w:tcW w:w="7270" w:type="dxa"/>
          </w:tcPr>
          <w:p w14:paraId="0B73D1BD"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648C2B08" w14:textId="77777777" w:rsidTr="00E43EFB">
        <w:trPr>
          <w:divId w:val="2116439976"/>
          <w:cantSplit/>
          <w:jc w:val="center"/>
        </w:trPr>
        <w:tc>
          <w:tcPr>
            <w:tcW w:w="7270" w:type="dxa"/>
          </w:tcPr>
          <w:p w14:paraId="7D0283EE"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0D36923F" w14:textId="77777777" w:rsidTr="00E43EFB">
        <w:trPr>
          <w:divId w:val="2116439976"/>
          <w:cantSplit/>
          <w:jc w:val="center"/>
        </w:trPr>
        <w:tc>
          <w:tcPr>
            <w:tcW w:w="7270" w:type="dxa"/>
          </w:tcPr>
          <w:p w14:paraId="705BCF8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10F8F41" w14:textId="77777777" w:rsidTr="00E43EFB">
        <w:trPr>
          <w:divId w:val="2116439976"/>
          <w:cantSplit/>
          <w:jc w:val="center"/>
        </w:trPr>
        <w:tc>
          <w:tcPr>
            <w:tcW w:w="7270" w:type="dxa"/>
          </w:tcPr>
          <w:p w14:paraId="01952094"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Defendant be presumed dead and the divorce be granted*</w:t>
            </w:r>
          </w:p>
        </w:tc>
      </w:tr>
      <w:tr w:rsidR="00E43EFB" w:rsidRPr="00E43EFB" w14:paraId="1E1D3193" w14:textId="77777777" w:rsidTr="00E43EFB">
        <w:trPr>
          <w:divId w:val="2116439976"/>
          <w:cantSplit/>
          <w:jc w:val="center"/>
        </w:trPr>
        <w:tc>
          <w:tcPr>
            <w:tcW w:w="7270" w:type="dxa"/>
          </w:tcPr>
          <w:p w14:paraId="5CF7810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14:paraId="614F5F96" w14:textId="77777777" w:rsidTr="00E43EFB">
        <w:trPr>
          <w:divId w:val="2116439976"/>
          <w:cantSplit/>
          <w:jc w:val="center"/>
        </w:trPr>
        <w:tc>
          <w:tcPr>
            <w:tcW w:w="7270" w:type="dxa"/>
          </w:tcPr>
          <w:p w14:paraId="610393F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14:paraId="1AD81BA5" w14:textId="77777777" w:rsidTr="00E43EFB">
        <w:trPr>
          <w:divId w:val="2116439976"/>
          <w:cantSplit/>
          <w:jc w:val="center"/>
        </w:trPr>
        <w:tc>
          <w:tcPr>
            <w:tcW w:w="7270" w:type="dxa"/>
          </w:tcPr>
          <w:p w14:paraId="3D12F1E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14:paraId="49A8103E" w14:textId="77777777" w:rsidTr="00E43EFB">
        <w:trPr>
          <w:divId w:val="2116439976"/>
          <w:cantSplit/>
          <w:jc w:val="center"/>
        </w:trPr>
        <w:tc>
          <w:tcPr>
            <w:tcW w:w="7270" w:type="dxa"/>
          </w:tcPr>
          <w:p w14:paraId="6FA936CC"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when the Defendant was last heard of:</w:t>
            </w:r>
          </w:p>
        </w:tc>
      </w:tr>
      <w:tr w:rsidR="00E43EFB" w:rsidRPr="00E43EFB" w14:paraId="1487625B" w14:textId="77777777" w:rsidTr="00E43EFB">
        <w:trPr>
          <w:divId w:val="2116439976"/>
          <w:cantSplit/>
          <w:jc w:val="center"/>
        </w:trPr>
        <w:tc>
          <w:tcPr>
            <w:tcW w:w="7270" w:type="dxa"/>
          </w:tcPr>
          <w:p w14:paraId="4F83F62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14:paraId="0E782E49" w14:textId="77777777" w:rsidTr="00E43EFB">
        <w:trPr>
          <w:divId w:val="2116439976"/>
          <w:cantSplit/>
          <w:jc w:val="center"/>
        </w:trPr>
        <w:tc>
          <w:tcPr>
            <w:tcW w:w="7270" w:type="dxa"/>
          </w:tcPr>
          <w:p w14:paraId="28D500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14:paraId="5FC5C0DB" w14:textId="77777777" w:rsidTr="00E43EFB">
        <w:trPr>
          <w:divId w:val="2116439976"/>
          <w:cantSplit/>
          <w:jc w:val="center"/>
        </w:trPr>
        <w:tc>
          <w:tcPr>
            <w:tcW w:w="7270" w:type="dxa"/>
          </w:tcPr>
          <w:p w14:paraId="33946A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sz w:val="22"/>
                <w:szCs w:val="22"/>
                <w:lang w:val="en-GB" w:eastAsia="en-US"/>
              </w:rPr>
              <w:t>.]</w:t>
            </w:r>
          </w:p>
        </w:tc>
      </w:tr>
      <w:tr w:rsidR="00E43EFB" w:rsidRPr="00E43EFB" w14:paraId="35242231" w14:textId="77777777" w:rsidTr="00E43EFB">
        <w:trPr>
          <w:divId w:val="2116439976"/>
          <w:cantSplit/>
          <w:jc w:val="center"/>
        </w:trPr>
        <w:tc>
          <w:tcPr>
            <w:tcW w:w="7270" w:type="dxa"/>
          </w:tcPr>
          <w:p w14:paraId="4084790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31FE097F" w14:textId="77777777" w:rsidTr="00E43EFB">
        <w:trPr>
          <w:divId w:val="2116439976"/>
          <w:cantSplit/>
          <w:jc w:val="center"/>
        </w:trPr>
        <w:tc>
          <w:tcPr>
            <w:tcW w:w="7270" w:type="dxa"/>
          </w:tcPr>
          <w:p w14:paraId="4640760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14:paraId="34D9DB68" w14:textId="77777777" w:rsidTr="00E43EFB">
        <w:trPr>
          <w:divId w:val="2116439976"/>
          <w:cantSplit/>
          <w:jc w:val="center"/>
        </w:trPr>
        <w:tc>
          <w:tcPr>
            <w:tcW w:w="7270" w:type="dxa"/>
          </w:tcPr>
          <w:p w14:paraId="79BF242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681666C7" w14:textId="77777777" w:rsidTr="00E43EFB">
        <w:trPr>
          <w:divId w:val="2116439976"/>
          <w:cantSplit/>
          <w:jc w:val="center"/>
        </w:trPr>
        <w:tc>
          <w:tcPr>
            <w:tcW w:w="7270" w:type="dxa"/>
          </w:tcPr>
          <w:p w14:paraId="24C3015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14:paraId="2CB0B402" w14:textId="77777777" w:rsidTr="00E43EFB">
        <w:trPr>
          <w:divId w:val="2116439976"/>
          <w:cantSplit/>
          <w:jc w:val="center"/>
        </w:trPr>
        <w:tc>
          <w:tcPr>
            <w:tcW w:w="7270" w:type="dxa"/>
          </w:tcPr>
          <w:p w14:paraId="3E71BEC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651DAD6" w14:textId="77777777" w:rsidTr="00E43EFB">
        <w:trPr>
          <w:divId w:val="2116439976"/>
          <w:cantSplit/>
          <w:jc w:val="center"/>
        </w:trPr>
        <w:tc>
          <w:tcPr>
            <w:tcW w:w="7270" w:type="dxa"/>
          </w:tcPr>
          <w:p w14:paraId="11F670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14:paraId="5F3672AE" w14:textId="77777777" w:rsidTr="00E43EFB">
        <w:trPr>
          <w:divId w:val="2116439976"/>
          <w:cantSplit/>
          <w:jc w:val="center"/>
        </w:trPr>
        <w:tc>
          <w:tcPr>
            <w:tcW w:w="7270" w:type="dxa"/>
          </w:tcPr>
          <w:p w14:paraId="7D451B5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4280D16D" w14:textId="77777777" w:rsidTr="00E43EFB">
        <w:trPr>
          <w:divId w:val="2116439976"/>
          <w:cantSplit/>
          <w:jc w:val="center"/>
        </w:trPr>
        <w:tc>
          <w:tcPr>
            <w:tcW w:w="7270" w:type="dxa"/>
          </w:tcPr>
          <w:p w14:paraId="46DA5F2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14:paraId="0C5BECC2" w14:textId="77777777" w:rsidTr="00E43EFB">
        <w:trPr>
          <w:divId w:val="2116439976"/>
          <w:cantSplit/>
          <w:jc w:val="center"/>
        </w:trPr>
        <w:tc>
          <w:tcPr>
            <w:tcW w:w="7270" w:type="dxa"/>
          </w:tcPr>
          <w:p w14:paraId="62EF2B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06651EF" w14:textId="77777777" w:rsidTr="00E43EFB">
        <w:trPr>
          <w:divId w:val="2116439976"/>
          <w:cantSplit/>
          <w:jc w:val="center"/>
        </w:trPr>
        <w:tc>
          <w:tcPr>
            <w:tcW w:w="7270" w:type="dxa"/>
          </w:tcPr>
          <w:p w14:paraId="3D96772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14:paraId="50D3482B" w14:textId="77777777" w:rsidTr="00E43EFB">
        <w:trPr>
          <w:divId w:val="2116439976"/>
          <w:cantSplit/>
          <w:jc w:val="center"/>
        </w:trPr>
        <w:tc>
          <w:tcPr>
            <w:tcW w:w="7270" w:type="dxa"/>
          </w:tcPr>
          <w:p w14:paraId="00622933"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14:paraId="7773DFC0" w14:textId="77777777" w:rsidTr="00E43EFB">
        <w:trPr>
          <w:divId w:val="2116439976"/>
          <w:cantSplit/>
          <w:jc w:val="center"/>
        </w:trPr>
        <w:tc>
          <w:tcPr>
            <w:tcW w:w="7270" w:type="dxa"/>
          </w:tcPr>
          <w:p w14:paraId="54846DC4"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63614893" w14:textId="77777777" w:rsidTr="00E43EFB">
        <w:trPr>
          <w:divId w:val="2116439976"/>
          <w:cantSplit/>
          <w:jc w:val="center"/>
        </w:trPr>
        <w:tc>
          <w:tcPr>
            <w:tcW w:w="7270" w:type="dxa"/>
          </w:tcPr>
          <w:p w14:paraId="335BCA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14:paraId="39859519" w14:textId="77777777" w:rsidTr="00E43EFB">
        <w:trPr>
          <w:divId w:val="2116439976"/>
          <w:cantSplit/>
          <w:jc w:val="center"/>
        </w:trPr>
        <w:tc>
          <w:tcPr>
            <w:tcW w:w="7270" w:type="dxa"/>
          </w:tcPr>
          <w:p w14:paraId="262A22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14:paraId="56F8AEF4" w14:textId="77777777" w:rsidTr="00E43EFB">
        <w:trPr>
          <w:divId w:val="2116439976"/>
          <w:cantSplit/>
          <w:jc w:val="center"/>
        </w:trPr>
        <w:tc>
          <w:tcPr>
            <w:tcW w:w="7270" w:type="dxa"/>
          </w:tcPr>
          <w:p w14:paraId="54B5A1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14:paraId="076B2A81" w14:textId="77777777" w:rsidTr="00E43EFB">
        <w:trPr>
          <w:divId w:val="2116439976"/>
          <w:cantSplit/>
          <w:jc w:val="center"/>
        </w:trPr>
        <w:tc>
          <w:tcPr>
            <w:tcW w:w="7270" w:type="dxa"/>
          </w:tcPr>
          <w:p w14:paraId="1D5CAD2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D1E6844" w14:textId="77777777" w:rsidTr="00E43EFB">
        <w:trPr>
          <w:divId w:val="2116439976"/>
          <w:cantSplit/>
          <w:jc w:val="center"/>
        </w:trPr>
        <w:tc>
          <w:tcPr>
            <w:tcW w:w="7270" w:type="dxa"/>
          </w:tcPr>
          <w:p w14:paraId="354A43F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2C130611" w14:textId="77777777" w:rsidTr="00E43EFB">
        <w:trPr>
          <w:divId w:val="2116439976"/>
          <w:cantSplit/>
          <w:jc w:val="center"/>
        </w:trPr>
        <w:tc>
          <w:tcPr>
            <w:tcW w:w="7270" w:type="dxa"/>
          </w:tcPr>
          <w:p w14:paraId="1292FD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14:paraId="55E87480" w14:textId="77777777" w:rsidTr="00E43EFB">
        <w:trPr>
          <w:divId w:val="2116439976"/>
          <w:cantSplit/>
          <w:jc w:val="center"/>
        </w:trPr>
        <w:tc>
          <w:tcPr>
            <w:tcW w:w="7270" w:type="dxa"/>
          </w:tcPr>
          <w:p w14:paraId="70DC7E5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44794F3" w14:textId="77777777" w:rsidTr="00E43EFB">
        <w:trPr>
          <w:divId w:val="2116439976"/>
          <w:cantSplit/>
          <w:jc w:val="center"/>
        </w:trPr>
        <w:tc>
          <w:tcPr>
            <w:tcW w:w="7270" w:type="dxa"/>
          </w:tcPr>
          <w:p w14:paraId="51CA2DB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14:paraId="3CD6B4F3" w14:textId="77777777" w:rsidTr="00E43EFB">
        <w:trPr>
          <w:divId w:val="2116439976"/>
          <w:cantSplit/>
          <w:jc w:val="center"/>
        </w:trPr>
        <w:tc>
          <w:tcPr>
            <w:tcW w:w="7270" w:type="dxa"/>
          </w:tcPr>
          <w:p w14:paraId="592A0A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F6999DD" w14:textId="77777777" w:rsidTr="00E43EFB">
        <w:trPr>
          <w:divId w:val="2116439976"/>
          <w:cantSplit/>
          <w:jc w:val="center"/>
        </w:trPr>
        <w:tc>
          <w:tcPr>
            <w:tcW w:w="7270" w:type="dxa"/>
          </w:tcPr>
          <w:p w14:paraId="13E8A75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14:paraId="54CED228" w14:textId="77777777" w:rsidTr="00E43EFB">
        <w:trPr>
          <w:divId w:val="2116439976"/>
          <w:cantSplit/>
          <w:jc w:val="center"/>
        </w:trPr>
        <w:tc>
          <w:tcPr>
            <w:tcW w:w="7270" w:type="dxa"/>
          </w:tcPr>
          <w:p w14:paraId="71408F8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5A0C375" w14:textId="77777777" w:rsidTr="00E43EFB">
        <w:trPr>
          <w:divId w:val="2116439976"/>
          <w:cantSplit/>
          <w:jc w:val="center"/>
        </w:trPr>
        <w:tc>
          <w:tcPr>
            <w:tcW w:w="7270" w:type="dxa"/>
          </w:tcPr>
          <w:p w14:paraId="1D6137A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CE3190B" w14:textId="77777777" w:rsidTr="00E43EFB">
        <w:trPr>
          <w:divId w:val="2116439976"/>
          <w:cantSplit/>
          <w:jc w:val="center"/>
        </w:trPr>
        <w:tc>
          <w:tcPr>
            <w:tcW w:w="7270" w:type="dxa"/>
          </w:tcPr>
          <w:p w14:paraId="73772569"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14:paraId="328AC462" w14:textId="77777777" w:rsidTr="00E43EFB">
        <w:trPr>
          <w:divId w:val="2116439976"/>
          <w:cantSplit/>
          <w:jc w:val="center"/>
        </w:trPr>
        <w:tc>
          <w:tcPr>
            <w:tcW w:w="7270" w:type="dxa"/>
          </w:tcPr>
          <w:p w14:paraId="6F44840C"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14:paraId="686CE619" w14:textId="77777777" w:rsidTr="00E43EFB">
        <w:trPr>
          <w:divId w:val="2116439976"/>
          <w:cantSplit/>
          <w:jc w:val="center"/>
        </w:trPr>
        <w:tc>
          <w:tcPr>
            <w:tcW w:w="7270" w:type="dxa"/>
          </w:tcPr>
          <w:p w14:paraId="109CBF8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14:paraId="69B8FC7B" w14:textId="77777777" w:rsidTr="00E43EFB">
        <w:trPr>
          <w:divId w:val="2116439976"/>
          <w:cantSplit/>
          <w:jc w:val="center"/>
        </w:trPr>
        <w:tc>
          <w:tcPr>
            <w:tcW w:w="7270" w:type="dxa"/>
          </w:tcPr>
          <w:p w14:paraId="34C44C8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3893A400" w14:textId="77777777" w:rsidTr="00E43EFB">
        <w:trPr>
          <w:divId w:val="2116439976"/>
          <w:cantSplit/>
          <w:jc w:val="center"/>
        </w:trPr>
        <w:tc>
          <w:tcPr>
            <w:tcW w:w="7270" w:type="dxa"/>
          </w:tcPr>
          <w:p w14:paraId="78BAFD4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C7E4044" w14:textId="77777777" w:rsidTr="00E43EFB">
        <w:trPr>
          <w:divId w:val="2116439976"/>
          <w:cantSplit/>
          <w:jc w:val="center"/>
        </w:trPr>
        <w:tc>
          <w:tcPr>
            <w:tcW w:w="7270" w:type="dxa"/>
          </w:tcPr>
          <w:p w14:paraId="13075CC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14:paraId="2F5FEA92" w14:textId="77777777" w:rsidTr="00E43EFB">
        <w:trPr>
          <w:divId w:val="2116439976"/>
          <w:cantSplit/>
          <w:jc w:val="center"/>
        </w:trPr>
        <w:tc>
          <w:tcPr>
            <w:tcW w:w="7270" w:type="dxa"/>
          </w:tcPr>
          <w:p w14:paraId="327436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3F4F261" w14:textId="77777777" w:rsidTr="00E43EFB">
        <w:trPr>
          <w:divId w:val="2116439976"/>
          <w:cantSplit/>
          <w:jc w:val="center"/>
        </w:trPr>
        <w:tc>
          <w:tcPr>
            <w:tcW w:w="7270" w:type="dxa"/>
          </w:tcPr>
          <w:p w14:paraId="0DB6AC1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4FB8693" w14:textId="77777777" w:rsidTr="00E43EFB">
        <w:trPr>
          <w:divId w:val="2116439976"/>
          <w:cantSplit/>
          <w:jc w:val="center"/>
        </w:trPr>
        <w:tc>
          <w:tcPr>
            <w:tcW w:w="7270" w:type="dxa"/>
          </w:tcPr>
          <w:p w14:paraId="57034F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14:paraId="6AB18243" w14:textId="77777777" w:rsidTr="00E43EFB">
        <w:trPr>
          <w:divId w:val="2116439976"/>
          <w:cantSplit/>
          <w:jc w:val="center"/>
        </w:trPr>
        <w:tc>
          <w:tcPr>
            <w:tcW w:w="7270" w:type="dxa"/>
          </w:tcPr>
          <w:p w14:paraId="306696B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29FFCC17" w14:textId="77777777" w:rsidTr="00E43EFB">
        <w:trPr>
          <w:divId w:val="2116439976"/>
          <w:cantSplit/>
          <w:jc w:val="center"/>
        </w:trPr>
        <w:tc>
          <w:tcPr>
            <w:tcW w:w="7270" w:type="dxa"/>
          </w:tcPr>
          <w:p w14:paraId="36DF27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14:paraId="5F963C0C" w14:textId="77777777" w:rsidTr="00E43EFB">
        <w:trPr>
          <w:divId w:val="2116439976"/>
          <w:cantSplit/>
          <w:jc w:val="center"/>
        </w:trPr>
        <w:tc>
          <w:tcPr>
            <w:tcW w:w="7270" w:type="dxa"/>
          </w:tcPr>
          <w:p w14:paraId="554553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14:paraId="57AD9BCD" w14:textId="77777777" w:rsidTr="00E43EFB">
        <w:trPr>
          <w:divId w:val="2116439976"/>
          <w:cantSplit/>
          <w:jc w:val="center"/>
        </w:trPr>
        <w:tc>
          <w:tcPr>
            <w:tcW w:w="7270" w:type="dxa"/>
          </w:tcPr>
          <w:p w14:paraId="218A74C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B44F57E" w14:textId="77777777" w:rsidTr="00E43EFB">
        <w:trPr>
          <w:divId w:val="2116439976"/>
          <w:cantSplit/>
          <w:jc w:val="center"/>
        </w:trPr>
        <w:tc>
          <w:tcPr>
            <w:tcW w:w="7270" w:type="dxa"/>
          </w:tcPr>
          <w:p w14:paraId="3A3EEE3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14:paraId="45A4050A" w14:textId="77777777" w:rsidTr="00E43EFB">
        <w:trPr>
          <w:divId w:val="2116439976"/>
          <w:cantSplit/>
          <w:jc w:val="center"/>
        </w:trPr>
        <w:tc>
          <w:tcPr>
            <w:tcW w:w="7270" w:type="dxa"/>
          </w:tcPr>
          <w:p w14:paraId="3F8AA9E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14:paraId="101E3FFA" w14:textId="77777777" w:rsidTr="00E43EFB">
        <w:trPr>
          <w:divId w:val="2116439976"/>
          <w:cantSplit/>
          <w:jc w:val="center"/>
        </w:trPr>
        <w:tc>
          <w:tcPr>
            <w:tcW w:w="7270" w:type="dxa"/>
          </w:tcPr>
          <w:p w14:paraId="4062247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i/>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6F2887BD" w14:textId="77777777" w:rsidTr="00E43EFB">
        <w:trPr>
          <w:divId w:val="2116439976"/>
          <w:cantSplit/>
          <w:jc w:val="center"/>
        </w:trPr>
        <w:tc>
          <w:tcPr>
            <w:tcW w:w="7270" w:type="dxa"/>
          </w:tcPr>
          <w:p w14:paraId="7389239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14:paraId="06B73A96" w14:textId="77777777" w:rsidTr="00E43EFB">
        <w:trPr>
          <w:divId w:val="2116439976"/>
          <w:cantSplit/>
          <w:jc w:val="center"/>
        </w:trPr>
        <w:tc>
          <w:tcPr>
            <w:tcW w:w="7270" w:type="dxa"/>
          </w:tcPr>
          <w:p w14:paraId="00EC5C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03F96BE1" w14:textId="77777777" w:rsidTr="00E43EFB">
        <w:trPr>
          <w:divId w:val="2116439976"/>
          <w:cantSplit/>
          <w:jc w:val="center"/>
        </w:trPr>
        <w:tc>
          <w:tcPr>
            <w:tcW w:w="7270" w:type="dxa"/>
          </w:tcPr>
          <w:p w14:paraId="3E4F519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7762C93E" w14:textId="77777777" w:rsidTr="00E43EFB">
        <w:trPr>
          <w:divId w:val="2116439976"/>
          <w:cantSplit/>
          <w:jc w:val="center"/>
        </w:trPr>
        <w:tc>
          <w:tcPr>
            <w:tcW w:w="7270" w:type="dxa"/>
          </w:tcPr>
          <w:p w14:paraId="12AC4F1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14:paraId="633B0401" w14:textId="77777777" w:rsidTr="00E43EFB">
        <w:trPr>
          <w:divId w:val="2116439976"/>
          <w:cantSplit/>
          <w:jc w:val="center"/>
        </w:trPr>
        <w:tc>
          <w:tcPr>
            <w:tcW w:w="7270" w:type="dxa"/>
          </w:tcPr>
          <w:p w14:paraId="23CF4FF4" w14:textId="77777777"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14:paraId="6A157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442DE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6362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B5D3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5B7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E4A4B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90E3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079E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1A302B" w14:textId="77777777"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14:paraId="21E5FC9D" w14:textId="77777777" w:rsidTr="006F2CA2">
        <w:trPr>
          <w:divId w:val="2116439976"/>
          <w:cantSplit/>
          <w:jc w:val="center"/>
        </w:trPr>
        <w:tc>
          <w:tcPr>
            <w:tcW w:w="7120" w:type="dxa"/>
          </w:tcPr>
          <w:p w14:paraId="0AB6CD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14:paraId="4797FDD4" w14:textId="77777777" w:rsidTr="006F2CA2">
        <w:trPr>
          <w:divId w:val="2116439976"/>
          <w:cantSplit/>
          <w:jc w:val="center"/>
        </w:trPr>
        <w:tc>
          <w:tcPr>
            <w:tcW w:w="7120" w:type="dxa"/>
          </w:tcPr>
          <w:p w14:paraId="0F18DB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14:paraId="46664BB7" w14:textId="77777777" w:rsidTr="006F2CA2">
        <w:trPr>
          <w:divId w:val="2116439976"/>
          <w:cantSplit/>
          <w:jc w:val="center"/>
        </w:trPr>
        <w:tc>
          <w:tcPr>
            <w:tcW w:w="7120" w:type="dxa"/>
          </w:tcPr>
          <w:p w14:paraId="2CF176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6918CA6" w14:textId="77777777" w:rsidTr="006F2CA2">
        <w:trPr>
          <w:divId w:val="2116439976"/>
          <w:cantSplit/>
          <w:jc w:val="center"/>
        </w:trPr>
        <w:tc>
          <w:tcPr>
            <w:tcW w:w="7120" w:type="dxa"/>
          </w:tcPr>
          <w:p w14:paraId="5D7397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81F815" w14:textId="77777777" w:rsidTr="006F2CA2">
        <w:trPr>
          <w:divId w:val="2116439976"/>
          <w:cantSplit/>
          <w:jc w:val="center"/>
        </w:trPr>
        <w:tc>
          <w:tcPr>
            <w:tcW w:w="7120" w:type="dxa"/>
          </w:tcPr>
          <w:p w14:paraId="08CD8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36E4E7" w14:textId="77777777" w:rsidTr="006F2CA2">
        <w:trPr>
          <w:divId w:val="2116439976"/>
          <w:cantSplit/>
          <w:jc w:val="center"/>
        </w:trPr>
        <w:tc>
          <w:tcPr>
            <w:tcW w:w="7120" w:type="dxa"/>
          </w:tcPr>
          <w:p w14:paraId="481719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9E9638" w14:textId="77777777" w:rsidTr="006F2CA2">
        <w:trPr>
          <w:divId w:val="2116439976"/>
          <w:cantSplit/>
          <w:jc w:val="center"/>
        </w:trPr>
        <w:tc>
          <w:tcPr>
            <w:tcW w:w="7120" w:type="dxa"/>
          </w:tcPr>
          <w:p w14:paraId="09F853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EB9AAA" w14:textId="77777777" w:rsidTr="006F2CA2">
        <w:trPr>
          <w:divId w:val="2116439976"/>
          <w:cantSplit/>
          <w:jc w:val="center"/>
        </w:trPr>
        <w:tc>
          <w:tcPr>
            <w:tcW w:w="7120" w:type="dxa"/>
          </w:tcPr>
          <w:p w14:paraId="5CF59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7AAB23F" w14:textId="77777777" w:rsidTr="006F2CA2">
        <w:trPr>
          <w:divId w:val="2116439976"/>
          <w:cantSplit/>
          <w:jc w:val="center"/>
        </w:trPr>
        <w:tc>
          <w:tcPr>
            <w:tcW w:w="7120" w:type="dxa"/>
          </w:tcPr>
          <w:p w14:paraId="4A9956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14:paraId="0FCECEB5" w14:textId="77777777" w:rsidTr="006F2CA2">
        <w:trPr>
          <w:divId w:val="2116439976"/>
          <w:cantSplit/>
          <w:jc w:val="center"/>
        </w:trPr>
        <w:tc>
          <w:tcPr>
            <w:tcW w:w="7120" w:type="dxa"/>
          </w:tcPr>
          <w:p w14:paraId="6A851D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14:paraId="2E4ECBD6" w14:textId="77777777" w:rsidTr="006F2CA2">
        <w:trPr>
          <w:divId w:val="2116439976"/>
          <w:cantSplit/>
          <w:jc w:val="center"/>
        </w:trPr>
        <w:tc>
          <w:tcPr>
            <w:tcW w:w="7120" w:type="dxa"/>
          </w:tcPr>
          <w:p w14:paraId="0BDCBD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1F52A77D" w14:textId="77777777" w:rsidTr="006F2CA2">
        <w:trPr>
          <w:divId w:val="2116439976"/>
          <w:cantSplit/>
          <w:jc w:val="center"/>
        </w:trPr>
        <w:tc>
          <w:tcPr>
            <w:tcW w:w="7120" w:type="dxa"/>
          </w:tcPr>
          <w:p w14:paraId="1FEE98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14:paraId="57E136D5" w14:textId="77777777" w:rsidTr="006F2CA2">
        <w:trPr>
          <w:divId w:val="2116439976"/>
          <w:cantSplit/>
          <w:jc w:val="center"/>
        </w:trPr>
        <w:tc>
          <w:tcPr>
            <w:tcW w:w="7120" w:type="dxa"/>
          </w:tcPr>
          <w:p w14:paraId="40F025A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14:paraId="2EFD44DF" w14:textId="77777777" w:rsidTr="006F2CA2">
        <w:trPr>
          <w:divId w:val="2116439976"/>
          <w:cantSplit/>
          <w:jc w:val="center"/>
        </w:trPr>
        <w:tc>
          <w:tcPr>
            <w:tcW w:w="7120" w:type="dxa"/>
          </w:tcPr>
          <w:p w14:paraId="760167E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14:paraId="70AA8856" w14:textId="77777777" w:rsidTr="006F2CA2">
        <w:trPr>
          <w:divId w:val="2116439976"/>
          <w:cantSplit/>
          <w:jc w:val="center"/>
        </w:trPr>
        <w:tc>
          <w:tcPr>
            <w:tcW w:w="7120" w:type="dxa"/>
          </w:tcPr>
          <w:p w14:paraId="4547DB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14:paraId="1E08B73C" w14:textId="77777777" w:rsidTr="006F2CA2">
        <w:trPr>
          <w:divId w:val="2116439976"/>
          <w:cantSplit/>
          <w:jc w:val="center"/>
        </w:trPr>
        <w:tc>
          <w:tcPr>
            <w:tcW w:w="7120" w:type="dxa"/>
          </w:tcPr>
          <w:p w14:paraId="593D41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3933D3F4" w14:textId="77777777" w:rsidTr="006F2CA2">
        <w:trPr>
          <w:divId w:val="2116439976"/>
          <w:cantSplit/>
          <w:jc w:val="center"/>
        </w:trPr>
        <w:tc>
          <w:tcPr>
            <w:tcW w:w="7120" w:type="dxa"/>
          </w:tcPr>
          <w:p w14:paraId="4F6A39A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6F2CA2">
              <w:rPr>
                <w:rFonts w:ascii="Times New Roman" w:hAnsi="Times New Roman" w:cs="Times New Roman"/>
                <w:i/>
                <w:sz w:val="22"/>
                <w:szCs w:val="20"/>
                <w:lang w:val="en-GB" w:eastAsia="en-US"/>
              </w:rPr>
              <w:t>of Particulars</w:t>
            </w:r>
            <w:proofErr w:type="gramEnd"/>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14:paraId="69E4DD43" w14:textId="77777777" w:rsidTr="006F2CA2">
        <w:trPr>
          <w:divId w:val="2116439976"/>
          <w:cantSplit/>
          <w:jc w:val="center"/>
        </w:trPr>
        <w:tc>
          <w:tcPr>
            <w:tcW w:w="7120" w:type="dxa"/>
          </w:tcPr>
          <w:p w14:paraId="14570844"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14:paraId="583F2210" w14:textId="77777777" w:rsidTr="006F2CA2">
        <w:trPr>
          <w:divId w:val="2116439976"/>
          <w:cantSplit/>
          <w:jc w:val="center"/>
        </w:trPr>
        <w:tc>
          <w:tcPr>
            <w:tcW w:w="7120" w:type="dxa"/>
          </w:tcPr>
          <w:p w14:paraId="0C0934E6"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76455261" w14:textId="77777777" w:rsidTr="006F2CA2">
        <w:trPr>
          <w:divId w:val="2116439976"/>
          <w:cantSplit/>
          <w:jc w:val="center"/>
        </w:trPr>
        <w:tc>
          <w:tcPr>
            <w:tcW w:w="7120" w:type="dxa"/>
          </w:tcPr>
          <w:p w14:paraId="090A96B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14:paraId="43717C1B" w14:textId="77777777" w:rsidTr="006F2CA2">
        <w:trPr>
          <w:divId w:val="2116439976"/>
          <w:cantSplit/>
          <w:jc w:val="center"/>
        </w:trPr>
        <w:tc>
          <w:tcPr>
            <w:tcW w:w="7120" w:type="dxa"/>
          </w:tcPr>
          <w:p w14:paraId="5C765A4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14:paraId="307D7B0B" w14:textId="77777777" w:rsidTr="006F2CA2">
        <w:trPr>
          <w:divId w:val="2116439976"/>
          <w:cantSplit/>
          <w:jc w:val="center"/>
        </w:trPr>
        <w:tc>
          <w:tcPr>
            <w:tcW w:w="7120" w:type="dxa"/>
          </w:tcPr>
          <w:p w14:paraId="73B2E16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D9A87B7" w14:textId="77777777" w:rsidTr="006F2CA2">
        <w:trPr>
          <w:divId w:val="2116439976"/>
          <w:cantSplit/>
          <w:jc w:val="center"/>
        </w:trPr>
        <w:tc>
          <w:tcPr>
            <w:tcW w:w="7120" w:type="dxa"/>
          </w:tcPr>
          <w:p w14:paraId="58E614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C553C0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ED2D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B77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52A8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B14777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5B3946C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14:paraId="7E148E05" w14:textId="77777777" w:rsidTr="00E43EFB">
        <w:trPr>
          <w:divId w:val="2116439976"/>
          <w:cantSplit/>
          <w:jc w:val="center"/>
        </w:trPr>
        <w:tc>
          <w:tcPr>
            <w:tcW w:w="7120" w:type="dxa"/>
          </w:tcPr>
          <w:p w14:paraId="3F5D6C67"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16BF4CFB" w14:textId="77777777" w:rsidTr="00E43EFB">
        <w:trPr>
          <w:divId w:val="2116439976"/>
          <w:cantSplit/>
          <w:jc w:val="center"/>
        </w:trPr>
        <w:tc>
          <w:tcPr>
            <w:tcW w:w="7120" w:type="dxa"/>
          </w:tcPr>
          <w:p w14:paraId="7599578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14:paraId="3FBE5F84" w14:textId="77777777" w:rsidTr="00E43EFB">
        <w:trPr>
          <w:divId w:val="2116439976"/>
          <w:cantSplit/>
          <w:jc w:val="center"/>
        </w:trPr>
        <w:tc>
          <w:tcPr>
            <w:tcW w:w="7120" w:type="dxa"/>
          </w:tcPr>
          <w:p w14:paraId="43F8ED8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45CCA556" w14:textId="77777777" w:rsidTr="00E43EFB">
        <w:trPr>
          <w:divId w:val="2116439976"/>
          <w:cantSplit/>
          <w:jc w:val="center"/>
        </w:trPr>
        <w:tc>
          <w:tcPr>
            <w:tcW w:w="7120" w:type="dxa"/>
          </w:tcPr>
          <w:p w14:paraId="05631942"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41444C57" w14:textId="77777777" w:rsidTr="00E43EFB">
        <w:trPr>
          <w:divId w:val="2116439976"/>
          <w:cantSplit/>
          <w:jc w:val="center"/>
        </w:trPr>
        <w:tc>
          <w:tcPr>
            <w:tcW w:w="7120" w:type="dxa"/>
          </w:tcPr>
          <w:p w14:paraId="56EF9C1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289FD959" w14:textId="77777777" w:rsidTr="00E43EFB">
        <w:trPr>
          <w:divId w:val="2116439976"/>
          <w:cantSplit/>
          <w:jc w:val="center"/>
        </w:trPr>
        <w:tc>
          <w:tcPr>
            <w:tcW w:w="7120" w:type="dxa"/>
          </w:tcPr>
          <w:p w14:paraId="7431769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247ED0E7" w14:textId="77777777" w:rsidTr="00E43EFB">
        <w:trPr>
          <w:divId w:val="2116439976"/>
          <w:cantSplit/>
          <w:jc w:val="center"/>
        </w:trPr>
        <w:tc>
          <w:tcPr>
            <w:tcW w:w="7120" w:type="dxa"/>
          </w:tcPr>
          <w:p w14:paraId="1761F84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7B1FD295" w14:textId="77777777" w:rsidTr="00E43EFB">
        <w:trPr>
          <w:divId w:val="2116439976"/>
          <w:cantSplit/>
          <w:jc w:val="center"/>
        </w:trPr>
        <w:tc>
          <w:tcPr>
            <w:tcW w:w="7120" w:type="dxa"/>
          </w:tcPr>
          <w:p w14:paraId="3020F33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0A1A1AE9" w14:textId="77777777" w:rsidTr="00E43EFB">
        <w:trPr>
          <w:divId w:val="2116439976"/>
          <w:cantSplit/>
          <w:jc w:val="center"/>
        </w:trPr>
        <w:tc>
          <w:tcPr>
            <w:tcW w:w="7120" w:type="dxa"/>
          </w:tcPr>
          <w:p w14:paraId="0EDE8828"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14:paraId="26516922" w14:textId="77777777" w:rsidTr="00E43EFB">
        <w:trPr>
          <w:divId w:val="2116439976"/>
          <w:cantSplit/>
          <w:jc w:val="center"/>
        </w:trPr>
        <w:tc>
          <w:tcPr>
            <w:tcW w:w="7120" w:type="dxa"/>
          </w:tcPr>
          <w:p w14:paraId="26870ED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14:paraId="3D84344B" w14:textId="77777777" w:rsidTr="00E43EFB">
        <w:trPr>
          <w:divId w:val="2116439976"/>
          <w:cantSplit/>
          <w:jc w:val="center"/>
        </w:trPr>
        <w:tc>
          <w:tcPr>
            <w:tcW w:w="7120" w:type="dxa"/>
          </w:tcPr>
          <w:p w14:paraId="1C3B101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14:paraId="20E470C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14:paraId="76C6A3BB"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B767521" w14:textId="77777777" w:rsidTr="00E43EFB">
        <w:trPr>
          <w:divId w:val="2116439976"/>
          <w:cantSplit/>
          <w:jc w:val="center"/>
        </w:trPr>
        <w:tc>
          <w:tcPr>
            <w:tcW w:w="7120" w:type="dxa"/>
          </w:tcPr>
          <w:p w14:paraId="13D708B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0EC57F0" w14:textId="77777777" w:rsidTr="00E43EFB">
        <w:trPr>
          <w:divId w:val="2116439976"/>
          <w:cantSplit/>
          <w:jc w:val="center"/>
        </w:trPr>
        <w:tc>
          <w:tcPr>
            <w:tcW w:w="7120" w:type="dxa"/>
          </w:tcPr>
          <w:p w14:paraId="4A78373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14:paraId="536E2158" w14:textId="77777777" w:rsidTr="00E43EFB">
        <w:trPr>
          <w:divId w:val="2116439976"/>
          <w:cantSplit/>
          <w:jc w:val="center"/>
        </w:trPr>
        <w:tc>
          <w:tcPr>
            <w:tcW w:w="7120" w:type="dxa"/>
          </w:tcPr>
          <w:p w14:paraId="05F642D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14:paraId="41EC8E65" w14:textId="77777777" w:rsidTr="00E43EFB">
        <w:trPr>
          <w:divId w:val="2116439976"/>
          <w:cantSplit/>
          <w:jc w:val="center"/>
        </w:trPr>
        <w:tc>
          <w:tcPr>
            <w:tcW w:w="7120" w:type="dxa"/>
          </w:tcPr>
          <w:p w14:paraId="430215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14:paraId="7664B024" w14:textId="77777777" w:rsidTr="00E43EFB">
        <w:trPr>
          <w:divId w:val="2116439976"/>
          <w:cantSplit/>
          <w:jc w:val="center"/>
        </w:trPr>
        <w:tc>
          <w:tcPr>
            <w:tcW w:w="7120" w:type="dxa"/>
          </w:tcPr>
          <w:p w14:paraId="2B1F9A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14:paraId="74E6A87F" w14:textId="77777777" w:rsidTr="00E43EFB">
        <w:trPr>
          <w:divId w:val="2116439976"/>
          <w:cantSplit/>
          <w:jc w:val="center"/>
        </w:trPr>
        <w:tc>
          <w:tcPr>
            <w:tcW w:w="7120" w:type="dxa"/>
          </w:tcPr>
          <w:p w14:paraId="0FC65EB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14:paraId="482CAC9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1063741" w14:textId="77777777" w:rsidTr="00E43EFB">
        <w:trPr>
          <w:divId w:val="2116439976"/>
          <w:cantSplit/>
          <w:jc w:val="center"/>
        </w:trPr>
        <w:tc>
          <w:tcPr>
            <w:tcW w:w="7120" w:type="dxa"/>
          </w:tcPr>
          <w:p w14:paraId="4FDB0972"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14:paraId="54C71C89" w14:textId="77777777" w:rsidTr="00E43EFB">
        <w:trPr>
          <w:divId w:val="2116439976"/>
          <w:cantSplit/>
          <w:jc w:val="center"/>
        </w:trPr>
        <w:tc>
          <w:tcPr>
            <w:tcW w:w="7120" w:type="dxa"/>
          </w:tcPr>
          <w:p w14:paraId="06826E1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F2CC586" w14:textId="77777777" w:rsidTr="00E43EFB">
        <w:trPr>
          <w:divId w:val="2116439976"/>
          <w:cantSplit/>
          <w:jc w:val="center"/>
        </w:trPr>
        <w:tc>
          <w:tcPr>
            <w:tcW w:w="7120" w:type="dxa"/>
          </w:tcPr>
          <w:p w14:paraId="759E90F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1CE8D8A5" w14:textId="77777777" w:rsidTr="00E43EFB">
        <w:trPr>
          <w:divId w:val="2116439976"/>
          <w:cantSplit/>
          <w:jc w:val="center"/>
        </w:trPr>
        <w:tc>
          <w:tcPr>
            <w:tcW w:w="7120" w:type="dxa"/>
          </w:tcPr>
          <w:p w14:paraId="53A2858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31CC97A6" w14:textId="77777777" w:rsidTr="00E43EFB">
        <w:trPr>
          <w:divId w:val="2116439976"/>
          <w:cantSplit/>
          <w:jc w:val="center"/>
        </w:trPr>
        <w:tc>
          <w:tcPr>
            <w:tcW w:w="7120" w:type="dxa"/>
          </w:tcPr>
          <w:p w14:paraId="2BCBF4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4A71B16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06B03AC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019FEE5" w14:textId="77777777" w:rsidTr="00E43EFB">
        <w:trPr>
          <w:divId w:val="2116439976"/>
          <w:cantSplit/>
          <w:jc w:val="center"/>
        </w:trPr>
        <w:tc>
          <w:tcPr>
            <w:tcW w:w="7120" w:type="dxa"/>
          </w:tcPr>
          <w:p w14:paraId="10E2989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w:t>
            </w:r>
            <w:proofErr w:type="gramStart"/>
            <w:r w:rsidRPr="00E43EFB">
              <w:rPr>
                <w:rFonts w:ascii="Times New Roman" w:hAnsi="Times New Roman" w:cs="Times New Roman"/>
                <w:sz w:val="22"/>
                <w:szCs w:val="22"/>
                <w:lang w:val="en-GB" w:eastAsia="en-US"/>
              </w:rPr>
              <w:t>*, or</w:t>
            </w:r>
            <w:proofErr w:type="gramEnd"/>
            <w:r w:rsidRPr="00E43EFB">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004B82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01180FEA" w14:textId="77777777" w:rsidTr="00E43EFB">
        <w:trPr>
          <w:divId w:val="2116439976"/>
          <w:cantSplit/>
          <w:jc w:val="center"/>
        </w:trPr>
        <w:tc>
          <w:tcPr>
            <w:tcW w:w="7120" w:type="dxa"/>
          </w:tcPr>
          <w:p w14:paraId="705476A6"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14:paraId="7358A7E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14:paraId="2B2D3A0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14:paraId="6182CD7D" w14:textId="77777777" w:rsidTr="00E43EFB">
        <w:trPr>
          <w:divId w:val="2116439976"/>
          <w:cantSplit/>
          <w:jc w:val="center"/>
        </w:trPr>
        <w:tc>
          <w:tcPr>
            <w:tcW w:w="7120" w:type="dxa"/>
          </w:tcPr>
          <w:p w14:paraId="132730AB"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14:paraId="721210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16EA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35FE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767C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92E0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B539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0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1C443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6188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5CF48E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2CF7C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2B2F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BE3B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0608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864C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376A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437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6D8D6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7BBA9E2" w14:textId="77777777" w:rsidR="00EB2667" w:rsidRDefault="00EB2667" w:rsidP="006F2CA2">
      <w:pPr>
        <w:spacing w:before="0" w:after="200" w:line="276" w:lineRule="auto"/>
        <w:divId w:val="2116439976"/>
        <w:rPr>
          <w:rFonts w:ascii="Calibri" w:eastAsia="Calibri" w:hAnsi="Calibri" w:cs="Times New Roman"/>
          <w:sz w:val="22"/>
          <w:szCs w:val="22"/>
          <w:lang w:eastAsia="en-US"/>
        </w:rPr>
      </w:pPr>
    </w:p>
    <w:p w14:paraId="65710902" w14:textId="77777777"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14:paraId="3C737DA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A72C2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6956BE5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3FD21E4D"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AE13700"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2D0802B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14:paraId="18DE69A4" w14:textId="77777777" w:rsidTr="006F2CA2">
        <w:trPr>
          <w:divId w:val="2116439976"/>
          <w:cantSplit/>
          <w:jc w:val="center"/>
        </w:trPr>
        <w:tc>
          <w:tcPr>
            <w:tcW w:w="7120" w:type="dxa"/>
          </w:tcPr>
          <w:p w14:paraId="275C3EB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14:paraId="148AC142" w14:textId="77777777" w:rsidTr="006F2CA2">
        <w:trPr>
          <w:divId w:val="2116439976"/>
          <w:cantSplit/>
          <w:jc w:val="center"/>
        </w:trPr>
        <w:tc>
          <w:tcPr>
            <w:tcW w:w="7120" w:type="dxa"/>
          </w:tcPr>
          <w:p w14:paraId="278781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14:paraId="5C3A22AD" w14:textId="77777777" w:rsidTr="006F2CA2">
        <w:trPr>
          <w:divId w:val="2116439976"/>
          <w:cantSplit/>
          <w:jc w:val="center"/>
        </w:trPr>
        <w:tc>
          <w:tcPr>
            <w:tcW w:w="7120" w:type="dxa"/>
          </w:tcPr>
          <w:p w14:paraId="2A24AE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C7110D5" w14:textId="77777777" w:rsidTr="006F2CA2">
        <w:trPr>
          <w:divId w:val="2116439976"/>
          <w:cantSplit/>
          <w:jc w:val="center"/>
        </w:trPr>
        <w:tc>
          <w:tcPr>
            <w:tcW w:w="7120" w:type="dxa"/>
          </w:tcPr>
          <w:p w14:paraId="3D5121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264055" w14:textId="77777777" w:rsidTr="006F2CA2">
        <w:trPr>
          <w:divId w:val="2116439976"/>
          <w:cantSplit/>
          <w:jc w:val="center"/>
        </w:trPr>
        <w:tc>
          <w:tcPr>
            <w:tcW w:w="7120" w:type="dxa"/>
          </w:tcPr>
          <w:p w14:paraId="489FA2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C47346" w14:textId="77777777" w:rsidTr="006F2CA2">
        <w:trPr>
          <w:divId w:val="2116439976"/>
          <w:cantSplit/>
          <w:jc w:val="center"/>
        </w:trPr>
        <w:tc>
          <w:tcPr>
            <w:tcW w:w="7120" w:type="dxa"/>
          </w:tcPr>
          <w:p w14:paraId="697EBA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BAD10C0" w14:textId="77777777" w:rsidTr="006F2CA2">
        <w:trPr>
          <w:divId w:val="2116439976"/>
          <w:cantSplit/>
          <w:jc w:val="center"/>
        </w:trPr>
        <w:tc>
          <w:tcPr>
            <w:tcW w:w="7120" w:type="dxa"/>
          </w:tcPr>
          <w:p w14:paraId="34870A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7EF559F" w14:textId="77777777" w:rsidTr="006F2CA2">
        <w:trPr>
          <w:divId w:val="2116439976"/>
          <w:cantSplit/>
          <w:jc w:val="center"/>
        </w:trPr>
        <w:tc>
          <w:tcPr>
            <w:tcW w:w="7120" w:type="dxa"/>
          </w:tcPr>
          <w:p w14:paraId="79687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F87CA5C" w14:textId="77777777" w:rsidTr="006F2CA2">
        <w:trPr>
          <w:divId w:val="2116439976"/>
          <w:cantSplit/>
          <w:jc w:val="center"/>
        </w:trPr>
        <w:tc>
          <w:tcPr>
            <w:tcW w:w="7120" w:type="dxa"/>
          </w:tcPr>
          <w:p w14:paraId="73B486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14:paraId="710E9D91" w14:textId="77777777" w:rsidTr="006F2CA2">
        <w:trPr>
          <w:divId w:val="2116439976"/>
          <w:cantSplit/>
          <w:jc w:val="center"/>
        </w:trPr>
        <w:tc>
          <w:tcPr>
            <w:tcW w:w="7120" w:type="dxa"/>
          </w:tcPr>
          <w:p w14:paraId="476B0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14:paraId="4BA5B048" w14:textId="77777777" w:rsidTr="006F2CA2">
        <w:trPr>
          <w:divId w:val="2116439976"/>
          <w:cantSplit/>
          <w:jc w:val="center"/>
        </w:trPr>
        <w:tc>
          <w:tcPr>
            <w:tcW w:w="7120" w:type="dxa"/>
          </w:tcPr>
          <w:p w14:paraId="58BFA8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7CF40FF4" w14:textId="77777777" w:rsidTr="006F2CA2">
        <w:trPr>
          <w:divId w:val="2116439976"/>
          <w:cantSplit/>
          <w:jc w:val="center"/>
        </w:trPr>
        <w:tc>
          <w:tcPr>
            <w:tcW w:w="7120" w:type="dxa"/>
          </w:tcPr>
          <w:p w14:paraId="2E689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14:paraId="5086C691" w14:textId="77777777" w:rsidTr="006F2CA2">
        <w:trPr>
          <w:divId w:val="2116439976"/>
          <w:cantSplit/>
          <w:jc w:val="center"/>
        </w:trPr>
        <w:tc>
          <w:tcPr>
            <w:tcW w:w="7120" w:type="dxa"/>
          </w:tcPr>
          <w:p w14:paraId="3A14F1A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14:paraId="0D2EED8D" w14:textId="77777777" w:rsidTr="006F2CA2">
        <w:trPr>
          <w:divId w:val="2116439976"/>
          <w:cantSplit/>
          <w:jc w:val="center"/>
        </w:trPr>
        <w:tc>
          <w:tcPr>
            <w:tcW w:w="7120" w:type="dxa"/>
          </w:tcPr>
          <w:p w14:paraId="5D7C86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4D61A1B5" w14:textId="77777777" w:rsidTr="006F2CA2">
        <w:trPr>
          <w:divId w:val="2116439976"/>
          <w:cantSplit/>
          <w:jc w:val="center"/>
        </w:trPr>
        <w:tc>
          <w:tcPr>
            <w:tcW w:w="7120" w:type="dxa"/>
          </w:tcPr>
          <w:p w14:paraId="5C5BEB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Co-Defendant/Defendant in Counterclaim/Person Entitled to Intervene/Other Party (To </w:t>
            </w:r>
            <w:proofErr w:type="gramStart"/>
            <w:r w:rsidRPr="006F2CA2">
              <w:rPr>
                <w:rFonts w:ascii="Times New Roman" w:hAnsi="Times New Roman" w:cs="Times New Roman"/>
                <w:i/>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5DF801CF" w14:textId="77777777" w:rsidTr="006F2CA2">
        <w:trPr>
          <w:divId w:val="2116439976"/>
          <w:cantSplit/>
          <w:jc w:val="center"/>
        </w:trPr>
        <w:tc>
          <w:tcPr>
            <w:tcW w:w="7120" w:type="dxa"/>
          </w:tcPr>
          <w:p w14:paraId="358582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14:paraId="1F4E5D9F" w14:textId="77777777" w:rsidTr="006F2CA2">
        <w:trPr>
          <w:divId w:val="2116439976"/>
          <w:cantSplit/>
          <w:jc w:val="center"/>
        </w:trPr>
        <w:tc>
          <w:tcPr>
            <w:tcW w:w="7120" w:type="dxa"/>
          </w:tcPr>
          <w:p w14:paraId="0E6A4E6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14:paraId="396EF979" w14:textId="77777777" w:rsidTr="006F2CA2">
        <w:trPr>
          <w:divId w:val="2116439976"/>
          <w:cantSplit/>
          <w:jc w:val="center"/>
        </w:trPr>
        <w:tc>
          <w:tcPr>
            <w:tcW w:w="7120" w:type="dxa"/>
          </w:tcPr>
          <w:p w14:paraId="1C6A69F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has been filed in the High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14:paraId="5C76EA57" w14:textId="77777777" w:rsidTr="006F2CA2">
        <w:trPr>
          <w:divId w:val="2116439976"/>
          <w:cantSplit/>
          <w:jc w:val="center"/>
        </w:trPr>
        <w:tc>
          <w:tcPr>
            <w:tcW w:w="7120" w:type="dxa"/>
          </w:tcPr>
          <w:p w14:paraId="7165764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delivered with this Notice.</w:t>
            </w:r>
          </w:p>
        </w:tc>
      </w:tr>
      <w:tr w:rsidR="006F2CA2" w:rsidRPr="006F2CA2" w14:paraId="46318E42" w14:textId="77777777" w:rsidTr="006F2CA2">
        <w:trPr>
          <w:divId w:val="2116439976"/>
          <w:cantSplit/>
          <w:jc w:val="center"/>
        </w:trPr>
        <w:tc>
          <w:tcPr>
            <w:tcW w:w="7120" w:type="dxa"/>
          </w:tcPr>
          <w:p w14:paraId="5908EB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14:paraId="7638963C" w14:textId="77777777" w:rsidTr="006F2CA2">
        <w:trPr>
          <w:divId w:val="2116439976"/>
          <w:cantSplit/>
          <w:jc w:val="center"/>
        </w:trPr>
        <w:tc>
          <w:tcPr>
            <w:tcW w:w="7120" w:type="dxa"/>
          </w:tcPr>
          <w:p w14:paraId="762B4D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36EFF482" w14:textId="77777777" w:rsidTr="006F2CA2">
        <w:trPr>
          <w:divId w:val="2116439976"/>
          <w:cantSplit/>
          <w:jc w:val="center"/>
        </w:trPr>
        <w:tc>
          <w:tcPr>
            <w:tcW w:w="7120" w:type="dxa"/>
          </w:tcPr>
          <w:p w14:paraId="73E86ECF"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1869CDAD" w14:textId="77777777" w:rsidTr="006F2CA2">
        <w:trPr>
          <w:divId w:val="2116439976"/>
          <w:cantSplit/>
          <w:jc w:val="center"/>
        </w:trPr>
        <w:tc>
          <w:tcPr>
            <w:tcW w:w="7120" w:type="dxa"/>
          </w:tcPr>
          <w:p w14:paraId="2E83FC1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245E90A" w14:textId="77777777" w:rsidTr="006F2CA2">
        <w:trPr>
          <w:divId w:val="2116439976"/>
          <w:cantSplit/>
          <w:jc w:val="center"/>
        </w:trPr>
        <w:tc>
          <w:tcPr>
            <w:tcW w:w="7120" w:type="dxa"/>
          </w:tcPr>
          <w:p w14:paraId="2E0433D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42FA7A13" w14:textId="77777777" w:rsidTr="006F2CA2">
        <w:trPr>
          <w:divId w:val="2116439976"/>
          <w:cantSplit/>
          <w:jc w:val="center"/>
        </w:trPr>
        <w:tc>
          <w:tcPr>
            <w:tcW w:w="7120" w:type="dxa"/>
          </w:tcPr>
          <w:p w14:paraId="7F0A23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14:paraId="4EDC297C" w14:textId="77777777" w:rsidTr="006F2CA2">
        <w:trPr>
          <w:divId w:val="2116439976"/>
          <w:cantSplit/>
          <w:jc w:val="center"/>
        </w:trPr>
        <w:tc>
          <w:tcPr>
            <w:tcW w:w="7120" w:type="dxa"/>
          </w:tcPr>
          <w:p w14:paraId="1E2A110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E312491" w14:textId="77777777" w:rsidTr="006F2CA2">
        <w:trPr>
          <w:divId w:val="2116439976"/>
          <w:cantSplit/>
          <w:jc w:val="center"/>
        </w:trPr>
        <w:tc>
          <w:tcPr>
            <w:tcW w:w="7120" w:type="dxa"/>
          </w:tcPr>
          <w:p w14:paraId="6F3062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7E64BD8E" w14:textId="77777777" w:rsidTr="006F2CA2">
        <w:trPr>
          <w:divId w:val="2116439976"/>
          <w:cantSplit/>
          <w:jc w:val="center"/>
        </w:trPr>
        <w:tc>
          <w:tcPr>
            <w:tcW w:w="7120" w:type="dxa"/>
          </w:tcPr>
          <w:p w14:paraId="2E549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14:paraId="2DE3FA75" w14:textId="77777777" w:rsidTr="006F2CA2">
        <w:trPr>
          <w:divId w:val="2116439976"/>
          <w:cantSplit/>
          <w:jc w:val="center"/>
        </w:trPr>
        <w:tc>
          <w:tcPr>
            <w:tcW w:w="7120" w:type="dxa"/>
          </w:tcPr>
          <w:p w14:paraId="79C8F8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14:paraId="5335BD2D" w14:textId="77777777" w:rsidTr="006F2CA2">
        <w:trPr>
          <w:divId w:val="2116439976"/>
          <w:cantSplit/>
          <w:jc w:val="center"/>
        </w:trPr>
        <w:tc>
          <w:tcPr>
            <w:tcW w:w="7120" w:type="dxa"/>
          </w:tcPr>
          <w:p w14:paraId="1E0C26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14:paraId="6195FC6A" w14:textId="77777777" w:rsidTr="006F2CA2">
        <w:trPr>
          <w:divId w:val="2116439976"/>
          <w:cantSplit/>
          <w:jc w:val="center"/>
        </w:trPr>
        <w:tc>
          <w:tcPr>
            <w:tcW w:w="7120" w:type="dxa"/>
          </w:tcPr>
          <w:p w14:paraId="4FA755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14:paraId="18357981" w14:textId="77777777" w:rsidTr="006F2CA2">
        <w:trPr>
          <w:divId w:val="2116439976"/>
          <w:cantSplit/>
          <w:jc w:val="center"/>
        </w:trPr>
        <w:tc>
          <w:tcPr>
            <w:tcW w:w="7120" w:type="dxa"/>
          </w:tcPr>
          <w:p w14:paraId="52015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14:paraId="568308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F2B0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6E90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ACC5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315E3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CC86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45DD6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4C523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FB345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12D89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0B4E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AA3F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006A6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FEFC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261FC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9F35F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14:paraId="058A8F84" w14:textId="77777777" w:rsidTr="006F2CA2">
        <w:trPr>
          <w:divId w:val="2116439976"/>
          <w:cantSplit/>
          <w:jc w:val="center"/>
        </w:trPr>
        <w:tc>
          <w:tcPr>
            <w:tcW w:w="7120" w:type="dxa"/>
          </w:tcPr>
          <w:p w14:paraId="08E648F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1F9D3738" w14:textId="77777777" w:rsidTr="006F2CA2">
        <w:trPr>
          <w:divId w:val="2116439976"/>
          <w:cantSplit/>
          <w:jc w:val="center"/>
        </w:trPr>
        <w:tc>
          <w:tcPr>
            <w:tcW w:w="7120" w:type="dxa"/>
          </w:tcPr>
          <w:p w14:paraId="2FB075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14:paraId="042D6738" w14:textId="77777777" w:rsidTr="006F2CA2">
        <w:trPr>
          <w:divId w:val="2116439976"/>
          <w:cantSplit/>
          <w:jc w:val="center"/>
        </w:trPr>
        <w:tc>
          <w:tcPr>
            <w:tcW w:w="7120" w:type="dxa"/>
          </w:tcPr>
          <w:p w14:paraId="6D5C2CB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7E80FDC" w14:textId="77777777" w:rsidTr="006F2CA2">
        <w:trPr>
          <w:divId w:val="2116439976"/>
          <w:cantSplit/>
          <w:jc w:val="center"/>
        </w:trPr>
        <w:tc>
          <w:tcPr>
            <w:tcW w:w="7120" w:type="dxa"/>
          </w:tcPr>
          <w:p w14:paraId="5CDD7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05E070C" w14:textId="77777777" w:rsidTr="006F2CA2">
        <w:trPr>
          <w:divId w:val="2116439976"/>
          <w:cantSplit/>
          <w:jc w:val="center"/>
        </w:trPr>
        <w:tc>
          <w:tcPr>
            <w:tcW w:w="7120" w:type="dxa"/>
          </w:tcPr>
          <w:p w14:paraId="5CB53F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A7C3E07" w14:textId="77777777" w:rsidTr="006F2CA2">
        <w:trPr>
          <w:divId w:val="2116439976"/>
          <w:cantSplit/>
          <w:jc w:val="center"/>
        </w:trPr>
        <w:tc>
          <w:tcPr>
            <w:tcW w:w="7120" w:type="dxa"/>
          </w:tcPr>
          <w:p w14:paraId="224134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4D891B4" w14:textId="77777777" w:rsidTr="006F2CA2">
        <w:trPr>
          <w:divId w:val="2116439976"/>
          <w:cantSplit/>
          <w:jc w:val="center"/>
        </w:trPr>
        <w:tc>
          <w:tcPr>
            <w:tcW w:w="7120" w:type="dxa"/>
          </w:tcPr>
          <w:p w14:paraId="4B6460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77C697B" w14:textId="77777777" w:rsidTr="006F2CA2">
        <w:trPr>
          <w:divId w:val="2116439976"/>
          <w:cantSplit/>
          <w:jc w:val="center"/>
        </w:trPr>
        <w:tc>
          <w:tcPr>
            <w:tcW w:w="7120" w:type="dxa"/>
          </w:tcPr>
          <w:p w14:paraId="635AA5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66AF883" w14:textId="77777777" w:rsidTr="006F2CA2">
        <w:trPr>
          <w:divId w:val="2116439976"/>
          <w:cantSplit/>
          <w:jc w:val="center"/>
        </w:trPr>
        <w:tc>
          <w:tcPr>
            <w:tcW w:w="7120" w:type="dxa"/>
          </w:tcPr>
          <w:p w14:paraId="6AE74C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14:paraId="15F29599" w14:textId="77777777" w:rsidTr="006F2CA2">
        <w:trPr>
          <w:divId w:val="2116439976"/>
          <w:cantSplit/>
          <w:jc w:val="center"/>
        </w:trPr>
        <w:tc>
          <w:tcPr>
            <w:tcW w:w="7120" w:type="dxa"/>
          </w:tcPr>
          <w:p w14:paraId="10CCA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14:paraId="408F3D6A" w14:textId="77777777" w:rsidTr="006F2CA2">
        <w:trPr>
          <w:divId w:val="2116439976"/>
          <w:cantSplit/>
          <w:jc w:val="center"/>
        </w:trPr>
        <w:tc>
          <w:tcPr>
            <w:tcW w:w="7120" w:type="dxa"/>
          </w:tcPr>
          <w:p w14:paraId="1661CA0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29A7F363" w14:textId="77777777" w:rsidTr="006F2CA2">
        <w:trPr>
          <w:divId w:val="2116439976"/>
          <w:cantSplit/>
          <w:jc w:val="center"/>
        </w:trPr>
        <w:tc>
          <w:tcPr>
            <w:tcW w:w="7120" w:type="dxa"/>
          </w:tcPr>
          <w:p w14:paraId="5233D61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0FE954FA" w14:textId="77777777" w:rsidTr="006F2CA2">
        <w:trPr>
          <w:divId w:val="2116439976"/>
          <w:cantSplit/>
          <w:jc w:val="center"/>
        </w:trPr>
        <w:tc>
          <w:tcPr>
            <w:tcW w:w="7120" w:type="dxa"/>
          </w:tcPr>
          <w:p w14:paraId="2B30F30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14:paraId="5DD5537C" w14:textId="77777777" w:rsidTr="006F2CA2">
        <w:trPr>
          <w:divId w:val="2116439976"/>
          <w:cantSplit/>
          <w:jc w:val="center"/>
        </w:trPr>
        <w:tc>
          <w:tcPr>
            <w:tcW w:w="7120" w:type="dxa"/>
          </w:tcPr>
          <w:p w14:paraId="056DBC1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031AFAA5" w14:textId="77777777" w:rsidTr="006F2CA2">
        <w:trPr>
          <w:divId w:val="2116439976"/>
          <w:cantSplit/>
          <w:jc w:val="center"/>
        </w:trPr>
        <w:tc>
          <w:tcPr>
            <w:tcW w:w="7120" w:type="dxa"/>
          </w:tcPr>
          <w:p w14:paraId="5BF09E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14:paraId="38FAA8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14:paraId="658CEA17" w14:textId="77777777" w:rsidTr="006F2CA2">
        <w:trPr>
          <w:divId w:val="2116439976"/>
          <w:cantSplit/>
          <w:jc w:val="center"/>
        </w:trPr>
        <w:tc>
          <w:tcPr>
            <w:tcW w:w="7120" w:type="dxa"/>
          </w:tcPr>
          <w:p w14:paraId="3D0E382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35B92552" w14:textId="77777777" w:rsidTr="006F2CA2">
        <w:trPr>
          <w:divId w:val="2116439976"/>
          <w:cantSplit/>
          <w:jc w:val="center"/>
        </w:trPr>
        <w:tc>
          <w:tcPr>
            <w:tcW w:w="7120" w:type="dxa"/>
          </w:tcPr>
          <w:p w14:paraId="69FD4E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59E1364" w14:textId="77777777" w:rsidTr="006F2CA2">
        <w:trPr>
          <w:divId w:val="2116439976"/>
          <w:cantSplit/>
          <w:jc w:val="center"/>
        </w:trPr>
        <w:tc>
          <w:tcPr>
            <w:tcW w:w="7120" w:type="dxa"/>
          </w:tcPr>
          <w:p w14:paraId="1AD983B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7BDF1CEB" w14:textId="77777777" w:rsidTr="006F2CA2">
        <w:trPr>
          <w:divId w:val="2116439976"/>
          <w:cantSplit/>
          <w:jc w:val="center"/>
        </w:trPr>
        <w:tc>
          <w:tcPr>
            <w:tcW w:w="7120" w:type="dxa"/>
          </w:tcPr>
          <w:p w14:paraId="3C5AA0F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7E17B945" w14:textId="77777777" w:rsidTr="006F2CA2">
        <w:trPr>
          <w:divId w:val="2116439976"/>
          <w:cantSplit/>
          <w:jc w:val="center"/>
        </w:trPr>
        <w:tc>
          <w:tcPr>
            <w:tcW w:w="7120" w:type="dxa"/>
          </w:tcPr>
          <w:p w14:paraId="39654BB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14:paraId="7696CEE1" w14:textId="77777777" w:rsidTr="006F2CA2">
        <w:trPr>
          <w:divId w:val="2116439976"/>
          <w:cantSplit/>
          <w:jc w:val="center"/>
        </w:trPr>
        <w:tc>
          <w:tcPr>
            <w:tcW w:w="7120" w:type="dxa"/>
          </w:tcPr>
          <w:p w14:paraId="6F2B98E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14:paraId="0DDFB32A" w14:textId="77777777" w:rsidTr="006F2CA2">
        <w:trPr>
          <w:divId w:val="2116439976"/>
          <w:cantSplit/>
          <w:jc w:val="center"/>
        </w:trPr>
        <w:tc>
          <w:tcPr>
            <w:tcW w:w="7120" w:type="dxa"/>
          </w:tcPr>
          <w:p w14:paraId="128B87A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agreement between parties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5CAA622A" w14:textId="77777777" w:rsidTr="006F2CA2">
        <w:trPr>
          <w:divId w:val="2116439976"/>
          <w:cantSplit/>
          <w:jc w:val="center"/>
        </w:trPr>
        <w:tc>
          <w:tcPr>
            <w:tcW w:w="7120" w:type="dxa"/>
          </w:tcPr>
          <w:p w14:paraId="59E90D2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14:paraId="74AC3C58" w14:textId="77777777" w:rsidTr="006F2CA2">
        <w:trPr>
          <w:divId w:val="2116439976"/>
          <w:cantSplit/>
          <w:jc w:val="center"/>
        </w:trPr>
        <w:tc>
          <w:tcPr>
            <w:tcW w:w="7120" w:type="dxa"/>
          </w:tcPr>
          <w:p w14:paraId="0F84CC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14:paraId="5BA033F0" w14:textId="77777777" w:rsidTr="006F2CA2">
        <w:trPr>
          <w:divId w:val="2116439976"/>
          <w:cantSplit/>
          <w:jc w:val="center"/>
        </w:trPr>
        <w:tc>
          <w:tcPr>
            <w:tcW w:w="7120" w:type="dxa"/>
          </w:tcPr>
          <w:p w14:paraId="0E93EA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006F5D00" w14:textId="77777777" w:rsidTr="006F2CA2">
        <w:trPr>
          <w:divId w:val="2116439976"/>
          <w:cantSplit/>
          <w:jc w:val="center"/>
        </w:trPr>
        <w:tc>
          <w:tcPr>
            <w:tcW w:w="7120" w:type="dxa"/>
          </w:tcPr>
          <w:p w14:paraId="2BF566A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3A38347" w14:textId="77777777" w:rsidTr="006F2CA2">
        <w:trPr>
          <w:divId w:val="2116439976"/>
          <w:cantSplit/>
          <w:jc w:val="center"/>
        </w:trPr>
        <w:tc>
          <w:tcPr>
            <w:tcW w:w="7120" w:type="dxa"/>
          </w:tcPr>
          <w:p w14:paraId="4B4F7E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7F825A73" w14:textId="77777777" w:rsidTr="006F2CA2">
        <w:trPr>
          <w:divId w:val="2116439976"/>
          <w:cantSplit/>
          <w:jc w:val="center"/>
        </w:trPr>
        <w:tc>
          <w:tcPr>
            <w:tcW w:w="7120" w:type="dxa"/>
          </w:tcPr>
          <w:p w14:paraId="72F015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734CF5D2" w14:textId="77777777" w:rsidTr="006F2CA2">
        <w:trPr>
          <w:divId w:val="2116439976"/>
          <w:cantSplit/>
          <w:jc w:val="center"/>
        </w:trPr>
        <w:tc>
          <w:tcPr>
            <w:tcW w:w="7120" w:type="dxa"/>
          </w:tcPr>
          <w:p w14:paraId="46D4F87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38253FEE" w14:textId="77777777" w:rsidTr="006F2CA2">
        <w:trPr>
          <w:divId w:val="2116439976"/>
          <w:cantSplit/>
          <w:jc w:val="center"/>
        </w:trPr>
        <w:tc>
          <w:tcPr>
            <w:tcW w:w="7120" w:type="dxa"/>
          </w:tcPr>
          <w:p w14:paraId="6A7F7E8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5F4DC6D" w14:textId="77777777" w:rsidTr="006F2CA2">
        <w:trPr>
          <w:divId w:val="2116439976"/>
          <w:cantSplit/>
          <w:jc w:val="center"/>
        </w:trPr>
        <w:tc>
          <w:tcPr>
            <w:tcW w:w="7120" w:type="dxa"/>
          </w:tcPr>
          <w:p w14:paraId="08126D3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24412820" w14:textId="77777777" w:rsidTr="006F2CA2">
        <w:trPr>
          <w:divId w:val="2116439976"/>
          <w:cantSplit/>
          <w:jc w:val="center"/>
        </w:trPr>
        <w:tc>
          <w:tcPr>
            <w:tcW w:w="7120" w:type="dxa"/>
          </w:tcPr>
          <w:p w14:paraId="5DB92E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7526C8E5" w14:textId="77777777" w:rsidTr="006F2CA2">
        <w:trPr>
          <w:divId w:val="2116439976"/>
          <w:cantSplit/>
          <w:jc w:val="center"/>
        </w:trPr>
        <w:tc>
          <w:tcPr>
            <w:tcW w:w="7120" w:type="dxa"/>
          </w:tcPr>
          <w:p w14:paraId="72AD15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56ACA698" w14:textId="77777777" w:rsidTr="006F2CA2">
        <w:trPr>
          <w:divId w:val="2116439976"/>
          <w:cantSplit/>
          <w:jc w:val="center"/>
        </w:trPr>
        <w:tc>
          <w:tcPr>
            <w:tcW w:w="7120" w:type="dxa"/>
          </w:tcPr>
          <w:p w14:paraId="6BF5F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1601C95E" w14:textId="77777777" w:rsidTr="006F2CA2">
        <w:trPr>
          <w:divId w:val="2116439976"/>
          <w:cantSplit/>
          <w:jc w:val="center"/>
        </w:trPr>
        <w:tc>
          <w:tcPr>
            <w:tcW w:w="7120" w:type="dxa"/>
          </w:tcPr>
          <w:p w14:paraId="387FE7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1DE930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1C310C9" w14:textId="77777777" w:rsidTr="006F2CA2">
        <w:trPr>
          <w:divId w:val="2116439976"/>
          <w:cantSplit/>
          <w:jc w:val="center"/>
        </w:trPr>
        <w:tc>
          <w:tcPr>
            <w:tcW w:w="7120" w:type="dxa"/>
          </w:tcPr>
          <w:p w14:paraId="5D96E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367AD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67019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B44F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4E44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B8ACD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BB0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4432B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5A2D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871F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C5131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7B17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4A0C6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CA3F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F8D6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37241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070F2A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81AD32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3823661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1117CE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14:paraId="1EC52FE8" w14:textId="77777777" w:rsidTr="006F2CA2">
        <w:trPr>
          <w:divId w:val="2116439976"/>
          <w:cantSplit/>
          <w:jc w:val="center"/>
        </w:trPr>
        <w:tc>
          <w:tcPr>
            <w:tcW w:w="7120" w:type="dxa"/>
          </w:tcPr>
          <w:p w14:paraId="56F20C0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57F83F38" w14:textId="77777777" w:rsidTr="006F2CA2">
        <w:trPr>
          <w:divId w:val="2116439976"/>
          <w:cantSplit/>
          <w:jc w:val="center"/>
        </w:trPr>
        <w:tc>
          <w:tcPr>
            <w:tcW w:w="7120" w:type="dxa"/>
          </w:tcPr>
          <w:p w14:paraId="0DCBA1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14:paraId="762ECE6B" w14:textId="77777777" w:rsidTr="006F2CA2">
        <w:trPr>
          <w:divId w:val="2116439976"/>
          <w:cantSplit/>
          <w:jc w:val="center"/>
        </w:trPr>
        <w:tc>
          <w:tcPr>
            <w:tcW w:w="7120" w:type="dxa"/>
          </w:tcPr>
          <w:p w14:paraId="699E3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ECA8D72" w14:textId="77777777" w:rsidTr="006F2CA2">
        <w:trPr>
          <w:divId w:val="2116439976"/>
          <w:cantSplit/>
          <w:jc w:val="center"/>
        </w:trPr>
        <w:tc>
          <w:tcPr>
            <w:tcW w:w="7120" w:type="dxa"/>
          </w:tcPr>
          <w:p w14:paraId="7CB1D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FE59F0B" w14:textId="77777777" w:rsidTr="006F2CA2">
        <w:trPr>
          <w:divId w:val="2116439976"/>
          <w:cantSplit/>
          <w:jc w:val="center"/>
        </w:trPr>
        <w:tc>
          <w:tcPr>
            <w:tcW w:w="7120" w:type="dxa"/>
          </w:tcPr>
          <w:p w14:paraId="4BA123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B7600C8" w14:textId="77777777" w:rsidTr="006F2CA2">
        <w:trPr>
          <w:divId w:val="2116439976"/>
          <w:cantSplit/>
          <w:jc w:val="center"/>
        </w:trPr>
        <w:tc>
          <w:tcPr>
            <w:tcW w:w="7120" w:type="dxa"/>
          </w:tcPr>
          <w:p w14:paraId="271353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E9AB0B0" w14:textId="77777777" w:rsidTr="006F2CA2">
        <w:trPr>
          <w:divId w:val="2116439976"/>
          <w:cantSplit/>
          <w:jc w:val="center"/>
        </w:trPr>
        <w:tc>
          <w:tcPr>
            <w:tcW w:w="7120" w:type="dxa"/>
          </w:tcPr>
          <w:p w14:paraId="6908B8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08D9B9" w14:textId="77777777" w:rsidTr="006F2CA2">
        <w:trPr>
          <w:divId w:val="2116439976"/>
          <w:cantSplit/>
          <w:jc w:val="center"/>
        </w:trPr>
        <w:tc>
          <w:tcPr>
            <w:tcW w:w="7120" w:type="dxa"/>
          </w:tcPr>
          <w:p w14:paraId="5F790D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D1680B" w14:textId="77777777" w:rsidTr="006F2CA2">
        <w:trPr>
          <w:divId w:val="2116439976"/>
          <w:cantSplit/>
          <w:jc w:val="center"/>
        </w:trPr>
        <w:tc>
          <w:tcPr>
            <w:tcW w:w="7120" w:type="dxa"/>
          </w:tcPr>
          <w:p w14:paraId="68955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14:paraId="08DF3E83" w14:textId="77777777" w:rsidTr="006F2CA2">
        <w:trPr>
          <w:divId w:val="2116439976"/>
          <w:cantSplit/>
          <w:jc w:val="center"/>
        </w:trPr>
        <w:tc>
          <w:tcPr>
            <w:tcW w:w="7120" w:type="dxa"/>
          </w:tcPr>
          <w:p w14:paraId="53915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14:paraId="4B2F5BB8" w14:textId="77777777" w:rsidTr="006F2CA2">
        <w:trPr>
          <w:divId w:val="2116439976"/>
          <w:cantSplit/>
          <w:jc w:val="center"/>
        </w:trPr>
        <w:tc>
          <w:tcPr>
            <w:tcW w:w="7120" w:type="dxa"/>
          </w:tcPr>
          <w:p w14:paraId="776DD2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5E35A37C" w14:textId="77777777" w:rsidTr="006F2CA2">
        <w:trPr>
          <w:divId w:val="2116439976"/>
          <w:cantSplit/>
          <w:jc w:val="center"/>
        </w:trPr>
        <w:tc>
          <w:tcPr>
            <w:tcW w:w="7120" w:type="dxa"/>
          </w:tcPr>
          <w:p w14:paraId="72DE88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4EE04172" w14:textId="77777777" w:rsidTr="006F2CA2">
        <w:trPr>
          <w:divId w:val="2116439976"/>
          <w:cantSplit/>
          <w:jc w:val="center"/>
        </w:trPr>
        <w:tc>
          <w:tcPr>
            <w:tcW w:w="7120" w:type="dxa"/>
          </w:tcPr>
          <w:p w14:paraId="4ACDA9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14:paraId="650199F4" w14:textId="77777777" w:rsidTr="006F2CA2">
        <w:trPr>
          <w:divId w:val="2116439976"/>
          <w:cantSplit/>
          <w:jc w:val="center"/>
        </w:trPr>
        <w:tc>
          <w:tcPr>
            <w:tcW w:w="7120" w:type="dxa"/>
          </w:tcPr>
          <w:p w14:paraId="0C3B96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786EBC0A" w14:textId="77777777" w:rsidTr="006F2CA2">
        <w:trPr>
          <w:divId w:val="2116439976"/>
          <w:cantSplit/>
          <w:jc w:val="center"/>
        </w:trPr>
        <w:tc>
          <w:tcPr>
            <w:tcW w:w="7120" w:type="dxa"/>
          </w:tcPr>
          <w:p w14:paraId="097C16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14:paraId="26318EB8" w14:textId="77777777" w:rsidTr="006F2CA2">
        <w:trPr>
          <w:divId w:val="2116439976"/>
          <w:cantSplit/>
          <w:jc w:val="center"/>
        </w:trPr>
        <w:tc>
          <w:tcPr>
            <w:tcW w:w="7120" w:type="dxa"/>
          </w:tcPr>
          <w:p w14:paraId="4B30B23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7D15AB52" w14:textId="77777777" w:rsidTr="006F2CA2">
        <w:trPr>
          <w:divId w:val="2116439976"/>
          <w:cantSplit/>
          <w:jc w:val="center"/>
        </w:trPr>
        <w:tc>
          <w:tcPr>
            <w:tcW w:w="7120" w:type="dxa"/>
          </w:tcPr>
          <w:p w14:paraId="563CFF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7EB147A2" w14:textId="77777777" w:rsidTr="006F2CA2">
        <w:trPr>
          <w:divId w:val="2116439976"/>
          <w:cantSplit/>
          <w:jc w:val="center"/>
        </w:trPr>
        <w:tc>
          <w:tcPr>
            <w:tcW w:w="7120" w:type="dxa"/>
          </w:tcPr>
          <w:p w14:paraId="435A6A6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55888058" w14:textId="77777777" w:rsidTr="006F2CA2">
        <w:trPr>
          <w:divId w:val="2116439976"/>
          <w:cantSplit/>
          <w:jc w:val="center"/>
        </w:trPr>
        <w:tc>
          <w:tcPr>
            <w:tcW w:w="7120" w:type="dxa"/>
          </w:tcPr>
          <w:p w14:paraId="72161DF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413609C4" w14:textId="77777777" w:rsidTr="006F2CA2">
        <w:trPr>
          <w:divId w:val="2116439976"/>
          <w:cantSplit/>
          <w:jc w:val="center"/>
        </w:trPr>
        <w:tc>
          <w:tcPr>
            <w:tcW w:w="7120" w:type="dxa"/>
          </w:tcPr>
          <w:p w14:paraId="70B0944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0CA840C6" w14:textId="77777777" w:rsidTr="006F2CA2">
        <w:trPr>
          <w:divId w:val="2116439976"/>
          <w:cantSplit/>
          <w:jc w:val="center"/>
        </w:trPr>
        <w:tc>
          <w:tcPr>
            <w:tcW w:w="7120" w:type="dxa"/>
          </w:tcPr>
          <w:p w14:paraId="51217C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2E36C4F3" w14:textId="77777777" w:rsidTr="006F2CA2">
        <w:trPr>
          <w:divId w:val="2116439976"/>
          <w:cantSplit/>
          <w:jc w:val="center"/>
        </w:trPr>
        <w:tc>
          <w:tcPr>
            <w:tcW w:w="7120" w:type="dxa"/>
          </w:tcPr>
          <w:p w14:paraId="2DC9B52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3ED1736F" w14:textId="77777777" w:rsidTr="006F2CA2">
        <w:trPr>
          <w:divId w:val="2116439976"/>
          <w:cantSplit/>
          <w:jc w:val="center"/>
        </w:trPr>
        <w:tc>
          <w:tcPr>
            <w:tcW w:w="7120" w:type="dxa"/>
          </w:tcPr>
          <w:p w14:paraId="062E71D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169CB328" w14:textId="77777777" w:rsidTr="006F2CA2">
        <w:trPr>
          <w:divId w:val="2116439976"/>
          <w:cantSplit/>
          <w:jc w:val="center"/>
        </w:trPr>
        <w:tc>
          <w:tcPr>
            <w:tcW w:w="7120" w:type="dxa"/>
          </w:tcPr>
          <w:p w14:paraId="0446439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376D3CA3" w14:textId="77777777" w:rsidTr="006F2CA2">
        <w:trPr>
          <w:divId w:val="2116439976"/>
          <w:cantSplit/>
          <w:jc w:val="center"/>
        </w:trPr>
        <w:tc>
          <w:tcPr>
            <w:tcW w:w="7120" w:type="dxa"/>
          </w:tcPr>
          <w:p w14:paraId="1491C63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6EAC8C53" w14:textId="77777777" w:rsidTr="006F2CA2">
        <w:trPr>
          <w:divId w:val="2116439976"/>
          <w:cantSplit/>
          <w:jc w:val="center"/>
        </w:trPr>
        <w:tc>
          <w:tcPr>
            <w:tcW w:w="7120" w:type="dxa"/>
          </w:tcPr>
          <w:p w14:paraId="74BC163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73CBB376" w14:textId="77777777" w:rsidTr="006F2CA2">
        <w:trPr>
          <w:divId w:val="2116439976"/>
          <w:cantSplit/>
          <w:jc w:val="center"/>
        </w:trPr>
        <w:tc>
          <w:tcPr>
            <w:tcW w:w="7120" w:type="dxa"/>
          </w:tcPr>
          <w:p w14:paraId="6C90384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w:t>
            </w:r>
            <w:proofErr w:type="gramStart"/>
            <w:r w:rsidRPr="006F2CA2">
              <w:rPr>
                <w:rFonts w:ascii="Times New Roman" w:hAnsi="Times New Roman" w:cs="Times New Roman"/>
                <w:i/>
                <w:sz w:val="22"/>
                <w:szCs w:val="20"/>
                <w:lang w:val="en-GB" w:eastAsia="zh-CN"/>
              </w:rPr>
              <w:t>period of time</w:t>
            </w:r>
            <w:proofErr w:type="gramEnd"/>
            <w:r w:rsidRPr="006F2CA2">
              <w:rPr>
                <w:rFonts w:ascii="Times New Roman" w:hAnsi="Times New Roman" w:cs="Times New Roman"/>
                <w:i/>
                <w:sz w:val="22"/>
                <w:szCs w:val="20"/>
                <w:lang w:val="en-GB" w:eastAsia="zh-CN"/>
              </w:rPr>
              <w:t>, i.e. from which date till the present date</w:t>
            </w:r>
            <w:r w:rsidRPr="006F2CA2">
              <w:rPr>
                <w:rFonts w:ascii="Times New Roman" w:hAnsi="Times New Roman" w:cs="Times New Roman"/>
                <w:sz w:val="22"/>
                <w:szCs w:val="20"/>
                <w:lang w:val="en-GB" w:eastAsia="zh-CN"/>
              </w:rPr>
              <w:t>]</w:t>
            </w:r>
          </w:p>
        </w:tc>
      </w:tr>
      <w:tr w:rsidR="006F2CA2" w:rsidRPr="006F2CA2" w14:paraId="5E0C24DF" w14:textId="77777777" w:rsidTr="006F2CA2">
        <w:trPr>
          <w:divId w:val="2116439976"/>
          <w:cantSplit/>
          <w:jc w:val="center"/>
        </w:trPr>
        <w:tc>
          <w:tcPr>
            <w:tcW w:w="7120" w:type="dxa"/>
          </w:tcPr>
          <w:p w14:paraId="68B0B49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504FFCA" w14:textId="77777777" w:rsidTr="006F2CA2">
        <w:trPr>
          <w:divId w:val="2116439976"/>
          <w:cantSplit/>
          <w:jc w:val="center"/>
        </w:trPr>
        <w:tc>
          <w:tcPr>
            <w:tcW w:w="7120" w:type="dxa"/>
          </w:tcPr>
          <w:p w14:paraId="12EF651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F8958E9" w14:textId="77777777" w:rsidTr="006F2CA2">
        <w:trPr>
          <w:divId w:val="2116439976"/>
          <w:cantSplit/>
          <w:jc w:val="center"/>
        </w:trPr>
        <w:tc>
          <w:tcPr>
            <w:tcW w:w="7120" w:type="dxa"/>
          </w:tcPr>
          <w:p w14:paraId="2BD5AE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0179E894" w14:textId="77777777" w:rsidTr="006F2CA2">
        <w:trPr>
          <w:divId w:val="2116439976"/>
          <w:cantSplit/>
          <w:jc w:val="center"/>
        </w:trPr>
        <w:tc>
          <w:tcPr>
            <w:tcW w:w="7120" w:type="dxa"/>
          </w:tcPr>
          <w:p w14:paraId="1324AFD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65F8D7C1" w14:textId="77777777" w:rsidTr="006F2CA2">
        <w:trPr>
          <w:divId w:val="2116439976"/>
          <w:cantSplit/>
          <w:jc w:val="center"/>
        </w:trPr>
        <w:tc>
          <w:tcPr>
            <w:tcW w:w="7120" w:type="dxa"/>
          </w:tcPr>
          <w:p w14:paraId="3CDC2EB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5F4724D3" w14:textId="77777777" w:rsidTr="006F2CA2">
        <w:trPr>
          <w:divId w:val="2116439976"/>
          <w:cantSplit/>
          <w:jc w:val="center"/>
        </w:trPr>
        <w:tc>
          <w:tcPr>
            <w:tcW w:w="7120" w:type="dxa"/>
          </w:tcPr>
          <w:p w14:paraId="1679F2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4760AE99" w14:textId="77777777" w:rsidTr="006F2CA2">
        <w:trPr>
          <w:divId w:val="2116439976"/>
          <w:cantSplit/>
          <w:jc w:val="center"/>
        </w:trPr>
        <w:tc>
          <w:tcPr>
            <w:tcW w:w="7120" w:type="dxa"/>
          </w:tcPr>
          <w:p w14:paraId="475C9F8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024FFD91" w14:textId="77777777" w:rsidTr="006F2CA2">
        <w:trPr>
          <w:divId w:val="2116439976"/>
          <w:cantSplit/>
          <w:jc w:val="center"/>
        </w:trPr>
        <w:tc>
          <w:tcPr>
            <w:tcW w:w="7120" w:type="dxa"/>
          </w:tcPr>
          <w:p w14:paraId="6316F20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3650EFE4" w14:textId="77777777" w:rsidTr="006F2CA2">
        <w:trPr>
          <w:divId w:val="2116439976"/>
          <w:cantSplit/>
          <w:jc w:val="center"/>
        </w:trPr>
        <w:tc>
          <w:tcPr>
            <w:tcW w:w="7120" w:type="dxa"/>
          </w:tcPr>
          <w:p w14:paraId="51BF6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2DE2A082" w14:textId="77777777" w:rsidTr="006F2CA2">
        <w:trPr>
          <w:divId w:val="2116439976"/>
          <w:cantSplit/>
          <w:jc w:val="center"/>
        </w:trPr>
        <w:tc>
          <w:tcPr>
            <w:tcW w:w="7120" w:type="dxa"/>
          </w:tcPr>
          <w:p w14:paraId="5A0FDE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14:paraId="783CCD33" w14:textId="77777777" w:rsidTr="006F2CA2">
        <w:trPr>
          <w:divId w:val="2116439976"/>
          <w:cantSplit/>
          <w:jc w:val="center"/>
        </w:trPr>
        <w:tc>
          <w:tcPr>
            <w:tcW w:w="7120" w:type="dxa"/>
          </w:tcPr>
          <w:p w14:paraId="6A346CB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3F950693" w14:textId="77777777" w:rsidTr="006F2CA2">
        <w:trPr>
          <w:divId w:val="2116439976"/>
          <w:cantSplit/>
          <w:jc w:val="center"/>
        </w:trPr>
        <w:tc>
          <w:tcPr>
            <w:tcW w:w="7120" w:type="dxa"/>
          </w:tcPr>
          <w:p w14:paraId="4F991A5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0A8A2EA" w14:textId="77777777" w:rsidTr="006F2CA2">
        <w:trPr>
          <w:divId w:val="2116439976"/>
          <w:cantSplit/>
          <w:jc w:val="center"/>
        </w:trPr>
        <w:tc>
          <w:tcPr>
            <w:tcW w:w="7120" w:type="dxa"/>
          </w:tcPr>
          <w:p w14:paraId="532A165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353BB14" w14:textId="77777777" w:rsidTr="006F2CA2">
        <w:trPr>
          <w:divId w:val="2116439976"/>
          <w:cantSplit/>
          <w:jc w:val="center"/>
        </w:trPr>
        <w:tc>
          <w:tcPr>
            <w:tcW w:w="7120" w:type="dxa"/>
          </w:tcPr>
          <w:p w14:paraId="307E96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14:paraId="36946D85" w14:textId="77777777" w:rsidTr="006F2CA2">
        <w:trPr>
          <w:divId w:val="2116439976"/>
          <w:cantSplit/>
          <w:jc w:val="center"/>
        </w:trPr>
        <w:tc>
          <w:tcPr>
            <w:tcW w:w="7120" w:type="dxa"/>
          </w:tcPr>
          <w:p w14:paraId="3E3C9E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125B337D" w14:textId="77777777" w:rsidTr="006F2CA2">
        <w:trPr>
          <w:divId w:val="2116439976"/>
          <w:cantSplit/>
          <w:jc w:val="center"/>
        </w:trPr>
        <w:tc>
          <w:tcPr>
            <w:tcW w:w="7120" w:type="dxa"/>
          </w:tcPr>
          <w:p w14:paraId="773A4A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69F9651A" w14:textId="77777777" w:rsidTr="006F2CA2">
        <w:trPr>
          <w:divId w:val="2116439976"/>
          <w:cantSplit/>
          <w:jc w:val="center"/>
        </w:trPr>
        <w:tc>
          <w:tcPr>
            <w:tcW w:w="7120" w:type="dxa"/>
          </w:tcPr>
          <w:p w14:paraId="4FD2EDC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1F4C8B23" w14:textId="77777777" w:rsidTr="006F2CA2">
        <w:trPr>
          <w:divId w:val="2116439976"/>
          <w:cantSplit/>
          <w:jc w:val="center"/>
        </w:trPr>
        <w:tc>
          <w:tcPr>
            <w:tcW w:w="7120" w:type="dxa"/>
          </w:tcPr>
          <w:p w14:paraId="1FA886E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8621242" w14:textId="77777777" w:rsidTr="006F2CA2">
        <w:trPr>
          <w:divId w:val="2116439976"/>
          <w:cantSplit/>
          <w:jc w:val="center"/>
        </w:trPr>
        <w:tc>
          <w:tcPr>
            <w:tcW w:w="7120" w:type="dxa"/>
          </w:tcPr>
          <w:p w14:paraId="568286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22027255" w14:textId="77777777" w:rsidTr="006F2CA2">
        <w:trPr>
          <w:divId w:val="2116439976"/>
          <w:cantSplit/>
          <w:jc w:val="center"/>
        </w:trPr>
        <w:tc>
          <w:tcPr>
            <w:tcW w:w="7120" w:type="dxa"/>
          </w:tcPr>
          <w:p w14:paraId="15636AB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14:paraId="4F65E92C" w14:textId="77777777" w:rsidTr="006F2CA2">
        <w:trPr>
          <w:divId w:val="2116439976"/>
          <w:cantSplit/>
          <w:jc w:val="center"/>
        </w:trPr>
        <w:tc>
          <w:tcPr>
            <w:tcW w:w="7120" w:type="dxa"/>
          </w:tcPr>
          <w:p w14:paraId="52E8FE0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E36B7E5" w14:textId="77777777" w:rsidTr="006F2CA2">
        <w:trPr>
          <w:divId w:val="2116439976"/>
          <w:cantSplit/>
          <w:jc w:val="center"/>
        </w:trPr>
        <w:tc>
          <w:tcPr>
            <w:tcW w:w="7120" w:type="dxa"/>
          </w:tcPr>
          <w:p w14:paraId="13AF11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424756B7" w14:textId="77777777" w:rsidTr="006F2CA2">
        <w:trPr>
          <w:divId w:val="2116439976"/>
          <w:cantSplit/>
          <w:jc w:val="center"/>
        </w:trPr>
        <w:tc>
          <w:tcPr>
            <w:tcW w:w="7120" w:type="dxa"/>
          </w:tcPr>
          <w:p w14:paraId="5439A3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411B344" w14:textId="77777777" w:rsidTr="006F2CA2">
        <w:trPr>
          <w:divId w:val="2116439976"/>
          <w:cantSplit/>
          <w:jc w:val="center"/>
        </w:trPr>
        <w:tc>
          <w:tcPr>
            <w:tcW w:w="7120" w:type="dxa"/>
          </w:tcPr>
          <w:p w14:paraId="45D694A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01502D69" w14:textId="77777777" w:rsidTr="006F2CA2">
        <w:trPr>
          <w:divId w:val="2116439976"/>
          <w:cantSplit/>
          <w:jc w:val="center"/>
        </w:trPr>
        <w:tc>
          <w:tcPr>
            <w:tcW w:w="7120" w:type="dxa"/>
          </w:tcPr>
          <w:p w14:paraId="461727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5D956EF4" w14:textId="77777777" w:rsidTr="006F2CA2">
        <w:trPr>
          <w:divId w:val="2116439976"/>
          <w:cantSplit/>
          <w:jc w:val="center"/>
        </w:trPr>
        <w:tc>
          <w:tcPr>
            <w:tcW w:w="7120" w:type="dxa"/>
          </w:tcPr>
          <w:p w14:paraId="7BEAB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14:paraId="76F1A6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2F8E41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7F7243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B110D6" w14:textId="77777777" w:rsidTr="006F2CA2">
        <w:trPr>
          <w:divId w:val="2116439976"/>
          <w:cantSplit/>
          <w:jc w:val="center"/>
        </w:trPr>
        <w:tc>
          <w:tcPr>
            <w:tcW w:w="7120" w:type="dxa"/>
          </w:tcPr>
          <w:p w14:paraId="48CE69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27D1B45" w14:textId="77777777" w:rsidTr="006F2CA2">
        <w:trPr>
          <w:divId w:val="2116439976"/>
          <w:cantSplit/>
          <w:jc w:val="center"/>
        </w:trPr>
        <w:tc>
          <w:tcPr>
            <w:tcW w:w="7120" w:type="dxa"/>
          </w:tcPr>
          <w:p w14:paraId="70DFBF5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14:paraId="52BBCE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14:paraId="09E78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14:paraId="11CEF7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14:paraId="4BFF76C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14:paraId="348BF18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BD51C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F7570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FD254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F7EC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C2A7A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AFB8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43E9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C645F0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9F6D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C4564BC"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0D3670C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C90DB6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C3DF434"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FCE5D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14:paraId="18ECE086" w14:textId="77777777" w:rsidTr="006F2CA2">
        <w:trPr>
          <w:divId w:val="2116439976"/>
          <w:cantSplit/>
          <w:jc w:val="center"/>
        </w:trPr>
        <w:tc>
          <w:tcPr>
            <w:tcW w:w="7120" w:type="dxa"/>
          </w:tcPr>
          <w:p w14:paraId="3AE25B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14:paraId="69491E35" w14:textId="77777777" w:rsidTr="006F2CA2">
        <w:trPr>
          <w:divId w:val="2116439976"/>
          <w:cantSplit/>
          <w:jc w:val="center"/>
        </w:trPr>
        <w:tc>
          <w:tcPr>
            <w:tcW w:w="7120" w:type="dxa"/>
          </w:tcPr>
          <w:p w14:paraId="526E37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14:paraId="11963D24" w14:textId="77777777" w:rsidTr="006F2CA2">
        <w:trPr>
          <w:divId w:val="2116439976"/>
          <w:cantSplit/>
          <w:jc w:val="center"/>
        </w:trPr>
        <w:tc>
          <w:tcPr>
            <w:tcW w:w="7120" w:type="dxa"/>
          </w:tcPr>
          <w:p w14:paraId="3518C0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4F0A3B" w14:textId="77777777" w:rsidTr="006F2CA2">
        <w:trPr>
          <w:divId w:val="2116439976"/>
          <w:cantSplit/>
          <w:jc w:val="center"/>
        </w:trPr>
        <w:tc>
          <w:tcPr>
            <w:tcW w:w="7120" w:type="dxa"/>
          </w:tcPr>
          <w:p w14:paraId="4BB448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AC963C" w14:textId="77777777" w:rsidTr="006F2CA2">
        <w:trPr>
          <w:divId w:val="2116439976"/>
          <w:cantSplit/>
          <w:jc w:val="center"/>
        </w:trPr>
        <w:tc>
          <w:tcPr>
            <w:tcW w:w="7120" w:type="dxa"/>
          </w:tcPr>
          <w:p w14:paraId="194853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0B3BC4" w14:textId="77777777" w:rsidTr="006F2CA2">
        <w:trPr>
          <w:divId w:val="2116439976"/>
          <w:cantSplit/>
          <w:jc w:val="center"/>
        </w:trPr>
        <w:tc>
          <w:tcPr>
            <w:tcW w:w="7120" w:type="dxa"/>
          </w:tcPr>
          <w:p w14:paraId="260C32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79A631E6" w14:textId="77777777" w:rsidTr="006F2CA2">
        <w:trPr>
          <w:divId w:val="2116439976"/>
          <w:cantSplit/>
          <w:jc w:val="center"/>
        </w:trPr>
        <w:tc>
          <w:tcPr>
            <w:tcW w:w="7120" w:type="dxa"/>
          </w:tcPr>
          <w:p w14:paraId="73009D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C84CF2C" w14:textId="77777777" w:rsidTr="006F2CA2">
        <w:trPr>
          <w:divId w:val="2116439976"/>
          <w:cantSplit/>
          <w:jc w:val="center"/>
        </w:trPr>
        <w:tc>
          <w:tcPr>
            <w:tcW w:w="7120" w:type="dxa"/>
          </w:tcPr>
          <w:p w14:paraId="77D54A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41C5B58" w14:textId="77777777" w:rsidTr="006F2CA2">
        <w:trPr>
          <w:divId w:val="2116439976"/>
          <w:cantSplit/>
          <w:jc w:val="center"/>
        </w:trPr>
        <w:tc>
          <w:tcPr>
            <w:tcW w:w="7120" w:type="dxa"/>
          </w:tcPr>
          <w:p w14:paraId="1E0C97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14:paraId="400A87A1" w14:textId="77777777" w:rsidTr="006F2CA2">
        <w:trPr>
          <w:divId w:val="2116439976"/>
          <w:cantSplit/>
          <w:jc w:val="center"/>
        </w:trPr>
        <w:tc>
          <w:tcPr>
            <w:tcW w:w="7120" w:type="dxa"/>
          </w:tcPr>
          <w:p w14:paraId="2EE91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3B6AFB00" w14:textId="77777777" w:rsidTr="006F2CA2">
        <w:trPr>
          <w:divId w:val="2116439976"/>
          <w:cantSplit/>
          <w:jc w:val="center"/>
        </w:trPr>
        <w:tc>
          <w:tcPr>
            <w:tcW w:w="7120" w:type="dxa"/>
          </w:tcPr>
          <w:p w14:paraId="6F0204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B709367" w14:textId="77777777" w:rsidTr="006F2CA2">
        <w:trPr>
          <w:divId w:val="2116439976"/>
          <w:cantSplit/>
          <w:jc w:val="center"/>
        </w:trPr>
        <w:tc>
          <w:tcPr>
            <w:tcW w:w="7120" w:type="dxa"/>
          </w:tcPr>
          <w:p w14:paraId="122BF5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1BA4EB15" w14:textId="77777777" w:rsidTr="006F2CA2">
        <w:trPr>
          <w:divId w:val="2116439976"/>
          <w:cantSplit/>
          <w:jc w:val="center"/>
        </w:trPr>
        <w:tc>
          <w:tcPr>
            <w:tcW w:w="7120" w:type="dxa"/>
          </w:tcPr>
          <w:p w14:paraId="68D3AD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17E41460" w14:textId="77777777" w:rsidTr="006F2CA2">
        <w:trPr>
          <w:divId w:val="2116439976"/>
          <w:cantSplit/>
          <w:jc w:val="center"/>
        </w:trPr>
        <w:tc>
          <w:tcPr>
            <w:tcW w:w="7120" w:type="dxa"/>
          </w:tcPr>
          <w:p w14:paraId="20DB4B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0CDBA00A" w14:textId="77777777" w:rsidTr="006F2CA2">
        <w:trPr>
          <w:divId w:val="2116439976"/>
          <w:cantSplit/>
          <w:jc w:val="center"/>
        </w:trPr>
        <w:tc>
          <w:tcPr>
            <w:tcW w:w="7120" w:type="dxa"/>
          </w:tcPr>
          <w:p w14:paraId="23EE6D1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291FA20D" w14:textId="77777777" w:rsidTr="006F2CA2">
        <w:trPr>
          <w:divId w:val="2116439976"/>
          <w:cantSplit/>
          <w:jc w:val="center"/>
        </w:trPr>
        <w:tc>
          <w:tcPr>
            <w:tcW w:w="7120" w:type="dxa"/>
          </w:tcPr>
          <w:p w14:paraId="60975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226908F0" w14:textId="77777777" w:rsidTr="006F2CA2">
        <w:trPr>
          <w:divId w:val="2116439976"/>
          <w:cantSplit/>
          <w:jc w:val="center"/>
        </w:trPr>
        <w:tc>
          <w:tcPr>
            <w:tcW w:w="7120" w:type="dxa"/>
          </w:tcPr>
          <w:p w14:paraId="3D989A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r w:rsidRPr="006F2CA2">
              <w:rPr>
                <w:rFonts w:ascii="Times New Roman" w:hAnsi="Times New Roman" w:cs="Times New Roman"/>
                <w:i/>
                <w:sz w:val="22"/>
                <w:szCs w:val="20"/>
                <w:lang w:val="en-GB" w:eastAsia="en-US"/>
              </w:rPr>
              <w:t>i.e. whether 3-room, 4-room, 5-room, Executive, etc.</w:t>
            </w:r>
            <w:r w:rsidRPr="006F2CA2">
              <w:rPr>
                <w:rFonts w:ascii="Times New Roman" w:hAnsi="Times New Roman" w:cs="Times New Roman"/>
                <w:sz w:val="22"/>
                <w:szCs w:val="20"/>
                <w:lang w:val="en-GB" w:eastAsia="en-US"/>
              </w:rPr>
              <w:t>]:</w:t>
            </w:r>
          </w:p>
        </w:tc>
      </w:tr>
      <w:tr w:rsidR="006F2CA2" w:rsidRPr="006F2CA2" w14:paraId="3EAE3B91" w14:textId="77777777" w:rsidTr="006F2CA2">
        <w:trPr>
          <w:divId w:val="2116439976"/>
          <w:cantSplit/>
          <w:jc w:val="center"/>
        </w:trPr>
        <w:tc>
          <w:tcPr>
            <w:tcW w:w="7120" w:type="dxa"/>
          </w:tcPr>
          <w:p w14:paraId="3288A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14:paraId="73299179" w14:textId="77777777" w:rsidTr="006F2CA2">
        <w:trPr>
          <w:divId w:val="2116439976"/>
          <w:cantSplit/>
          <w:jc w:val="center"/>
        </w:trPr>
        <w:tc>
          <w:tcPr>
            <w:tcW w:w="7120" w:type="dxa"/>
          </w:tcPr>
          <w:p w14:paraId="3D2FF0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14:paraId="5AF0D9C0" w14:textId="77777777" w:rsidTr="006F2CA2">
        <w:trPr>
          <w:divId w:val="2116439976"/>
          <w:cantSplit/>
          <w:jc w:val="center"/>
        </w:trPr>
        <w:tc>
          <w:tcPr>
            <w:tcW w:w="7120" w:type="dxa"/>
          </w:tcPr>
          <w:p w14:paraId="1CBEB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45EC2DDD" w14:textId="77777777" w:rsidTr="006F2CA2">
        <w:trPr>
          <w:divId w:val="2116439976"/>
          <w:cantSplit/>
          <w:jc w:val="center"/>
        </w:trPr>
        <w:tc>
          <w:tcPr>
            <w:tcW w:w="7120" w:type="dxa"/>
          </w:tcPr>
          <w:p w14:paraId="64DE79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3097823" w14:textId="77777777" w:rsidTr="006F2CA2">
        <w:trPr>
          <w:divId w:val="2116439976"/>
          <w:cantSplit/>
          <w:jc w:val="center"/>
        </w:trPr>
        <w:tc>
          <w:tcPr>
            <w:tcW w:w="7120" w:type="dxa"/>
          </w:tcPr>
          <w:p w14:paraId="10A849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25524B88" w14:textId="77777777" w:rsidTr="006F2CA2">
        <w:trPr>
          <w:divId w:val="2116439976"/>
          <w:cantSplit/>
          <w:jc w:val="center"/>
        </w:trPr>
        <w:tc>
          <w:tcPr>
            <w:tcW w:w="7120" w:type="dxa"/>
          </w:tcPr>
          <w:p w14:paraId="3D529C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14:paraId="65C498A3" w14:textId="77777777" w:rsidTr="006F2CA2">
        <w:trPr>
          <w:divId w:val="2116439976"/>
          <w:cantSplit/>
          <w:jc w:val="center"/>
        </w:trPr>
        <w:tc>
          <w:tcPr>
            <w:tcW w:w="7120" w:type="dxa"/>
          </w:tcPr>
          <w:p w14:paraId="6128655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93A6E41" w14:textId="77777777" w:rsidTr="006F2CA2">
        <w:trPr>
          <w:divId w:val="2116439976"/>
          <w:cantSplit/>
          <w:jc w:val="center"/>
        </w:trPr>
        <w:tc>
          <w:tcPr>
            <w:tcW w:w="7120" w:type="dxa"/>
          </w:tcPr>
          <w:p w14:paraId="4220A3D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w:t>
            </w:r>
          </w:p>
        </w:tc>
      </w:tr>
      <w:tr w:rsidR="006F2CA2" w:rsidRPr="006F2CA2" w14:paraId="37FA7A6F" w14:textId="77777777" w:rsidTr="006F2CA2">
        <w:trPr>
          <w:divId w:val="2116439976"/>
          <w:cantSplit/>
          <w:jc w:val="center"/>
        </w:trPr>
        <w:tc>
          <w:tcPr>
            <w:tcW w:w="7120" w:type="dxa"/>
          </w:tcPr>
          <w:p w14:paraId="51A4BD2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14:paraId="38663007" w14:textId="77777777" w:rsidTr="006F2CA2">
        <w:trPr>
          <w:divId w:val="2116439976"/>
          <w:cantSplit/>
          <w:jc w:val="center"/>
        </w:trPr>
        <w:tc>
          <w:tcPr>
            <w:tcW w:w="7120" w:type="dxa"/>
          </w:tcPr>
          <w:p w14:paraId="1F37BD4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14:paraId="07B93AF7" w14:textId="77777777" w:rsidTr="006F2CA2">
        <w:trPr>
          <w:divId w:val="2116439976"/>
          <w:cantSplit/>
          <w:jc w:val="center"/>
        </w:trPr>
        <w:tc>
          <w:tcPr>
            <w:tcW w:w="7120" w:type="dxa"/>
          </w:tcPr>
          <w:p w14:paraId="434D5C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14:paraId="09E09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w:t>
            </w:r>
          </w:p>
        </w:tc>
      </w:tr>
      <w:tr w:rsidR="006F2CA2" w:rsidRPr="006F2CA2" w14:paraId="765D6797" w14:textId="77777777" w:rsidTr="006F2CA2">
        <w:trPr>
          <w:divId w:val="2116439976"/>
          <w:cantSplit/>
          <w:jc w:val="center"/>
        </w:trPr>
        <w:tc>
          <w:tcPr>
            <w:tcW w:w="7120" w:type="dxa"/>
          </w:tcPr>
          <w:p w14:paraId="6817DBF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14:paraId="7F0AE466" w14:textId="77777777" w:rsidTr="006F2CA2">
        <w:trPr>
          <w:divId w:val="2116439976"/>
          <w:cantSplit/>
          <w:jc w:val="center"/>
        </w:trPr>
        <w:tc>
          <w:tcPr>
            <w:tcW w:w="7120" w:type="dxa"/>
          </w:tcPr>
          <w:p w14:paraId="785C112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14:paraId="0C50C785" w14:textId="77777777" w:rsidTr="006F2CA2">
        <w:trPr>
          <w:divId w:val="2116439976"/>
          <w:cantSplit/>
          <w:jc w:val="center"/>
        </w:trPr>
        <w:tc>
          <w:tcPr>
            <w:tcW w:w="7120" w:type="dxa"/>
          </w:tcPr>
          <w:p w14:paraId="5FE918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14:paraId="17FD79FF" w14:textId="77777777" w:rsidTr="006F2CA2">
        <w:trPr>
          <w:divId w:val="2116439976"/>
          <w:cantSplit/>
          <w:jc w:val="center"/>
        </w:trPr>
        <w:tc>
          <w:tcPr>
            <w:tcW w:w="7120" w:type="dxa"/>
          </w:tcPr>
          <w:p w14:paraId="1202F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9FB94D6" w14:textId="77777777" w:rsidTr="006F2CA2">
        <w:trPr>
          <w:divId w:val="2116439976"/>
          <w:cantSplit/>
          <w:jc w:val="center"/>
        </w:trPr>
        <w:tc>
          <w:tcPr>
            <w:tcW w:w="7120" w:type="dxa"/>
          </w:tcPr>
          <w:p w14:paraId="723DDA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14:paraId="6604A312" w14:textId="77777777" w:rsidTr="006F2CA2">
        <w:trPr>
          <w:divId w:val="2116439976"/>
          <w:cantSplit/>
          <w:jc w:val="center"/>
        </w:trPr>
        <w:tc>
          <w:tcPr>
            <w:tcW w:w="7120" w:type="dxa"/>
          </w:tcPr>
          <w:p w14:paraId="5389BC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66EDB393" w14:textId="77777777" w:rsidTr="006F2CA2">
        <w:trPr>
          <w:divId w:val="2116439976"/>
          <w:cantSplit/>
          <w:jc w:val="center"/>
        </w:trPr>
        <w:tc>
          <w:tcPr>
            <w:tcW w:w="7120" w:type="dxa"/>
          </w:tcPr>
          <w:p w14:paraId="5AF0E77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0026D63B" w14:textId="77777777" w:rsidTr="006F2CA2">
        <w:trPr>
          <w:divId w:val="2116439976"/>
          <w:cantSplit/>
          <w:jc w:val="center"/>
        </w:trPr>
        <w:tc>
          <w:tcPr>
            <w:tcW w:w="7120" w:type="dxa"/>
          </w:tcPr>
          <w:p w14:paraId="480EF0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1B340AB7" w14:textId="77777777" w:rsidTr="006F2CA2">
        <w:trPr>
          <w:divId w:val="2116439976"/>
          <w:cantSplit/>
          <w:jc w:val="center"/>
        </w:trPr>
        <w:tc>
          <w:tcPr>
            <w:tcW w:w="7120" w:type="dxa"/>
          </w:tcPr>
          <w:p w14:paraId="6CF557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2B269F78" w14:textId="77777777" w:rsidTr="006F2CA2">
        <w:trPr>
          <w:divId w:val="2116439976"/>
          <w:cantSplit/>
          <w:jc w:val="center"/>
        </w:trPr>
        <w:tc>
          <w:tcPr>
            <w:tcW w:w="7120" w:type="dxa"/>
          </w:tcPr>
          <w:p w14:paraId="368BC5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0DAD771F" w14:textId="77777777" w:rsidTr="006F2CA2">
        <w:trPr>
          <w:divId w:val="2116439976"/>
          <w:cantSplit/>
          <w:jc w:val="center"/>
        </w:trPr>
        <w:tc>
          <w:tcPr>
            <w:tcW w:w="7120" w:type="dxa"/>
          </w:tcPr>
          <w:p w14:paraId="03C091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BE0FC55" w14:textId="77777777" w:rsidTr="006F2CA2">
        <w:trPr>
          <w:divId w:val="2116439976"/>
          <w:cantSplit/>
          <w:jc w:val="center"/>
        </w:trPr>
        <w:tc>
          <w:tcPr>
            <w:tcW w:w="7120" w:type="dxa"/>
          </w:tcPr>
          <w:p w14:paraId="52BF9C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EB21DD0" w14:textId="77777777" w:rsidTr="006F2CA2">
        <w:trPr>
          <w:divId w:val="2116439976"/>
          <w:cantSplit/>
          <w:jc w:val="center"/>
        </w:trPr>
        <w:tc>
          <w:tcPr>
            <w:tcW w:w="7120" w:type="dxa"/>
          </w:tcPr>
          <w:p w14:paraId="213D109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5F02D81F" w14:textId="77777777" w:rsidTr="006F2CA2">
        <w:trPr>
          <w:divId w:val="2116439976"/>
          <w:cantSplit/>
          <w:jc w:val="center"/>
        </w:trPr>
        <w:tc>
          <w:tcPr>
            <w:tcW w:w="7120" w:type="dxa"/>
          </w:tcPr>
          <w:p w14:paraId="522E8D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68D8F9FD" w14:textId="77777777" w:rsidTr="006F2CA2">
        <w:trPr>
          <w:divId w:val="2116439976"/>
          <w:cantSplit/>
          <w:jc w:val="center"/>
        </w:trPr>
        <w:tc>
          <w:tcPr>
            <w:tcW w:w="7120" w:type="dxa"/>
          </w:tcPr>
          <w:p w14:paraId="0B2A17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D9571C" w14:textId="77777777" w:rsidTr="006F2CA2">
        <w:trPr>
          <w:divId w:val="2116439976"/>
          <w:cantSplit/>
          <w:jc w:val="center"/>
        </w:trPr>
        <w:tc>
          <w:tcPr>
            <w:tcW w:w="7120" w:type="dxa"/>
          </w:tcPr>
          <w:p w14:paraId="66FB46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14:paraId="4FB63D78" w14:textId="77777777" w:rsidTr="006F2CA2">
        <w:trPr>
          <w:divId w:val="2116439976"/>
          <w:cantSplit/>
          <w:jc w:val="center"/>
        </w:trPr>
        <w:tc>
          <w:tcPr>
            <w:tcW w:w="7120" w:type="dxa"/>
          </w:tcPr>
          <w:p w14:paraId="3CEF9F1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14:paraId="2F35A12B" w14:textId="77777777" w:rsidTr="006F2CA2">
        <w:trPr>
          <w:divId w:val="2116439976"/>
          <w:cantSplit/>
          <w:jc w:val="center"/>
        </w:trPr>
        <w:tc>
          <w:tcPr>
            <w:tcW w:w="7120" w:type="dxa"/>
          </w:tcPr>
          <w:p w14:paraId="1D610CD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14:paraId="129212B4" w14:textId="77777777" w:rsidTr="006F2CA2">
        <w:trPr>
          <w:divId w:val="2116439976"/>
          <w:cantSplit/>
          <w:jc w:val="center"/>
        </w:trPr>
        <w:tc>
          <w:tcPr>
            <w:tcW w:w="7120" w:type="dxa"/>
          </w:tcPr>
          <w:p w14:paraId="3774B0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C412EBE" w14:textId="77777777" w:rsidTr="006F2CA2">
        <w:trPr>
          <w:divId w:val="2116439976"/>
          <w:cantSplit/>
          <w:jc w:val="center"/>
        </w:trPr>
        <w:tc>
          <w:tcPr>
            <w:tcW w:w="7120" w:type="dxa"/>
          </w:tcPr>
          <w:p w14:paraId="08E437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362533C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9FBC96A" w14:textId="77777777" w:rsidTr="006F2CA2">
        <w:trPr>
          <w:divId w:val="2116439976"/>
          <w:cantSplit/>
          <w:jc w:val="center"/>
        </w:trPr>
        <w:tc>
          <w:tcPr>
            <w:tcW w:w="7120" w:type="dxa"/>
          </w:tcPr>
          <w:p w14:paraId="7BAAFE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4C5CA46A" w14:textId="77777777" w:rsidTr="006F2CA2">
        <w:trPr>
          <w:divId w:val="2116439976"/>
          <w:cantSplit/>
          <w:jc w:val="center"/>
        </w:trPr>
        <w:tc>
          <w:tcPr>
            <w:tcW w:w="7120" w:type="dxa"/>
          </w:tcPr>
          <w:p w14:paraId="7B6AD4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191C4D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03D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C7CC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3EECD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46EF7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5DA90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2A7A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FBC0E26"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C77BF6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168"/>
        <w:gridCol w:w="244"/>
        <w:gridCol w:w="246"/>
        <w:gridCol w:w="168"/>
        <w:gridCol w:w="7222"/>
        <w:gridCol w:w="222"/>
        <w:gridCol w:w="780"/>
      </w:tblGrid>
      <w:tr w:rsidR="006F2CA2" w:rsidRPr="006F2CA2" w14:paraId="08667F06" w14:textId="77777777" w:rsidTr="00A04357">
        <w:trPr>
          <w:divId w:val="2116439976"/>
          <w:cantSplit/>
          <w:jc w:val="center"/>
        </w:trPr>
        <w:tc>
          <w:tcPr>
            <w:tcW w:w="9050" w:type="dxa"/>
            <w:gridSpan w:val="7"/>
          </w:tcPr>
          <w:p w14:paraId="28F635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14:paraId="7696A6E5" w14:textId="77777777" w:rsidTr="00A04357">
        <w:trPr>
          <w:divId w:val="2116439976"/>
          <w:cantSplit/>
          <w:jc w:val="center"/>
        </w:trPr>
        <w:tc>
          <w:tcPr>
            <w:tcW w:w="9050" w:type="dxa"/>
            <w:gridSpan w:val="7"/>
          </w:tcPr>
          <w:p w14:paraId="5F23A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14:paraId="2CBEDEC1" w14:textId="77777777" w:rsidTr="00A04357">
        <w:trPr>
          <w:divId w:val="2116439976"/>
          <w:cantSplit/>
          <w:jc w:val="center"/>
        </w:trPr>
        <w:tc>
          <w:tcPr>
            <w:tcW w:w="9050" w:type="dxa"/>
            <w:gridSpan w:val="7"/>
          </w:tcPr>
          <w:p w14:paraId="0C8D88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14:paraId="1681A330" w14:textId="77777777" w:rsidTr="00A04357">
        <w:trPr>
          <w:gridBefore w:val="1"/>
          <w:gridAfter w:val="2"/>
          <w:divId w:val="2116439976"/>
          <w:wBefore w:w="169" w:type="dxa"/>
          <w:wAfter w:w="997" w:type="dxa"/>
          <w:cantSplit/>
          <w:jc w:val="center"/>
        </w:trPr>
        <w:tc>
          <w:tcPr>
            <w:tcW w:w="490" w:type="dxa"/>
            <w:gridSpan w:val="2"/>
          </w:tcPr>
          <w:p w14:paraId="31746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14:paraId="595E6CD2" w14:textId="77777777"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14:paraId="6264BD0F" w14:textId="77777777" w:rsidTr="00A04357">
        <w:trPr>
          <w:divId w:val="2116439976"/>
          <w:cantSplit/>
          <w:jc w:val="center"/>
        </w:trPr>
        <w:tc>
          <w:tcPr>
            <w:tcW w:w="9050" w:type="dxa"/>
            <w:gridSpan w:val="7"/>
          </w:tcPr>
          <w:p w14:paraId="065E15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Proposed/Agreed* Arrangements for Housing</w:t>
            </w:r>
          </w:p>
        </w:tc>
      </w:tr>
      <w:tr w:rsidR="005A22FC" w14:paraId="53750553" w14:textId="77777777" w:rsidTr="00A04357">
        <w:trPr>
          <w:divId w:val="2116439976"/>
          <w:cantSplit/>
          <w:jc w:val="center"/>
        </w:trPr>
        <w:tc>
          <w:tcPr>
            <w:tcW w:w="9050" w:type="dxa"/>
            <w:gridSpan w:val="7"/>
          </w:tcPr>
          <w:p w14:paraId="4DB5D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14:paraId="5EE0A4DE" w14:textId="77777777" w:rsidTr="00A04357">
        <w:trPr>
          <w:divId w:val="2116439976"/>
          <w:cantSplit/>
          <w:jc w:val="center"/>
        </w:trPr>
        <w:tc>
          <w:tcPr>
            <w:tcW w:w="9050" w:type="dxa"/>
            <w:gridSpan w:val="7"/>
          </w:tcPr>
          <w:p w14:paraId="4B5A36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14:paraId="0132C462" w14:textId="77777777" w:rsidTr="00A04357">
        <w:trPr>
          <w:divId w:val="2116439976"/>
          <w:cantSplit/>
          <w:jc w:val="center"/>
        </w:trPr>
        <w:tc>
          <w:tcPr>
            <w:tcW w:w="413" w:type="dxa"/>
            <w:gridSpan w:val="2"/>
          </w:tcPr>
          <w:p w14:paraId="6B21D48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BE23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14:paraId="3DF2B1C1" w14:textId="77777777" w:rsidTr="00A04357">
        <w:trPr>
          <w:divId w:val="2116439976"/>
          <w:cantSplit/>
          <w:jc w:val="center"/>
        </w:trPr>
        <w:tc>
          <w:tcPr>
            <w:tcW w:w="413" w:type="dxa"/>
            <w:gridSpan w:val="2"/>
          </w:tcPr>
          <w:p w14:paraId="13A49C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D0543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14:paraId="5C4D8C4F" w14:textId="77777777" w:rsidTr="00A04357">
        <w:trPr>
          <w:divId w:val="2116439976"/>
          <w:cantSplit/>
          <w:jc w:val="center"/>
        </w:trPr>
        <w:tc>
          <w:tcPr>
            <w:tcW w:w="413" w:type="dxa"/>
            <w:gridSpan w:val="2"/>
          </w:tcPr>
          <w:p w14:paraId="229A08B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4D8E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14:paraId="4A8C6FDA" w14:textId="77777777" w:rsidTr="00A04357">
        <w:trPr>
          <w:divId w:val="2116439976"/>
          <w:cantSplit/>
          <w:jc w:val="center"/>
        </w:trPr>
        <w:tc>
          <w:tcPr>
            <w:tcW w:w="413" w:type="dxa"/>
            <w:gridSpan w:val="2"/>
          </w:tcPr>
          <w:p w14:paraId="260CAB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4F2146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14:paraId="179261D3" w14:textId="77777777" w:rsidTr="00A04357">
        <w:trPr>
          <w:divId w:val="2116439976"/>
          <w:cantSplit/>
          <w:jc w:val="center"/>
        </w:trPr>
        <w:tc>
          <w:tcPr>
            <w:tcW w:w="413" w:type="dxa"/>
            <w:gridSpan w:val="2"/>
          </w:tcPr>
          <w:p w14:paraId="08A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14:paraId="421BB37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3BC1DE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14:paraId="055D36FE" w14:textId="77777777" w:rsidTr="00A04357">
        <w:trPr>
          <w:divId w:val="2116439976"/>
          <w:cantSplit/>
          <w:jc w:val="center"/>
        </w:trPr>
        <w:tc>
          <w:tcPr>
            <w:tcW w:w="413" w:type="dxa"/>
            <w:gridSpan w:val="2"/>
          </w:tcPr>
          <w:p w14:paraId="65BF9D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14:paraId="03161D5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026F5D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14:paraId="2DA0A656" w14:textId="77777777" w:rsidTr="00A04357">
        <w:trPr>
          <w:divId w:val="2116439976"/>
          <w:cantSplit/>
          <w:jc w:val="center"/>
        </w:trPr>
        <w:tc>
          <w:tcPr>
            <w:tcW w:w="413" w:type="dxa"/>
            <w:gridSpan w:val="2"/>
          </w:tcPr>
          <w:p w14:paraId="64136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14:paraId="57FB36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5B6786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22443CC3" w14:textId="77777777" w:rsidTr="00A04357">
        <w:trPr>
          <w:divId w:val="2116439976"/>
          <w:cantSplit/>
          <w:jc w:val="center"/>
        </w:trPr>
        <w:tc>
          <w:tcPr>
            <w:tcW w:w="413" w:type="dxa"/>
            <w:gridSpan w:val="2"/>
          </w:tcPr>
          <w:p w14:paraId="0719FB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C0D1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14:paraId="20EF8C3F" w14:textId="77777777" w:rsidTr="00A04357">
        <w:trPr>
          <w:divId w:val="2116439976"/>
          <w:cantSplit/>
          <w:jc w:val="center"/>
        </w:trPr>
        <w:tc>
          <w:tcPr>
            <w:tcW w:w="413" w:type="dxa"/>
            <w:gridSpan w:val="2"/>
          </w:tcPr>
          <w:p w14:paraId="2EDBCF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14:paraId="41B8C4E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6865B5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14:paraId="51625E22" w14:textId="77777777" w:rsidTr="00A04357">
        <w:trPr>
          <w:divId w:val="2116439976"/>
          <w:cantSplit/>
          <w:jc w:val="center"/>
        </w:trPr>
        <w:tc>
          <w:tcPr>
            <w:tcW w:w="413" w:type="dxa"/>
            <w:gridSpan w:val="2"/>
          </w:tcPr>
          <w:p w14:paraId="20E403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14:paraId="666A5B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95448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14:paraId="17E2F3BB" w14:textId="77777777" w:rsidTr="00A04357">
        <w:trPr>
          <w:divId w:val="2116439976"/>
          <w:cantSplit/>
          <w:jc w:val="center"/>
        </w:trPr>
        <w:tc>
          <w:tcPr>
            <w:tcW w:w="413" w:type="dxa"/>
            <w:gridSpan w:val="2"/>
          </w:tcPr>
          <w:p w14:paraId="45C23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14:paraId="4617D4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B2FE7F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0E57AB53" w14:textId="77777777" w:rsidTr="00A04357">
        <w:trPr>
          <w:divId w:val="2116439976"/>
          <w:cantSplit/>
          <w:jc w:val="center"/>
        </w:trPr>
        <w:tc>
          <w:tcPr>
            <w:tcW w:w="413" w:type="dxa"/>
            <w:gridSpan w:val="2"/>
          </w:tcPr>
          <w:p w14:paraId="78AD10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25412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14:paraId="41C5E7AC" w14:textId="77777777" w:rsidTr="00A04357">
        <w:trPr>
          <w:divId w:val="2116439976"/>
          <w:cantSplit/>
          <w:jc w:val="center"/>
        </w:trPr>
        <w:tc>
          <w:tcPr>
            <w:tcW w:w="413" w:type="dxa"/>
            <w:gridSpan w:val="2"/>
          </w:tcPr>
          <w:p w14:paraId="545440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14:paraId="3F33D0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14:paraId="6052152E" w14:textId="77777777" w:rsidTr="00A04357">
        <w:trPr>
          <w:divId w:val="2116439976"/>
          <w:cantSplit/>
          <w:jc w:val="center"/>
        </w:trPr>
        <w:tc>
          <w:tcPr>
            <w:tcW w:w="8053" w:type="dxa"/>
            <w:gridSpan w:val="5"/>
          </w:tcPr>
          <w:p w14:paraId="60559A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14:paraId="4F1366B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14:paraId="3657C5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14:paraId="39DFB28D" w14:textId="77777777" w:rsidTr="00A04357">
        <w:trPr>
          <w:gridAfter w:val="1"/>
          <w:divId w:val="2116439976"/>
          <w:wAfter w:w="780" w:type="dxa"/>
          <w:cantSplit/>
          <w:jc w:val="center"/>
        </w:trPr>
        <w:tc>
          <w:tcPr>
            <w:tcW w:w="8053" w:type="dxa"/>
            <w:gridSpan w:val="5"/>
          </w:tcPr>
          <w:p w14:paraId="480362FF"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14:paraId="44F9AFF2" w14:textId="77777777"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14:paraId="43DCFC3C" w14:textId="77777777" w:rsidTr="00A04357">
        <w:trPr>
          <w:gridAfter w:val="1"/>
          <w:divId w:val="2116439976"/>
          <w:wAfter w:w="780" w:type="dxa"/>
          <w:cantSplit/>
          <w:jc w:val="center"/>
        </w:trPr>
        <w:tc>
          <w:tcPr>
            <w:tcW w:w="8053" w:type="dxa"/>
            <w:gridSpan w:val="5"/>
          </w:tcPr>
          <w:p w14:paraId="55D1AAAE"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14:paraId="678DBEC8" w14:textId="77777777"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25049970" w14:textId="77777777" w:rsidTr="00A04357">
        <w:trPr>
          <w:divId w:val="2116439976"/>
          <w:cantSplit/>
          <w:jc w:val="center"/>
        </w:trPr>
        <w:tc>
          <w:tcPr>
            <w:tcW w:w="9050" w:type="dxa"/>
            <w:gridSpan w:val="7"/>
          </w:tcPr>
          <w:p w14:paraId="0FC574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C7F1ECD"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3CD726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BAA50F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F066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95350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1FAB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0CC1A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6E533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7BA1F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2A8D271B" w14:textId="77777777" w:rsidTr="000562D5">
        <w:trPr>
          <w:divId w:val="2116439976"/>
          <w:cantSplit/>
        </w:trPr>
        <w:tc>
          <w:tcPr>
            <w:tcW w:w="8505" w:type="dxa"/>
            <w:gridSpan w:val="7"/>
          </w:tcPr>
          <w:p w14:paraId="1A00C4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14:paraId="27B21B54" w14:textId="77777777" w:rsidTr="000562D5">
        <w:trPr>
          <w:divId w:val="2116439976"/>
          <w:cantSplit/>
        </w:trPr>
        <w:tc>
          <w:tcPr>
            <w:tcW w:w="8505" w:type="dxa"/>
            <w:gridSpan w:val="7"/>
          </w:tcPr>
          <w:p w14:paraId="042201F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14:paraId="7308812F" w14:textId="77777777" w:rsidTr="000562D5">
        <w:trPr>
          <w:divId w:val="2116439976"/>
          <w:cantSplit/>
        </w:trPr>
        <w:tc>
          <w:tcPr>
            <w:tcW w:w="236" w:type="dxa"/>
          </w:tcPr>
          <w:p w14:paraId="76CF1A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14:paraId="023DD71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14:paraId="1971CB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A80D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14:paraId="725077A3" w14:textId="77777777" w:rsidTr="000562D5">
        <w:trPr>
          <w:divId w:val="2116439976"/>
          <w:cantSplit/>
        </w:trPr>
        <w:tc>
          <w:tcPr>
            <w:tcW w:w="236" w:type="dxa"/>
          </w:tcPr>
          <w:p w14:paraId="2850D8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14:paraId="408A58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14:paraId="168386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ED23BE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080885F" w14:textId="77777777" w:rsidTr="000562D5">
        <w:trPr>
          <w:divId w:val="2116439976"/>
          <w:cantSplit/>
        </w:trPr>
        <w:tc>
          <w:tcPr>
            <w:tcW w:w="236" w:type="dxa"/>
          </w:tcPr>
          <w:p w14:paraId="140A91F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14:paraId="748D896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14:paraId="74DD90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72FF8A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5FB1CE76" w14:textId="77777777" w:rsidTr="000562D5">
        <w:trPr>
          <w:divId w:val="2116439976"/>
          <w:cantSplit/>
        </w:trPr>
        <w:tc>
          <w:tcPr>
            <w:tcW w:w="236" w:type="dxa"/>
          </w:tcPr>
          <w:p w14:paraId="6DFC9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14:paraId="0E4269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14:paraId="24D3876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61FDC66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911610E" w14:textId="77777777" w:rsidTr="000562D5">
        <w:trPr>
          <w:divId w:val="2116439976"/>
          <w:cantSplit/>
        </w:trPr>
        <w:tc>
          <w:tcPr>
            <w:tcW w:w="8505" w:type="dxa"/>
            <w:gridSpan w:val="7"/>
          </w:tcPr>
          <w:p w14:paraId="434A6B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14:paraId="635BA8F3" w14:textId="77777777" w:rsidTr="000562D5">
        <w:trPr>
          <w:divId w:val="2116439976"/>
          <w:cantSplit/>
        </w:trPr>
        <w:tc>
          <w:tcPr>
            <w:tcW w:w="236" w:type="dxa"/>
          </w:tcPr>
          <w:p w14:paraId="4AC51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14:paraId="065FB0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14:paraId="1FF7FE4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14:paraId="07E3C5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81832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A5A65D7" w14:textId="77777777" w:rsidTr="000562D5">
        <w:trPr>
          <w:divId w:val="2116439976"/>
          <w:cantSplit/>
        </w:trPr>
        <w:tc>
          <w:tcPr>
            <w:tcW w:w="236" w:type="dxa"/>
          </w:tcPr>
          <w:p w14:paraId="4E6D57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14:paraId="53BA39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14:paraId="2A35182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14:paraId="51EBD6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F8CDF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84536A" w14:textId="77777777" w:rsidTr="000562D5">
        <w:trPr>
          <w:divId w:val="2116439976"/>
          <w:cantSplit/>
        </w:trPr>
        <w:tc>
          <w:tcPr>
            <w:tcW w:w="8505" w:type="dxa"/>
            <w:gridSpan w:val="7"/>
          </w:tcPr>
          <w:p w14:paraId="3901AE3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1DA9C719" w14:textId="77777777" w:rsidTr="000562D5">
        <w:trPr>
          <w:divId w:val="2116439976"/>
          <w:cantSplit/>
        </w:trPr>
        <w:tc>
          <w:tcPr>
            <w:tcW w:w="236" w:type="dxa"/>
          </w:tcPr>
          <w:p w14:paraId="3F80B3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14:paraId="47665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14:paraId="3B6ACB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AFCC1F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3E8D7951" w14:textId="77777777" w:rsidTr="000562D5">
        <w:trPr>
          <w:divId w:val="2116439976"/>
          <w:cantSplit/>
        </w:trPr>
        <w:tc>
          <w:tcPr>
            <w:tcW w:w="236" w:type="dxa"/>
          </w:tcPr>
          <w:p w14:paraId="1547BD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14:paraId="7C3FE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14:paraId="3ACBF5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88A7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7C700B69" w14:textId="77777777" w:rsidTr="000562D5">
        <w:trPr>
          <w:divId w:val="2116439976"/>
          <w:cantSplit/>
        </w:trPr>
        <w:tc>
          <w:tcPr>
            <w:tcW w:w="8505" w:type="dxa"/>
            <w:gridSpan w:val="7"/>
          </w:tcPr>
          <w:p w14:paraId="5473E0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surrender will be borne by:</w:t>
            </w:r>
          </w:p>
        </w:tc>
      </w:tr>
      <w:tr w:rsidR="005A22FC" w14:paraId="40711303" w14:textId="77777777" w:rsidTr="000562D5">
        <w:trPr>
          <w:divId w:val="2116439976"/>
          <w:cantSplit/>
        </w:trPr>
        <w:tc>
          <w:tcPr>
            <w:tcW w:w="236" w:type="dxa"/>
          </w:tcPr>
          <w:p w14:paraId="7172B28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14:paraId="5836E65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14:paraId="4D2F6B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14:paraId="2F3FBE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3B6F85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4121C54" w14:textId="77777777" w:rsidTr="000562D5">
        <w:trPr>
          <w:divId w:val="2116439976"/>
          <w:cantSplit/>
        </w:trPr>
        <w:tc>
          <w:tcPr>
            <w:tcW w:w="236" w:type="dxa"/>
          </w:tcPr>
          <w:p w14:paraId="4CF32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14:paraId="27EB50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14:paraId="098930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14:paraId="6F0FF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2ED48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25B2B1F9" w14:textId="77777777" w:rsidTr="000562D5">
        <w:trPr>
          <w:divId w:val="2116439976"/>
          <w:cantSplit/>
        </w:trPr>
        <w:tc>
          <w:tcPr>
            <w:tcW w:w="8505" w:type="dxa"/>
            <w:gridSpan w:val="7"/>
          </w:tcPr>
          <w:p w14:paraId="75D5C9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0A9E832A" w14:textId="77777777" w:rsidTr="000562D5">
        <w:trPr>
          <w:divId w:val="2116439976"/>
          <w:cantSplit/>
        </w:trPr>
        <w:tc>
          <w:tcPr>
            <w:tcW w:w="236" w:type="dxa"/>
          </w:tcPr>
          <w:p w14:paraId="53626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14:paraId="010F0C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14:paraId="396853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14:paraId="725C03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EFE3E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035BCFA" w14:textId="77777777" w:rsidTr="000562D5">
        <w:trPr>
          <w:divId w:val="2116439976"/>
          <w:cantSplit/>
        </w:trPr>
        <w:tc>
          <w:tcPr>
            <w:tcW w:w="236" w:type="dxa"/>
          </w:tcPr>
          <w:p w14:paraId="7E1A95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14:paraId="5CF7BE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14:paraId="2757273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14:paraId="5588D8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7DF021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248D8B1" w14:textId="77777777" w:rsidTr="000562D5">
        <w:trPr>
          <w:divId w:val="2116439976"/>
          <w:cantSplit/>
        </w:trPr>
        <w:tc>
          <w:tcPr>
            <w:tcW w:w="236" w:type="dxa"/>
          </w:tcPr>
          <w:p w14:paraId="289F7F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14:paraId="09EE83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14:paraId="1E2DE3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14:paraId="6178A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14:paraId="6D5433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14:paraId="5ED605E2" w14:textId="77777777" w:rsidTr="000562D5">
        <w:trPr>
          <w:divId w:val="2116439976"/>
          <w:cantSplit/>
          <w:trHeight w:val="380"/>
        </w:trPr>
        <w:tc>
          <w:tcPr>
            <w:tcW w:w="8505" w:type="dxa"/>
            <w:gridSpan w:val="7"/>
          </w:tcPr>
          <w:p w14:paraId="4FADEFD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D4D9461" w14:textId="77777777" w:rsidTr="000562D5">
        <w:trPr>
          <w:divId w:val="2116439976"/>
          <w:cantSplit/>
          <w:trHeight w:val="380"/>
        </w:trPr>
        <w:tc>
          <w:tcPr>
            <w:tcW w:w="8505" w:type="dxa"/>
            <w:gridSpan w:val="7"/>
          </w:tcPr>
          <w:p w14:paraId="53AC8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14:paraId="063F7810" w14:textId="77777777" w:rsidTr="000562D5">
        <w:trPr>
          <w:divId w:val="2116439976"/>
          <w:cantSplit/>
          <w:trHeight w:val="460"/>
        </w:trPr>
        <w:tc>
          <w:tcPr>
            <w:tcW w:w="458" w:type="dxa"/>
            <w:gridSpan w:val="2"/>
          </w:tcPr>
          <w:p w14:paraId="444218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14:paraId="36BA14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1BBB94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14:paraId="4FAADCE3" w14:textId="77777777" w:rsidTr="000562D5">
        <w:trPr>
          <w:divId w:val="2116439976"/>
          <w:cantSplit/>
        </w:trPr>
        <w:tc>
          <w:tcPr>
            <w:tcW w:w="458" w:type="dxa"/>
            <w:gridSpan w:val="2"/>
          </w:tcPr>
          <w:p w14:paraId="4BEDBB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14:paraId="7A32A4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3DCFB8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14:paraId="27DB8FB2" w14:textId="77777777" w:rsidTr="000562D5">
        <w:trPr>
          <w:divId w:val="2116439976"/>
          <w:cantSplit/>
        </w:trPr>
        <w:tc>
          <w:tcPr>
            <w:tcW w:w="458" w:type="dxa"/>
            <w:gridSpan w:val="2"/>
          </w:tcPr>
          <w:p w14:paraId="68E8B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14:paraId="43E858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386DD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14:paraId="7DF924B8" w14:textId="77777777" w:rsidTr="000562D5">
        <w:trPr>
          <w:divId w:val="2116439976"/>
          <w:cantSplit/>
          <w:trHeight w:val="540"/>
        </w:trPr>
        <w:tc>
          <w:tcPr>
            <w:tcW w:w="458" w:type="dxa"/>
            <w:gridSpan w:val="2"/>
          </w:tcPr>
          <w:p w14:paraId="2D2474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14:paraId="6A8A04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BE3D1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14:paraId="6793FE72" w14:textId="77777777" w:rsidTr="000562D5">
        <w:trPr>
          <w:divId w:val="2116439976"/>
          <w:cantSplit/>
        </w:trPr>
        <w:tc>
          <w:tcPr>
            <w:tcW w:w="2756" w:type="dxa"/>
            <w:gridSpan w:val="4"/>
          </w:tcPr>
          <w:p w14:paraId="5A02AC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14:paraId="33AC9F1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14:paraId="005F6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14:paraId="483B037A" w14:textId="77777777" w:rsidTr="000562D5">
        <w:trPr>
          <w:divId w:val="2116439976"/>
          <w:cantSplit/>
        </w:trPr>
        <w:tc>
          <w:tcPr>
            <w:tcW w:w="2756" w:type="dxa"/>
            <w:gridSpan w:val="4"/>
          </w:tcPr>
          <w:p w14:paraId="33954AE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016799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14:paraId="7E70C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35937E9A" w14:textId="77777777" w:rsidTr="000562D5">
        <w:trPr>
          <w:divId w:val="2116439976"/>
          <w:cantSplit/>
        </w:trPr>
        <w:tc>
          <w:tcPr>
            <w:tcW w:w="2756" w:type="dxa"/>
            <w:gridSpan w:val="4"/>
          </w:tcPr>
          <w:p w14:paraId="1B0143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w:t>
            </w:r>
          </w:p>
        </w:tc>
        <w:tc>
          <w:tcPr>
            <w:tcW w:w="222" w:type="dxa"/>
            <w:gridSpan w:val="2"/>
          </w:tcPr>
          <w:p w14:paraId="1A989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14:paraId="6B3043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FDB9E7D" w14:textId="77777777" w:rsidTr="000562D5">
        <w:trPr>
          <w:divId w:val="2116439976"/>
          <w:cantSplit/>
        </w:trPr>
        <w:tc>
          <w:tcPr>
            <w:tcW w:w="8505" w:type="dxa"/>
            <w:gridSpan w:val="7"/>
          </w:tcPr>
          <w:p w14:paraId="766C9D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75C03A4"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14:paraId="591965E0" w14:textId="77777777" w:rsidTr="000562D5">
        <w:trPr>
          <w:gridAfter w:val="1"/>
          <w:divId w:val="2116439976"/>
          <w:wAfter w:w="2641" w:type="dxa"/>
          <w:cantSplit/>
          <w:trHeight w:val="460"/>
        </w:trPr>
        <w:tc>
          <w:tcPr>
            <w:tcW w:w="6998" w:type="dxa"/>
            <w:gridSpan w:val="12"/>
          </w:tcPr>
          <w:p w14:paraId="50048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14:paraId="72E16746" w14:textId="77777777" w:rsidTr="000562D5">
        <w:trPr>
          <w:gridAfter w:val="1"/>
          <w:divId w:val="2116439976"/>
          <w:wAfter w:w="2641" w:type="dxa"/>
          <w:cantSplit/>
          <w:trHeight w:val="460"/>
        </w:trPr>
        <w:tc>
          <w:tcPr>
            <w:tcW w:w="6998" w:type="dxa"/>
            <w:gridSpan w:val="12"/>
          </w:tcPr>
          <w:p w14:paraId="3E663A8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14:paraId="295324D0" w14:textId="77777777" w:rsidTr="000562D5">
        <w:trPr>
          <w:gridAfter w:val="1"/>
          <w:divId w:val="2116439976"/>
          <w:wAfter w:w="2641" w:type="dxa"/>
          <w:cantSplit/>
          <w:trHeight w:val="460"/>
        </w:trPr>
        <w:tc>
          <w:tcPr>
            <w:tcW w:w="481" w:type="dxa"/>
          </w:tcPr>
          <w:p w14:paraId="4C43D4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14:paraId="6146A2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DE5F0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14:paraId="19881096" w14:textId="77777777" w:rsidTr="000562D5">
        <w:trPr>
          <w:gridAfter w:val="1"/>
          <w:divId w:val="2116439976"/>
          <w:wAfter w:w="2641" w:type="dxa"/>
          <w:cantSplit/>
        </w:trPr>
        <w:tc>
          <w:tcPr>
            <w:tcW w:w="481" w:type="dxa"/>
          </w:tcPr>
          <w:p w14:paraId="75B818A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14:paraId="329697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63A66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15C44AA0" w14:textId="77777777" w:rsidTr="000562D5">
        <w:trPr>
          <w:gridAfter w:val="1"/>
          <w:divId w:val="2116439976"/>
          <w:wAfter w:w="2641" w:type="dxa"/>
          <w:cantSplit/>
        </w:trPr>
        <w:tc>
          <w:tcPr>
            <w:tcW w:w="481" w:type="dxa"/>
          </w:tcPr>
          <w:p w14:paraId="13F113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14:paraId="2276804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724B1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3E590711" w14:textId="77777777" w:rsidTr="000562D5">
        <w:trPr>
          <w:gridAfter w:val="1"/>
          <w:divId w:val="2116439976"/>
          <w:wAfter w:w="2641" w:type="dxa"/>
          <w:cantSplit/>
        </w:trPr>
        <w:tc>
          <w:tcPr>
            <w:tcW w:w="481" w:type="dxa"/>
          </w:tcPr>
          <w:p w14:paraId="266FAC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14:paraId="252EE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1369010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D5CD4D6" w14:textId="77777777" w:rsidTr="000562D5">
        <w:trPr>
          <w:gridAfter w:val="1"/>
          <w:divId w:val="2116439976"/>
          <w:wAfter w:w="2641" w:type="dxa"/>
          <w:cantSplit/>
        </w:trPr>
        <w:tc>
          <w:tcPr>
            <w:tcW w:w="6998" w:type="dxa"/>
            <w:gridSpan w:val="12"/>
          </w:tcPr>
          <w:p w14:paraId="7870E0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14:paraId="5DC32F58" w14:textId="77777777" w:rsidTr="000562D5">
        <w:trPr>
          <w:gridAfter w:val="1"/>
          <w:divId w:val="2116439976"/>
          <w:wAfter w:w="2641" w:type="dxa"/>
          <w:cantSplit/>
        </w:trPr>
        <w:tc>
          <w:tcPr>
            <w:tcW w:w="481" w:type="dxa"/>
          </w:tcPr>
          <w:p w14:paraId="0D5DE9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14:paraId="66CB8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14:paraId="2886EB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5AF400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F44B092" w14:textId="77777777" w:rsidTr="000562D5">
        <w:trPr>
          <w:gridAfter w:val="1"/>
          <w:divId w:val="2116439976"/>
          <w:wAfter w:w="2641" w:type="dxa"/>
          <w:cantSplit/>
        </w:trPr>
        <w:tc>
          <w:tcPr>
            <w:tcW w:w="481" w:type="dxa"/>
          </w:tcPr>
          <w:p w14:paraId="23FC39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14:paraId="1E4270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14:paraId="75EF12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6F95C2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0CCDFE" w14:textId="77777777" w:rsidTr="000562D5">
        <w:trPr>
          <w:gridAfter w:val="1"/>
          <w:divId w:val="2116439976"/>
          <w:wAfter w:w="2641" w:type="dxa"/>
          <w:cantSplit/>
        </w:trPr>
        <w:tc>
          <w:tcPr>
            <w:tcW w:w="6998" w:type="dxa"/>
            <w:gridSpan w:val="12"/>
          </w:tcPr>
          <w:p w14:paraId="6936A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76AC9310" w14:textId="77777777" w:rsidTr="000562D5">
        <w:trPr>
          <w:gridAfter w:val="1"/>
          <w:divId w:val="2116439976"/>
          <w:wAfter w:w="2641" w:type="dxa"/>
          <w:cantSplit/>
        </w:trPr>
        <w:tc>
          <w:tcPr>
            <w:tcW w:w="481" w:type="dxa"/>
          </w:tcPr>
          <w:p w14:paraId="13478E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14:paraId="3B3B16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4C863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2725F71E" w14:textId="77777777" w:rsidTr="000562D5">
        <w:trPr>
          <w:gridAfter w:val="1"/>
          <w:divId w:val="2116439976"/>
          <w:wAfter w:w="2641" w:type="dxa"/>
          <w:cantSplit/>
        </w:trPr>
        <w:tc>
          <w:tcPr>
            <w:tcW w:w="481" w:type="dxa"/>
          </w:tcPr>
          <w:p w14:paraId="5592D5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14:paraId="7D0EF5E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41FD229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0FB036D8" w14:textId="77777777" w:rsidTr="000562D5">
        <w:trPr>
          <w:gridAfter w:val="1"/>
          <w:divId w:val="2116439976"/>
          <w:wAfter w:w="2641" w:type="dxa"/>
          <w:cantSplit/>
        </w:trPr>
        <w:tc>
          <w:tcPr>
            <w:tcW w:w="6998" w:type="dxa"/>
            <w:gridSpan w:val="12"/>
          </w:tcPr>
          <w:p w14:paraId="76860D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termination of the Agreement for Lease will be borne by:</w:t>
            </w:r>
          </w:p>
        </w:tc>
      </w:tr>
      <w:tr w:rsidR="005A22FC" w14:paraId="488F8F53" w14:textId="77777777" w:rsidTr="000562D5">
        <w:trPr>
          <w:gridAfter w:val="1"/>
          <w:divId w:val="2116439976"/>
          <w:wAfter w:w="2641" w:type="dxa"/>
          <w:cantSplit/>
        </w:trPr>
        <w:tc>
          <w:tcPr>
            <w:tcW w:w="481" w:type="dxa"/>
          </w:tcPr>
          <w:p w14:paraId="7634C5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14:paraId="6179441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14:paraId="0437010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4D3014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5552BE9" w14:textId="77777777" w:rsidTr="000562D5">
        <w:trPr>
          <w:gridAfter w:val="1"/>
          <w:divId w:val="2116439976"/>
          <w:wAfter w:w="2641" w:type="dxa"/>
          <w:cantSplit/>
        </w:trPr>
        <w:tc>
          <w:tcPr>
            <w:tcW w:w="481" w:type="dxa"/>
          </w:tcPr>
          <w:p w14:paraId="467A4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14:paraId="5B8282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14:paraId="38D2C69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0918BE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17E2ACC" w14:textId="77777777" w:rsidTr="000562D5">
        <w:trPr>
          <w:gridAfter w:val="1"/>
          <w:divId w:val="2116439976"/>
          <w:wAfter w:w="2641" w:type="dxa"/>
          <w:cantSplit/>
        </w:trPr>
        <w:tc>
          <w:tcPr>
            <w:tcW w:w="6998" w:type="dxa"/>
            <w:gridSpan w:val="12"/>
          </w:tcPr>
          <w:p w14:paraId="7F8236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10C1D20A" w14:textId="77777777" w:rsidTr="000562D5">
        <w:trPr>
          <w:gridAfter w:val="1"/>
          <w:divId w:val="2116439976"/>
          <w:wAfter w:w="2641" w:type="dxa"/>
          <w:cantSplit/>
        </w:trPr>
        <w:tc>
          <w:tcPr>
            <w:tcW w:w="481" w:type="dxa"/>
          </w:tcPr>
          <w:p w14:paraId="203CAE8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14:paraId="530113E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14:paraId="6B65D6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3CEDFA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AE039F9" w14:textId="77777777" w:rsidTr="000562D5">
        <w:trPr>
          <w:gridAfter w:val="1"/>
          <w:divId w:val="2116439976"/>
          <w:wAfter w:w="2641" w:type="dxa"/>
          <w:cantSplit/>
        </w:trPr>
        <w:tc>
          <w:tcPr>
            <w:tcW w:w="481" w:type="dxa"/>
          </w:tcPr>
          <w:p w14:paraId="76A38A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14:paraId="7AFA76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14:paraId="7595D6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105E40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3A9988" w14:textId="77777777" w:rsidTr="000562D5">
        <w:trPr>
          <w:gridAfter w:val="1"/>
          <w:divId w:val="2116439976"/>
          <w:wAfter w:w="2641" w:type="dxa"/>
          <w:cantSplit/>
        </w:trPr>
        <w:tc>
          <w:tcPr>
            <w:tcW w:w="481" w:type="dxa"/>
          </w:tcPr>
          <w:p w14:paraId="571CAE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14:paraId="025FEC7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14:paraId="34FFB4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14:paraId="50C504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14:paraId="763AEE8C" w14:textId="77777777" w:rsidTr="000562D5">
        <w:trPr>
          <w:gridAfter w:val="1"/>
          <w:divId w:val="2116439976"/>
          <w:wAfter w:w="2641" w:type="dxa"/>
          <w:cantSplit/>
        </w:trPr>
        <w:tc>
          <w:tcPr>
            <w:tcW w:w="6998" w:type="dxa"/>
            <w:gridSpan w:val="12"/>
          </w:tcPr>
          <w:p w14:paraId="3020D2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67AD3B1D" w14:textId="77777777" w:rsidTr="000562D5">
        <w:trPr>
          <w:gridAfter w:val="1"/>
          <w:divId w:val="2116439976"/>
          <w:wAfter w:w="2641" w:type="dxa"/>
          <w:cantSplit/>
        </w:trPr>
        <w:tc>
          <w:tcPr>
            <w:tcW w:w="6998" w:type="dxa"/>
            <w:gridSpan w:val="12"/>
          </w:tcPr>
          <w:p w14:paraId="4DDE63F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14:paraId="3A4D8410" w14:textId="77777777" w:rsidTr="000562D5">
        <w:trPr>
          <w:gridAfter w:val="1"/>
          <w:divId w:val="2116439976"/>
          <w:wAfter w:w="2641" w:type="dxa"/>
          <w:cantSplit/>
        </w:trPr>
        <w:tc>
          <w:tcPr>
            <w:tcW w:w="481" w:type="dxa"/>
          </w:tcPr>
          <w:p w14:paraId="7BC1BF9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14:paraId="52DF1D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478D34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3B28533" w14:textId="77777777" w:rsidTr="000562D5">
        <w:trPr>
          <w:gridAfter w:val="1"/>
          <w:divId w:val="2116439976"/>
          <w:wAfter w:w="2641" w:type="dxa"/>
          <w:cantSplit/>
        </w:trPr>
        <w:tc>
          <w:tcPr>
            <w:tcW w:w="481" w:type="dxa"/>
          </w:tcPr>
          <w:p w14:paraId="4AD021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14:paraId="2DA87E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40520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0C2D58F" w14:textId="77777777" w:rsidTr="000562D5">
        <w:trPr>
          <w:gridAfter w:val="1"/>
          <w:divId w:val="2116439976"/>
          <w:wAfter w:w="2641" w:type="dxa"/>
          <w:cantSplit/>
        </w:trPr>
        <w:tc>
          <w:tcPr>
            <w:tcW w:w="481" w:type="dxa"/>
          </w:tcPr>
          <w:p w14:paraId="32ACC2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14:paraId="28ADB1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2A6E9E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12DC4D1C" w14:textId="77777777" w:rsidTr="000562D5">
        <w:trPr>
          <w:gridAfter w:val="1"/>
          <w:divId w:val="2116439976"/>
          <w:wAfter w:w="2641" w:type="dxa"/>
          <w:cantSplit/>
        </w:trPr>
        <w:tc>
          <w:tcPr>
            <w:tcW w:w="481" w:type="dxa"/>
          </w:tcPr>
          <w:p w14:paraId="7D87B8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14:paraId="5AD003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79176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6174E6D5" w14:textId="77777777" w:rsidTr="000562D5">
        <w:trPr>
          <w:gridAfter w:val="1"/>
          <w:divId w:val="2116439976"/>
          <w:wAfter w:w="2641" w:type="dxa"/>
          <w:cantSplit/>
        </w:trPr>
        <w:tc>
          <w:tcPr>
            <w:tcW w:w="481" w:type="dxa"/>
          </w:tcPr>
          <w:p w14:paraId="2886D3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14:paraId="576EEB1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14:paraId="553EB3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14:paraId="4FA5B267" w14:textId="77777777" w:rsidTr="000562D5">
        <w:trPr>
          <w:gridAfter w:val="1"/>
          <w:divId w:val="2116439976"/>
          <w:wAfter w:w="2641" w:type="dxa"/>
          <w:cantSplit/>
        </w:trPr>
        <w:tc>
          <w:tcPr>
            <w:tcW w:w="2852" w:type="dxa"/>
            <w:gridSpan w:val="7"/>
          </w:tcPr>
          <w:p w14:paraId="5CC85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14:paraId="0D6F4E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14:paraId="02248F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14:paraId="7159ECD1" w14:textId="77777777" w:rsidTr="000562D5">
        <w:trPr>
          <w:gridAfter w:val="1"/>
          <w:divId w:val="2116439976"/>
          <w:wAfter w:w="2641" w:type="dxa"/>
          <w:cantSplit/>
        </w:trPr>
        <w:tc>
          <w:tcPr>
            <w:tcW w:w="2852" w:type="dxa"/>
            <w:gridSpan w:val="7"/>
          </w:tcPr>
          <w:p w14:paraId="22BA0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14:paraId="54BB7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14:paraId="379F32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5B7592F" w14:textId="77777777" w:rsidTr="000562D5">
        <w:trPr>
          <w:gridAfter w:val="1"/>
          <w:divId w:val="2116439976"/>
          <w:wAfter w:w="2641" w:type="dxa"/>
          <w:cantSplit/>
        </w:trPr>
        <w:tc>
          <w:tcPr>
            <w:tcW w:w="2852" w:type="dxa"/>
            <w:gridSpan w:val="7"/>
          </w:tcPr>
          <w:p w14:paraId="21DF12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14:paraId="05CBF2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14:paraId="7C2A8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DE73405" w14:textId="77777777" w:rsidTr="000562D5">
        <w:trPr>
          <w:gridAfter w:val="1"/>
          <w:divId w:val="2116439976"/>
          <w:wAfter w:w="2641" w:type="dxa"/>
          <w:cantSplit/>
        </w:trPr>
        <w:tc>
          <w:tcPr>
            <w:tcW w:w="6998" w:type="dxa"/>
            <w:gridSpan w:val="12"/>
          </w:tcPr>
          <w:p w14:paraId="65E504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14:paraId="69EC7C65" w14:textId="77777777" w:rsidTr="000562D5">
        <w:trPr>
          <w:divId w:val="2116439976"/>
          <w:cantSplit/>
        </w:trPr>
        <w:tc>
          <w:tcPr>
            <w:tcW w:w="9639" w:type="dxa"/>
            <w:gridSpan w:val="13"/>
          </w:tcPr>
          <w:p w14:paraId="49C371AB"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24F5E1D1" w14:textId="77777777" w:rsidTr="000562D5">
        <w:trPr>
          <w:divId w:val="2116439976"/>
          <w:cantSplit/>
        </w:trPr>
        <w:tc>
          <w:tcPr>
            <w:tcW w:w="9639" w:type="dxa"/>
            <w:gridSpan w:val="13"/>
          </w:tcPr>
          <w:p w14:paraId="306D0F46"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p w14:paraId="62EFCF70" w14:textId="77777777"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14:paraId="7152B4F0" w14:textId="77777777" w:rsidTr="000562D5">
        <w:trPr>
          <w:divId w:val="2116439976"/>
          <w:cantSplit/>
        </w:trPr>
        <w:tc>
          <w:tcPr>
            <w:tcW w:w="9639" w:type="dxa"/>
            <w:gridSpan w:val="13"/>
          </w:tcPr>
          <w:p w14:paraId="07E4D88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14:paraId="61C0ABC2" w14:textId="77777777" w:rsidTr="000562D5">
        <w:trPr>
          <w:divId w:val="2116439976"/>
          <w:cantSplit/>
        </w:trPr>
        <w:tc>
          <w:tcPr>
            <w:tcW w:w="700" w:type="dxa"/>
            <w:gridSpan w:val="2"/>
          </w:tcPr>
          <w:p w14:paraId="0CF440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14:paraId="115AEB6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806A3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14:paraId="45340937" w14:textId="77777777" w:rsidTr="000562D5">
        <w:trPr>
          <w:divId w:val="2116439976"/>
          <w:cantSplit/>
        </w:trPr>
        <w:tc>
          <w:tcPr>
            <w:tcW w:w="700" w:type="dxa"/>
            <w:gridSpan w:val="2"/>
          </w:tcPr>
          <w:p w14:paraId="378A21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14:paraId="49422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CBBD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14:paraId="64B24BC6" w14:textId="77777777" w:rsidTr="000562D5">
        <w:trPr>
          <w:divId w:val="2116439976"/>
          <w:cantSplit/>
        </w:trPr>
        <w:tc>
          <w:tcPr>
            <w:tcW w:w="700" w:type="dxa"/>
            <w:gridSpan w:val="2"/>
          </w:tcPr>
          <w:p w14:paraId="78525CE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14:paraId="0AC295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5FAE1B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14:paraId="5E9EDA51" w14:textId="77777777" w:rsidTr="000562D5">
        <w:trPr>
          <w:divId w:val="2116439976"/>
          <w:cantSplit/>
        </w:trPr>
        <w:tc>
          <w:tcPr>
            <w:tcW w:w="700" w:type="dxa"/>
            <w:gridSpan w:val="2"/>
          </w:tcPr>
          <w:p w14:paraId="2711D56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14:paraId="7234AE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14:paraId="6A18504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41CC88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47877290" w14:textId="77777777" w:rsidTr="000562D5">
        <w:trPr>
          <w:divId w:val="2116439976"/>
          <w:cantSplit/>
        </w:trPr>
        <w:tc>
          <w:tcPr>
            <w:tcW w:w="700" w:type="dxa"/>
            <w:gridSpan w:val="2"/>
          </w:tcPr>
          <w:p w14:paraId="0F2A3A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14:paraId="621341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14:paraId="17D6E8DE"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2AB046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14:paraId="444460A6" w14:textId="77777777" w:rsidTr="000562D5">
        <w:trPr>
          <w:divId w:val="2116439976"/>
          <w:cantSplit/>
        </w:trPr>
        <w:tc>
          <w:tcPr>
            <w:tcW w:w="700" w:type="dxa"/>
            <w:gridSpan w:val="2"/>
          </w:tcPr>
          <w:p w14:paraId="3242DAE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14:paraId="49D57D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14:paraId="1E2B5C7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14:paraId="008683D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37D98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11EE836A" w14:textId="77777777" w:rsidTr="000562D5">
        <w:trPr>
          <w:divId w:val="2116439976"/>
          <w:cantSplit/>
        </w:trPr>
        <w:tc>
          <w:tcPr>
            <w:tcW w:w="700" w:type="dxa"/>
            <w:gridSpan w:val="2"/>
          </w:tcPr>
          <w:p w14:paraId="0E3CA5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14:paraId="479BBB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14:paraId="3C871C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14:paraId="266684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5EF8C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5FDD8CA7" w14:textId="77777777" w:rsidTr="000562D5">
        <w:trPr>
          <w:divId w:val="2116439976"/>
          <w:cantSplit/>
        </w:trPr>
        <w:tc>
          <w:tcPr>
            <w:tcW w:w="700" w:type="dxa"/>
            <w:gridSpan w:val="2"/>
          </w:tcPr>
          <w:p w14:paraId="06343C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14:paraId="1D0A36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14:paraId="2BC8C7C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14:paraId="50A4C7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5C7717E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14:paraId="62F57BED" w14:textId="77777777" w:rsidTr="000562D5">
        <w:trPr>
          <w:divId w:val="2116439976"/>
          <w:cantSplit/>
        </w:trPr>
        <w:tc>
          <w:tcPr>
            <w:tcW w:w="9639" w:type="dxa"/>
            <w:gridSpan w:val="13"/>
          </w:tcPr>
          <w:p w14:paraId="5169CD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14:paraId="5E857C66" w14:textId="77777777" w:rsidTr="000562D5">
        <w:trPr>
          <w:divId w:val="2116439976"/>
          <w:cantSplit/>
        </w:trPr>
        <w:tc>
          <w:tcPr>
            <w:tcW w:w="700" w:type="dxa"/>
            <w:gridSpan w:val="2"/>
          </w:tcPr>
          <w:p w14:paraId="7EA030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14:paraId="626FA7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707BF57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14:paraId="0AAE1B0E" w14:textId="77777777" w:rsidTr="000562D5">
        <w:trPr>
          <w:divId w:val="2116439976"/>
          <w:cantSplit/>
        </w:trPr>
        <w:tc>
          <w:tcPr>
            <w:tcW w:w="700" w:type="dxa"/>
            <w:gridSpan w:val="2"/>
          </w:tcPr>
          <w:p w14:paraId="420233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14:paraId="6985D09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D9FE8A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pay all moneys due to the HDB (including resale levy and upgrading levy, if applicable, but excluding 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w:t>
            </w:r>
          </w:p>
        </w:tc>
      </w:tr>
      <w:tr w:rsidR="005A22FC" w14:paraId="5401EC45" w14:textId="77777777" w:rsidTr="000562D5">
        <w:trPr>
          <w:divId w:val="2116439976"/>
          <w:cantSplit/>
        </w:trPr>
        <w:tc>
          <w:tcPr>
            <w:tcW w:w="700" w:type="dxa"/>
            <w:gridSpan w:val="2"/>
          </w:tcPr>
          <w:p w14:paraId="545092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14:paraId="320845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24CB68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F679A2F" w14:textId="77777777" w:rsidTr="000562D5">
        <w:trPr>
          <w:divId w:val="2116439976"/>
          <w:cantSplit/>
        </w:trPr>
        <w:tc>
          <w:tcPr>
            <w:tcW w:w="700" w:type="dxa"/>
            <w:gridSpan w:val="2"/>
          </w:tcPr>
          <w:p w14:paraId="68D1ED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14:paraId="589167E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D4C9E7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49A40B3D" w14:textId="77777777" w:rsidTr="000562D5">
        <w:trPr>
          <w:divId w:val="2116439976"/>
          <w:cantSplit/>
        </w:trPr>
        <w:tc>
          <w:tcPr>
            <w:tcW w:w="700" w:type="dxa"/>
            <w:gridSpan w:val="2"/>
          </w:tcPr>
          <w:p w14:paraId="2492F9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14:paraId="3573055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189FE8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5B86B9B1" w14:textId="77777777" w:rsidTr="000562D5">
        <w:trPr>
          <w:divId w:val="2116439976"/>
          <w:cantSplit/>
        </w:trPr>
        <w:tc>
          <w:tcPr>
            <w:tcW w:w="9639" w:type="dxa"/>
            <w:gridSpan w:val="13"/>
          </w:tcPr>
          <w:p w14:paraId="355010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14:paraId="0A11D327" w14:textId="77777777" w:rsidTr="000562D5">
        <w:trPr>
          <w:divId w:val="2116439976"/>
          <w:cantSplit/>
        </w:trPr>
        <w:tc>
          <w:tcPr>
            <w:tcW w:w="700" w:type="dxa"/>
            <w:gridSpan w:val="2"/>
          </w:tcPr>
          <w:p w14:paraId="5A8EAB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14:paraId="2E69104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FA362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14:paraId="6BBEB866" w14:textId="77777777" w:rsidTr="000562D5">
        <w:trPr>
          <w:divId w:val="2116439976"/>
          <w:cantSplit/>
        </w:trPr>
        <w:tc>
          <w:tcPr>
            <w:tcW w:w="700" w:type="dxa"/>
            <w:gridSpan w:val="2"/>
          </w:tcPr>
          <w:p w14:paraId="68D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14:paraId="2D302D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14:paraId="2C59C7D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14:paraId="0B558AE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43FA9F" w14:textId="77777777" w:rsidTr="000562D5">
        <w:trPr>
          <w:divId w:val="2116439976"/>
          <w:cantSplit/>
        </w:trPr>
        <w:tc>
          <w:tcPr>
            <w:tcW w:w="700" w:type="dxa"/>
            <w:gridSpan w:val="2"/>
          </w:tcPr>
          <w:p w14:paraId="0EB524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14:paraId="563CAD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14:paraId="70DACF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154B63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02ACB23" w14:textId="77777777" w:rsidTr="000562D5">
        <w:trPr>
          <w:divId w:val="2116439976"/>
          <w:cantSplit/>
        </w:trPr>
        <w:tc>
          <w:tcPr>
            <w:tcW w:w="700" w:type="dxa"/>
            <w:gridSpan w:val="2"/>
          </w:tcPr>
          <w:p w14:paraId="32F262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14:paraId="17BD9A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FE35B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14:paraId="309ADA47" w14:textId="77777777" w:rsidTr="000562D5">
        <w:trPr>
          <w:divId w:val="2116439976"/>
          <w:cantSplit/>
        </w:trPr>
        <w:tc>
          <w:tcPr>
            <w:tcW w:w="700" w:type="dxa"/>
            <w:gridSpan w:val="2"/>
          </w:tcPr>
          <w:p w14:paraId="74BFDD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14:paraId="7FA609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14:paraId="1FD222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5B85A1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2110499" w14:textId="77777777" w:rsidTr="000562D5">
        <w:trPr>
          <w:divId w:val="2116439976"/>
          <w:cantSplit/>
        </w:trPr>
        <w:tc>
          <w:tcPr>
            <w:tcW w:w="700" w:type="dxa"/>
            <w:gridSpan w:val="2"/>
          </w:tcPr>
          <w:p w14:paraId="3FB4B0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14:paraId="11F669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14:paraId="352E7F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53CEDD6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CB51D9" w14:textId="77777777" w:rsidTr="000562D5">
        <w:trPr>
          <w:divId w:val="2116439976"/>
          <w:cantSplit/>
        </w:trPr>
        <w:tc>
          <w:tcPr>
            <w:tcW w:w="9639" w:type="dxa"/>
            <w:gridSpan w:val="13"/>
          </w:tcPr>
          <w:p w14:paraId="21EA3A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58425C64" w14:textId="77777777" w:rsidTr="000562D5">
        <w:trPr>
          <w:divId w:val="2116439976"/>
          <w:cantSplit/>
        </w:trPr>
        <w:tc>
          <w:tcPr>
            <w:tcW w:w="700" w:type="dxa"/>
            <w:gridSpan w:val="2"/>
          </w:tcPr>
          <w:p w14:paraId="600FBC4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14:paraId="56B811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E8AA7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64D4CD7B" w14:textId="77777777" w:rsidTr="000562D5">
        <w:trPr>
          <w:divId w:val="2116439976"/>
          <w:cantSplit/>
        </w:trPr>
        <w:tc>
          <w:tcPr>
            <w:tcW w:w="700" w:type="dxa"/>
            <w:gridSpan w:val="2"/>
          </w:tcPr>
          <w:p w14:paraId="04DF53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14:paraId="06951F4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21DE36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558A6D1B" w14:textId="77777777" w:rsidTr="000562D5">
        <w:trPr>
          <w:divId w:val="2116439976"/>
          <w:cantSplit/>
        </w:trPr>
        <w:tc>
          <w:tcPr>
            <w:tcW w:w="9639" w:type="dxa"/>
            <w:gridSpan w:val="13"/>
          </w:tcPr>
          <w:p w14:paraId="52DBC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 will be borne by:</w:t>
            </w:r>
          </w:p>
        </w:tc>
      </w:tr>
      <w:tr w:rsidR="005A22FC" w14:paraId="5514E8E6" w14:textId="77777777" w:rsidTr="000562D5">
        <w:trPr>
          <w:divId w:val="2116439976"/>
          <w:cantSplit/>
        </w:trPr>
        <w:tc>
          <w:tcPr>
            <w:tcW w:w="700" w:type="dxa"/>
            <w:gridSpan w:val="2"/>
          </w:tcPr>
          <w:p w14:paraId="3A8892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14:paraId="2460961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14:paraId="286AEA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28B579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48C004A" w14:textId="77777777" w:rsidTr="000562D5">
        <w:trPr>
          <w:divId w:val="2116439976"/>
          <w:cantSplit/>
        </w:trPr>
        <w:tc>
          <w:tcPr>
            <w:tcW w:w="700" w:type="dxa"/>
            <w:gridSpan w:val="2"/>
          </w:tcPr>
          <w:p w14:paraId="1E37962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14:paraId="5588EE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14:paraId="0142C4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7987A9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E9A788D" w14:textId="77777777" w:rsidTr="000562D5">
        <w:trPr>
          <w:divId w:val="2116439976"/>
          <w:cantSplit/>
        </w:trPr>
        <w:tc>
          <w:tcPr>
            <w:tcW w:w="9639" w:type="dxa"/>
            <w:gridSpan w:val="13"/>
          </w:tcPr>
          <w:p w14:paraId="69F3F2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14:paraId="5BCE5D17" w14:textId="77777777" w:rsidTr="000562D5">
        <w:trPr>
          <w:divId w:val="2116439976"/>
          <w:cantSplit/>
        </w:trPr>
        <w:tc>
          <w:tcPr>
            <w:tcW w:w="700" w:type="dxa"/>
            <w:gridSpan w:val="2"/>
          </w:tcPr>
          <w:p w14:paraId="170F952A"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14:paraId="4BDA1ADD"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14:paraId="09456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46E860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9C500CD" w14:textId="77777777" w:rsidTr="000562D5">
        <w:trPr>
          <w:divId w:val="2116439976"/>
          <w:cantSplit/>
        </w:trPr>
        <w:tc>
          <w:tcPr>
            <w:tcW w:w="700" w:type="dxa"/>
            <w:gridSpan w:val="2"/>
          </w:tcPr>
          <w:p w14:paraId="16D62C3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14:paraId="316A6922"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14:paraId="5A5017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4DA4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278940A" w14:textId="77777777" w:rsidTr="000562D5">
        <w:trPr>
          <w:divId w:val="2116439976"/>
          <w:cantSplit/>
        </w:trPr>
        <w:tc>
          <w:tcPr>
            <w:tcW w:w="700" w:type="dxa"/>
            <w:gridSpan w:val="2"/>
          </w:tcPr>
          <w:p w14:paraId="25BC889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14:paraId="4CD0298C"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14:paraId="68D6B7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14:paraId="1059DC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14:paraId="5524BDFA" w14:textId="77777777" w:rsidTr="000562D5">
        <w:trPr>
          <w:divId w:val="2116439976"/>
          <w:cantSplit/>
        </w:trPr>
        <w:tc>
          <w:tcPr>
            <w:tcW w:w="9639" w:type="dxa"/>
            <w:gridSpan w:val="13"/>
          </w:tcPr>
          <w:p w14:paraId="46D42F3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73B99704" w14:textId="77777777" w:rsidTr="000562D5">
        <w:trPr>
          <w:divId w:val="2116439976"/>
          <w:cantSplit/>
        </w:trPr>
        <w:tc>
          <w:tcPr>
            <w:tcW w:w="9639" w:type="dxa"/>
            <w:gridSpan w:val="13"/>
          </w:tcPr>
          <w:p w14:paraId="7D990DF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14:paraId="2B04C034" w14:textId="77777777" w:rsidTr="000562D5">
        <w:trPr>
          <w:divId w:val="2116439976"/>
          <w:cantSplit/>
        </w:trPr>
        <w:tc>
          <w:tcPr>
            <w:tcW w:w="700" w:type="dxa"/>
            <w:gridSpan w:val="2"/>
          </w:tcPr>
          <w:p w14:paraId="31E3700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14:paraId="7D4CEAC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D867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2BE455FB" w14:textId="77777777" w:rsidTr="000562D5">
        <w:trPr>
          <w:divId w:val="2116439976"/>
          <w:cantSplit/>
        </w:trPr>
        <w:tc>
          <w:tcPr>
            <w:tcW w:w="700" w:type="dxa"/>
            <w:gridSpan w:val="2"/>
          </w:tcPr>
          <w:p w14:paraId="704E4B2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14:paraId="06A6F7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E79A6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5E7ED1B0" w14:textId="77777777" w:rsidTr="000562D5">
        <w:trPr>
          <w:divId w:val="2116439976"/>
          <w:cantSplit/>
        </w:trPr>
        <w:tc>
          <w:tcPr>
            <w:tcW w:w="700" w:type="dxa"/>
            <w:gridSpan w:val="2"/>
          </w:tcPr>
          <w:p w14:paraId="71C351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14:paraId="6D17BB3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276B1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3A2A2BD9" w14:textId="77777777" w:rsidTr="000562D5">
        <w:trPr>
          <w:divId w:val="2116439976"/>
          <w:cantSplit/>
        </w:trPr>
        <w:tc>
          <w:tcPr>
            <w:tcW w:w="700" w:type="dxa"/>
            <w:gridSpan w:val="2"/>
          </w:tcPr>
          <w:p w14:paraId="423F40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14:paraId="0FA4E5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3F5722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46D808EB" w14:textId="77777777" w:rsidTr="000562D5">
        <w:trPr>
          <w:divId w:val="2116439976"/>
          <w:cantSplit/>
        </w:trPr>
        <w:tc>
          <w:tcPr>
            <w:tcW w:w="700" w:type="dxa"/>
            <w:gridSpan w:val="2"/>
          </w:tcPr>
          <w:p w14:paraId="7EE0F5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14:paraId="172BAF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14:paraId="0202F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14:paraId="7798FB8B" w14:textId="77777777" w:rsidTr="000562D5">
        <w:trPr>
          <w:divId w:val="2116439976"/>
          <w:cantSplit/>
        </w:trPr>
        <w:tc>
          <w:tcPr>
            <w:tcW w:w="3455" w:type="dxa"/>
            <w:gridSpan w:val="8"/>
          </w:tcPr>
          <w:p w14:paraId="68DAF5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14:paraId="3301FC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14:paraId="6E2E0C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14:paraId="14145259" w14:textId="77777777" w:rsidTr="000562D5">
        <w:trPr>
          <w:divId w:val="2116439976"/>
          <w:cantSplit/>
        </w:trPr>
        <w:tc>
          <w:tcPr>
            <w:tcW w:w="3455" w:type="dxa"/>
            <w:gridSpan w:val="8"/>
          </w:tcPr>
          <w:p w14:paraId="42F6EC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14:paraId="15EBE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14:paraId="1573B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6F4F1F9E" w14:textId="77777777" w:rsidTr="000562D5">
        <w:trPr>
          <w:divId w:val="2116439976"/>
          <w:cantSplit/>
        </w:trPr>
        <w:tc>
          <w:tcPr>
            <w:tcW w:w="3455" w:type="dxa"/>
            <w:gridSpan w:val="8"/>
          </w:tcPr>
          <w:p w14:paraId="6AA7E8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14:paraId="469D3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14:paraId="18B4E8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838805A" w14:textId="77777777" w:rsidTr="000562D5">
        <w:trPr>
          <w:divId w:val="2116439976"/>
          <w:cantSplit/>
        </w:trPr>
        <w:tc>
          <w:tcPr>
            <w:tcW w:w="9639" w:type="dxa"/>
            <w:gridSpan w:val="13"/>
          </w:tcPr>
          <w:p w14:paraId="497CEA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AA0D2DE"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6C63DC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3CDEC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03C1A5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CCB5A7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5A5F6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0B84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D5F46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50E4C9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09C2A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209B49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62EFC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396ACF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675841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59982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2F380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38479C5"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14:paraId="4BE180B8" w14:textId="77777777" w:rsidTr="000562D5">
        <w:trPr>
          <w:divId w:val="2116439976"/>
          <w:cantSplit/>
        </w:trPr>
        <w:tc>
          <w:tcPr>
            <w:tcW w:w="7060" w:type="dxa"/>
            <w:gridSpan w:val="10"/>
          </w:tcPr>
          <w:p w14:paraId="7C405A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14:paraId="08D90256" w14:textId="77777777" w:rsidTr="000562D5">
        <w:trPr>
          <w:divId w:val="2116439976"/>
          <w:cantSplit/>
        </w:trPr>
        <w:tc>
          <w:tcPr>
            <w:tcW w:w="7060" w:type="dxa"/>
            <w:gridSpan w:val="10"/>
          </w:tcPr>
          <w:p w14:paraId="2513EF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5FBE8576" w14:textId="77777777" w:rsidTr="000562D5">
        <w:trPr>
          <w:divId w:val="2116439976"/>
          <w:cantSplit/>
        </w:trPr>
        <w:tc>
          <w:tcPr>
            <w:tcW w:w="480" w:type="dxa"/>
          </w:tcPr>
          <w:p w14:paraId="083B4D2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14:paraId="660A7A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3B12E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15C62832" w14:textId="77777777" w:rsidTr="000562D5">
        <w:trPr>
          <w:divId w:val="2116439976"/>
          <w:cantSplit/>
        </w:trPr>
        <w:tc>
          <w:tcPr>
            <w:tcW w:w="480" w:type="dxa"/>
          </w:tcPr>
          <w:p w14:paraId="2B12DB3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14:paraId="0D7043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26E762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14:paraId="4B522EFE" w14:textId="77777777" w:rsidTr="000562D5">
        <w:trPr>
          <w:divId w:val="2116439976"/>
          <w:cantSplit/>
        </w:trPr>
        <w:tc>
          <w:tcPr>
            <w:tcW w:w="480" w:type="dxa"/>
          </w:tcPr>
          <w:p w14:paraId="6E00B1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14:paraId="2BB3A7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14:paraId="26355E2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686A267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92A229" w14:textId="77777777" w:rsidTr="000562D5">
        <w:trPr>
          <w:divId w:val="2116439976"/>
          <w:cantSplit/>
        </w:trPr>
        <w:tc>
          <w:tcPr>
            <w:tcW w:w="480" w:type="dxa"/>
          </w:tcPr>
          <w:p w14:paraId="2AE1B3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14:paraId="2FC207F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14:paraId="41B749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2F9209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7E88A05B" w14:textId="77777777" w:rsidTr="000562D5">
        <w:trPr>
          <w:divId w:val="2116439976"/>
          <w:cantSplit/>
        </w:trPr>
        <w:tc>
          <w:tcPr>
            <w:tcW w:w="480" w:type="dxa"/>
          </w:tcPr>
          <w:p w14:paraId="6463BE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14:paraId="617F240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14:paraId="65954368"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14:paraId="2A47CF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1FE064D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 less the following:</w:t>
            </w:r>
          </w:p>
        </w:tc>
      </w:tr>
      <w:tr w:rsidR="005A22FC" w14:paraId="74993CF0" w14:textId="77777777" w:rsidTr="000562D5">
        <w:trPr>
          <w:divId w:val="2116439976"/>
          <w:cantSplit/>
        </w:trPr>
        <w:tc>
          <w:tcPr>
            <w:tcW w:w="480" w:type="dxa"/>
          </w:tcPr>
          <w:p w14:paraId="5A7CBB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14:paraId="7E368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14:paraId="0BE40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14:paraId="4540D9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14:paraId="63D62D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AAE1CF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286CC672" w14:textId="77777777" w:rsidTr="000562D5">
        <w:trPr>
          <w:divId w:val="2116439976"/>
          <w:cantSplit/>
        </w:trPr>
        <w:tc>
          <w:tcPr>
            <w:tcW w:w="480" w:type="dxa"/>
          </w:tcPr>
          <w:p w14:paraId="35C3B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14:paraId="30993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14:paraId="00E6C1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14:paraId="2F9CBA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14:paraId="2A9A97E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07C19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76AA3E53" w14:textId="77777777" w:rsidTr="000562D5">
        <w:trPr>
          <w:divId w:val="2116439976"/>
          <w:cantSplit/>
        </w:trPr>
        <w:tc>
          <w:tcPr>
            <w:tcW w:w="480" w:type="dxa"/>
          </w:tcPr>
          <w:p w14:paraId="7005BD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14:paraId="274D1E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14:paraId="549E52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14:paraId="58E008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14:paraId="25B48A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A20C82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3A92A612" w14:textId="77777777" w:rsidTr="000562D5">
        <w:trPr>
          <w:divId w:val="2116439976"/>
          <w:cantSplit/>
        </w:trPr>
        <w:tc>
          <w:tcPr>
            <w:tcW w:w="480" w:type="dxa"/>
          </w:tcPr>
          <w:p w14:paraId="7C25FA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14:paraId="57F5AC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14:paraId="06E36E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14:paraId="5E015D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14:paraId="7560AE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924F9D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5E295E96" w14:textId="77777777" w:rsidTr="000562D5">
        <w:trPr>
          <w:divId w:val="2116439976"/>
          <w:cantSplit/>
        </w:trPr>
        <w:tc>
          <w:tcPr>
            <w:tcW w:w="480" w:type="dxa"/>
          </w:tcPr>
          <w:p w14:paraId="26F9D4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14:paraId="594737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14:paraId="1C3877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14:paraId="3D46A6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14:paraId="5A651C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740425C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5E7CB222" w14:textId="77777777" w:rsidTr="000562D5">
        <w:trPr>
          <w:divId w:val="2116439976"/>
          <w:cantSplit/>
        </w:trPr>
        <w:tc>
          <w:tcPr>
            <w:tcW w:w="480" w:type="dxa"/>
          </w:tcPr>
          <w:p w14:paraId="741E9B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14:paraId="554FA6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14:paraId="6BB7A9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14:paraId="7FF921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14:paraId="13941A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3C318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450D9EE6" w14:textId="77777777" w:rsidTr="000562D5">
        <w:trPr>
          <w:divId w:val="2116439976"/>
          <w:cantSplit/>
        </w:trPr>
        <w:tc>
          <w:tcPr>
            <w:tcW w:w="480" w:type="dxa"/>
          </w:tcPr>
          <w:p w14:paraId="70CA9F0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14:paraId="284410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14:paraId="563C14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14:paraId="59DF78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14:paraId="6D1581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D1E7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26F2279" w14:textId="77777777" w:rsidTr="000562D5">
        <w:trPr>
          <w:divId w:val="2116439976"/>
          <w:cantSplit/>
        </w:trPr>
        <w:tc>
          <w:tcPr>
            <w:tcW w:w="480" w:type="dxa"/>
          </w:tcPr>
          <w:p w14:paraId="3695C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14:paraId="2B165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14:paraId="128B74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14:paraId="0B036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14:paraId="1C2E62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A935D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4171207B" w14:textId="77777777" w:rsidTr="000562D5">
        <w:trPr>
          <w:divId w:val="2116439976"/>
          <w:cantSplit/>
        </w:trPr>
        <w:tc>
          <w:tcPr>
            <w:tcW w:w="480" w:type="dxa"/>
          </w:tcPr>
          <w:p w14:paraId="3C8A4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14:paraId="206F37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14:paraId="65A85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14:paraId="076B7B9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6E8E7177" w14:textId="77777777" w:rsidTr="000562D5">
        <w:trPr>
          <w:divId w:val="2116439976"/>
          <w:cantSplit/>
        </w:trPr>
        <w:tc>
          <w:tcPr>
            <w:tcW w:w="480" w:type="dxa"/>
          </w:tcPr>
          <w:p w14:paraId="2BF7D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14:paraId="5D6FD3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14:paraId="260193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14:paraId="25767C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14:paraId="4D9821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042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7ACED6D6" w14:textId="77777777" w:rsidTr="000562D5">
        <w:trPr>
          <w:divId w:val="2116439976"/>
          <w:cantSplit/>
        </w:trPr>
        <w:tc>
          <w:tcPr>
            <w:tcW w:w="480" w:type="dxa"/>
          </w:tcPr>
          <w:p w14:paraId="69A3C4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14:paraId="4AAC22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14:paraId="48A597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14:paraId="13A21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14:paraId="4D67CA9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1D4C6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14:paraId="71A8AD4C" w14:textId="77777777" w:rsidTr="000562D5">
        <w:trPr>
          <w:divId w:val="2116439976"/>
          <w:cantSplit/>
        </w:trPr>
        <w:tc>
          <w:tcPr>
            <w:tcW w:w="480" w:type="dxa"/>
          </w:tcPr>
          <w:p w14:paraId="6C14C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14:paraId="74831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14:paraId="639AC9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14:paraId="4426B3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14:paraId="1BC9B18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14:paraId="23AB47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7CE4D41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1A80FAB" w14:textId="77777777" w:rsidTr="000562D5">
        <w:trPr>
          <w:divId w:val="2116439976"/>
          <w:cantSplit/>
        </w:trPr>
        <w:tc>
          <w:tcPr>
            <w:tcW w:w="480" w:type="dxa"/>
          </w:tcPr>
          <w:p w14:paraId="6F0D39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14:paraId="69530F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14:paraId="32910D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14:paraId="01C38B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14:paraId="45C34E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14:paraId="709A17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6290A2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40830BE7" w14:textId="77777777" w:rsidTr="000562D5">
        <w:trPr>
          <w:divId w:val="2116439976"/>
          <w:cantSplit/>
        </w:trPr>
        <w:tc>
          <w:tcPr>
            <w:tcW w:w="480" w:type="dxa"/>
          </w:tcPr>
          <w:p w14:paraId="076E0A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14:paraId="23A35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14:paraId="4C5E42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14:paraId="57260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14:paraId="69D969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14:paraId="54BB44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2F3C89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14:paraId="6089525D" w14:textId="77777777" w:rsidTr="000562D5">
        <w:trPr>
          <w:divId w:val="2116439976"/>
          <w:cantSplit/>
        </w:trPr>
        <w:tc>
          <w:tcPr>
            <w:tcW w:w="480" w:type="dxa"/>
          </w:tcPr>
          <w:p w14:paraId="7E6C847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14:paraId="2422CA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5BEB7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14:paraId="1516A928" w14:textId="77777777" w:rsidTr="000562D5">
        <w:trPr>
          <w:divId w:val="2116439976"/>
          <w:cantSplit/>
        </w:trPr>
        <w:tc>
          <w:tcPr>
            <w:tcW w:w="480" w:type="dxa"/>
          </w:tcPr>
          <w:p w14:paraId="0F29AF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14:paraId="4D3E82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22874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14:paraId="1A9C5954" w14:textId="77777777" w:rsidTr="000562D5">
        <w:trPr>
          <w:divId w:val="2116439976"/>
          <w:cantSplit/>
        </w:trPr>
        <w:tc>
          <w:tcPr>
            <w:tcW w:w="7060" w:type="dxa"/>
            <w:gridSpan w:val="10"/>
          </w:tcPr>
          <w:p w14:paraId="216429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0971ED9F" w14:textId="77777777" w:rsidTr="000562D5">
        <w:trPr>
          <w:divId w:val="2116439976"/>
          <w:cantSplit/>
        </w:trPr>
        <w:tc>
          <w:tcPr>
            <w:tcW w:w="480" w:type="dxa"/>
          </w:tcPr>
          <w:p w14:paraId="7B1BAC5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14:paraId="6FAEF0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14:paraId="255D88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10578AB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C54B37A" w14:textId="77777777" w:rsidTr="000562D5">
        <w:trPr>
          <w:divId w:val="2116439976"/>
          <w:cantSplit/>
        </w:trPr>
        <w:tc>
          <w:tcPr>
            <w:tcW w:w="480" w:type="dxa"/>
          </w:tcPr>
          <w:p w14:paraId="72B59D6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14:paraId="3C63DA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14:paraId="5DCBAD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69DC1D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5DB856" w14:textId="77777777" w:rsidTr="000562D5">
        <w:trPr>
          <w:divId w:val="2116439976"/>
          <w:cantSplit/>
        </w:trPr>
        <w:tc>
          <w:tcPr>
            <w:tcW w:w="7060" w:type="dxa"/>
            <w:gridSpan w:val="10"/>
          </w:tcPr>
          <w:p w14:paraId="18762B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2422211D" w14:textId="77777777" w:rsidTr="000562D5">
        <w:trPr>
          <w:divId w:val="2116439976"/>
          <w:cantSplit/>
        </w:trPr>
        <w:tc>
          <w:tcPr>
            <w:tcW w:w="480" w:type="dxa"/>
          </w:tcPr>
          <w:p w14:paraId="0E757A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14:paraId="4BE2E6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14:paraId="5AB0706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3DD4B4A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2F7235" w14:textId="77777777" w:rsidTr="000562D5">
        <w:trPr>
          <w:divId w:val="2116439976"/>
          <w:cantSplit/>
        </w:trPr>
        <w:tc>
          <w:tcPr>
            <w:tcW w:w="480" w:type="dxa"/>
          </w:tcPr>
          <w:p w14:paraId="4C5D17D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14:paraId="2A68B02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14:paraId="0D3ABD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2187C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CD6F81E" w14:textId="77777777" w:rsidTr="000562D5">
        <w:trPr>
          <w:divId w:val="2116439976"/>
          <w:cantSplit/>
        </w:trPr>
        <w:tc>
          <w:tcPr>
            <w:tcW w:w="7060" w:type="dxa"/>
            <w:gridSpan w:val="10"/>
          </w:tcPr>
          <w:p w14:paraId="443D40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70152F02" w14:textId="77777777" w:rsidTr="000562D5">
        <w:trPr>
          <w:divId w:val="2116439976"/>
          <w:cantSplit/>
        </w:trPr>
        <w:tc>
          <w:tcPr>
            <w:tcW w:w="480" w:type="dxa"/>
          </w:tcPr>
          <w:p w14:paraId="5DF996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14:paraId="4B0CB36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14:paraId="414C690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2B6581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DE4E1C8" w14:textId="77777777" w:rsidTr="000562D5">
        <w:trPr>
          <w:divId w:val="2116439976"/>
          <w:cantSplit/>
        </w:trPr>
        <w:tc>
          <w:tcPr>
            <w:tcW w:w="480" w:type="dxa"/>
          </w:tcPr>
          <w:p w14:paraId="77B944A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14:paraId="198BAE4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14:paraId="1EA9E4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76AF4B3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70D8869" w14:textId="77777777" w:rsidTr="000562D5">
        <w:trPr>
          <w:divId w:val="2116439976"/>
          <w:cantSplit/>
        </w:trPr>
        <w:tc>
          <w:tcPr>
            <w:tcW w:w="7060" w:type="dxa"/>
            <w:gridSpan w:val="10"/>
          </w:tcPr>
          <w:p w14:paraId="10B6920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14:paraId="73A8E7F9" w14:textId="77777777" w:rsidTr="000562D5">
        <w:trPr>
          <w:divId w:val="2116439976"/>
          <w:cantSplit/>
        </w:trPr>
        <w:tc>
          <w:tcPr>
            <w:tcW w:w="7060" w:type="dxa"/>
            <w:gridSpan w:val="10"/>
          </w:tcPr>
          <w:p w14:paraId="6D370A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14:paraId="4CACB437" w14:textId="77777777" w:rsidTr="000562D5">
        <w:trPr>
          <w:divId w:val="2116439976"/>
          <w:cantSplit/>
        </w:trPr>
        <w:tc>
          <w:tcPr>
            <w:tcW w:w="7060" w:type="dxa"/>
            <w:gridSpan w:val="10"/>
          </w:tcPr>
          <w:p w14:paraId="31D829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2A62582" w14:textId="77777777" w:rsidTr="000562D5">
        <w:trPr>
          <w:divId w:val="2116439976"/>
          <w:cantSplit/>
        </w:trPr>
        <w:tc>
          <w:tcPr>
            <w:tcW w:w="7060" w:type="dxa"/>
            <w:gridSpan w:val="10"/>
          </w:tcPr>
          <w:p w14:paraId="188A7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14:paraId="547B747E" w14:textId="77777777" w:rsidTr="000562D5">
        <w:trPr>
          <w:divId w:val="2116439976"/>
          <w:cantSplit/>
        </w:trPr>
        <w:tc>
          <w:tcPr>
            <w:tcW w:w="480" w:type="dxa"/>
          </w:tcPr>
          <w:p w14:paraId="0AF9AF5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14:paraId="27C953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18348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1CB504E" w14:textId="77777777" w:rsidTr="000562D5">
        <w:trPr>
          <w:divId w:val="2116439976"/>
          <w:cantSplit/>
        </w:trPr>
        <w:tc>
          <w:tcPr>
            <w:tcW w:w="480" w:type="dxa"/>
          </w:tcPr>
          <w:p w14:paraId="1F30F0D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14:paraId="33947DF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2B12AF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61895499" w14:textId="77777777" w:rsidTr="000562D5">
        <w:trPr>
          <w:divId w:val="2116439976"/>
          <w:cantSplit/>
        </w:trPr>
        <w:tc>
          <w:tcPr>
            <w:tcW w:w="480" w:type="dxa"/>
          </w:tcPr>
          <w:p w14:paraId="2FD487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14:paraId="07686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A7E12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0C648B18" w14:textId="77777777" w:rsidTr="000562D5">
        <w:trPr>
          <w:divId w:val="2116439976"/>
          <w:cantSplit/>
        </w:trPr>
        <w:tc>
          <w:tcPr>
            <w:tcW w:w="480" w:type="dxa"/>
          </w:tcPr>
          <w:p w14:paraId="6C7F53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14:paraId="6BB971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44B0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14:paraId="5204D62D" w14:textId="77777777" w:rsidTr="000562D5">
        <w:trPr>
          <w:divId w:val="2116439976"/>
          <w:cantSplit/>
        </w:trPr>
        <w:tc>
          <w:tcPr>
            <w:tcW w:w="480" w:type="dxa"/>
          </w:tcPr>
          <w:p w14:paraId="0838C05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14:paraId="043741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14:paraId="56DC06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14:paraId="246C54A9" w14:textId="77777777" w:rsidTr="000562D5">
        <w:trPr>
          <w:divId w:val="2116439976"/>
          <w:cantSplit/>
        </w:trPr>
        <w:tc>
          <w:tcPr>
            <w:tcW w:w="2740" w:type="dxa"/>
            <w:gridSpan w:val="7"/>
          </w:tcPr>
          <w:p w14:paraId="1E9954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14:paraId="7B38E4D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14:paraId="50B0A9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14:paraId="75595871" w14:textId="77777777" w:rsidTr="000562D5">
        <w:trPr>
          <w:divId w:val="2116439976"/>
          <w:cantSplit/>
        </w:trPr>
        <w:tc>
          <w:tcPr>
            <w:tcW w:w="2740" w:type="dxa"/>
            <w:gridSpan w:val="7"/>
          </w:tcPr>
          <w:p w14:paraId="6AF896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14:paraId="5DA66B2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14:paraId="5469AE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69CEEC1" w14:textId="77777777" w:rsidTr="000562D5">
        <w:trPr>
          <w:divId w:val="2116439976"/>
          <w:cantSplit/>
        </w:trPr>
        <w:tc>
          <w:tcPr>
            <w:tcW w:w="2740" w:type="dxa"/>
            <w:gridSpan w:val="7"/>
          </w:tcPr>
          <w:p w14:paraId="7FA2DA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14:paraId="25A0109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14:paraId="08A9D6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D65FBEB" w14:textId="77777777" w:rsidTr="000562D5">
        <w:trPr>
          <w:divId w:val="2116439976"/>
          <w:cantSplit/>
        </w:trPr>
        <w:tc>
          <w:tcPr>
            <w:tcW w:w="7060" w:type="dxa"/>
            <w:gridSpan w:val="10"/>
          </w:tcPr>
          <w:p w14:paraId="7D8048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C7E4D4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6652C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482CE3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2F2FE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4ED6F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9A88B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7BC8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BC3A47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B88E73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1AB9C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5562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9F825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58E40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2FD96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1B2F7A4"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14:paraId="02529E9C" w14:textId="77777777" w:rsidTr="00A04357">
        <w:trPr>
          <w:divId w:val="2116439976"/>
          <w:cantSplit/>
          <w:jc w:val="center"/>
        </w:trPr>
        <w:tc>
          <w:tcPr>
            <w:tcW w:w="8222" w:type="dxa"/>
            <w:gridSpan w:val="10"/>
          </w:tcPr>
          <w:p w14:paraId="09D31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14:paraId="0761A1B2" w14:textId="77777777" w:rsidTr="00A04357">
        <w:trPr>
          <w:divId w:val="2116439976"/>
          <w:cantSplit/>
          <w:jc w:val="center"/>
        </w:trPr>
        <w:tc>
          <w:tcPr>
            <w:tcW w:w="8222" w:type="dxa"/>
            <w:gridSpan w:val="10"/>
          </w:tcPr>
          <w:p w14:paraId="369B859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7E761D1E" w14:textId="77777777" w:rsidTr="00A04357">
        <w:trPr>
          <w:divId w:val="2116439976"/>
          <w:cantSplit/>
          <w:jc w:val="center"/>
        </w:trPr>
        <w:tc>
          <w:tcPr>
            <w:tcW w:w="381" w:type="dxa"/>
          </w:tcPr>
          <w:p w14:paraId="4784E2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14:paraId="5004B5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5FBA05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5B218740" w14:textId="77777777" w:rsidTr="00A04357">
        <w:trPr>
          <w:divId w:val="2116439976"/>
          <w:cantSplit/>
          <w:jc w:val="center"/>
        </w:trPr>
        <w:tc>
          <w:tcPr>
            <w:tcW w:w="381" w:type="dxa"/>
          </w:tcPr>
          <w:p w14:paraId="1447F3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14:paraId="2763821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F834C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14:paraId="064D1C4A" w14:textId="77777777" w:rsidTr="00A04357">
        <w:trPr>
          <w:divId w:val="2116439976"/>
          <w:cantSplit/>
          <w:jc w:val="center"/>
        </w:trPr>
        <w:tc>
          <w:tcPr>
            <w:tcW w:w="381" w:type="dxa"/>
          </w:tcPr>
          <w:p w14:paraId="304E8C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14:paraId="5070D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14:paraId="13768BF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5E53C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63802D" w14:textId="77777777" w:rsidTr="00A04357">
        <w:trPr>
          <w:divId w:val="2116439976"/>
          <w:cantSplit/>
          <w:jc w:val="center"/>
        </w:trPr>
        <w:tc>
          <w:tcPr>
            <w:tcW w:w="381" w:type="dxa"/>
          </w:tcPr>
          <w:p w14:paraId="5742F6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14:paraId="3F0338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14:paraId="799462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C91CC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22F140EB" w14:textId="77777777" w:rsidTr="00A04357">
        <w:trPr>
          <w:divId w:val="2116439976"/>
          <w:cantSplit/>
          <w:jc w:val="center"/>
        </w:trPr>
        <w:tc>
          <w:tcPr>
            <w:tcW w:w="381" w:type="dxa"/>
          </w:tcPr>
          <w:p w14:paraId="5438E9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14:paraId="265D2B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14:paraId="5F6B74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14:paraId="387065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4AFE90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___________________ less the following:</w:t>
            </w:r>
          </w:p>
        </w:tc>
      </w:tr>
      <w:tr w:rsidR="005A22FC" w14:paraId="743C7C1B" w14:textId="77777777" w:rsidTr="00A04357">
        <w:trPr>
          <w:divId w:val="2116439976"/>
          <w:cantSplit/>
          <w:jc w:val="center"/>
        </w:trPr>
        <w:tc>
          <w:tcPr>
            <w:tcW w:w="381" w:type="dxa"/>
          </w:tcPr>
          <w:p w14:paraId="1C544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14:paraId="67D0CC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14:paraId="503E72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14:paraId="06CD6E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14:paraId="122779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0F741B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325C5FDC" w14:textId="77777777" w:rsidTr="00A04357">
        <w:trPr>
          <w:divId w:val="2116439976"/>
          <w:cantSplit/>
          <w:jc w:val="center"/>
        </w:trPr>
        <w:tc>
          <w:tcPr>
            <w:tcW w:w="381" w:type="dxa"/>
          </w:tcPr>
          <w:p w14:paraId="4F71FE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14:paraId="634FE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14:paraId="0B8556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14:paraId="1558D1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14:paraId="0B7671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9DDF0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522F80E3" w14:textId="77777777" w:rsidTr="00A04357">
        <w:trPr>
          <w:divId w:val="2116439976"/>
          <w:cantSplit/>
          <w:jc w:val="center"/>
        </w:trPr>
        <w:tc>
          <w:tcPr>
            <w:tcW w:w="381" w:type="dxa"/>
          </w:tcPr>
          <w:p w14:paraId="1CD636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14:paraId="60F54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14:paraId="3C0EF5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14:paraId="24DFA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14:paraId="337615D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4300B5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180574E1" w14:textId="77777777" w:rsidTr="00A04357">
        <w:trPr>
          <w:divId w:val="2116439976"/>
          <w:cantSplit/>
          <w:jc w:val="center"/>
        </w:trPr>
        <w:tc>
          <w:tcPr>
            <w:tcW w:w="381" w:type="dxa"/>
          </w:tcPr>
          <w:p w14:paraId="03706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14:paraId="0A8AF4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14:paraId="0FDBCF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14:paraId="7EC0B1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14:paraId="416008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C2D7C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12E7657F" w14:textId="77777777" w:rsidTr="00A04357">
        <w:trPr>
          <w:divId w:val="2116439976"/>
          <w:cantSplit/>
          <w:jc w:val="center"/>
        </w:trPr>
        <w:tc>
          <w:tcPr>
            <w:tcW w:w="381" w:type="dxa"/>
          </w:tcPr>
          <w:p w14:paraId="2461A1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14:paraId="5077A3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14:paraId="18C2B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14:paraId="0070D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14:paraId="0304F2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6FE72E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07BE60AF" w14:textId="77777777" w:rsidTr="00A04357">
        <w:trPr>
          <w:divId w:val="2116439976"/>
          <w:cantSplit/>
          <w:jc w:val="center"/>
        </w:trPr>
        <w:tc>
          <w:tcPr>
            <w:tcW w:w="381" w:type="dxa"/>
          </w:tcPr>
          <w:p w14:paraId="522D82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14:paraId="36F3EE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14:paraId="472285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14:paraId="125D7D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14:paraId="27B2CD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1871F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7817F219" w14:textId="77777777" w:rsidTr="00A04357">
        <w:trPr>
          <w:divId w:val="2116439976"/>
          <w:cantSplit/>
          <w:jc w:val="center"/>
        </w:trPr>
        <w:tc>
          <w:tcPr>
            <w:tcW w:w="381" w:type="dxa"/>
          </w:tcPr>
          <w:p w14:paraId="2D8FC6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14:paraId="7FCBA8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14:paraId="42FDD0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14:paraId="1E2764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14:paraId="683ADD6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54D789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00AB1C5" w14:textId="77777777" w:rsidTr="00A04357">
        <w:trPr>
          <w:divId w:val="2116439976"/>
          <w:cantSplit/>
          <w:jc w:val="center"/>
        </w:trPr>
        <w:tc>
          <w:tcPr>
            <w:tcW w:w="381" w:type="dxa"/>
          </w:tcPr>
          <w:p w14:paraId="49AFA0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14:paraId="71B0B6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14:paraId="234D4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14:paraId="65B9A4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14:paraId="1DEA5B7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2C2A3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1FB3255B" w14:textId="77777777" w:rsidTr="00A04357">
        <w:trPr>
          <w:divId w:val="2116439976"/>
          <w:cantSplit/>
          <w:jc w:val="center"/>
        </w:trPr>
        <w:tc>
          <w:tcPr>
            <w:tcW w:w="381" w:type="dxa"/>
          </w:tcPr>
          <w:p w14:paraId="7552AB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14:paraId="7F7EE58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14:paraId="423814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14:paraId="7C7496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4527E05D" w14:textId="77777777" w:rsidTr="00A04357">
        <w:trPr>
          <w:divId w:val="2116439976"/>
          <w:cantSplit/>
          <w:jc w:val="center"/>
        </w:trPr>
        <w:tc>
          <w:tcPr>
            <w:tcW w:w="381" w:type="dxa"/>
          </w:tcPr>
          <w:p w14:paraId="36ACCD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14:paraId="1E4A1A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14:paraId="1BEBCC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14:paraId="4002F8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14:paraId="4D0B449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45327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05E3D72D" w14:textId="77777777" w:rsidTr="00A04357">
        <w:trPr>
          <w:divId w:val="2116439976"/>
          <w:cantSplit/>
          <w:jc w:val="center"/>
        </w:trPr>
        <w:tc>
          <w:tcPr>
            <w:tcW w:w="381" w:type="dxa"/>
          </w:tcPr>
          <w:p w14:paraId="25D728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14:paraId="4A4512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14:paraId="56D8CE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14:paraId="567E9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14:paraId="51D3694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67A1E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14:paraId="1B2BCE6A" w14:textId="77777777" w:rsidTr="00A04357">
        <w:trPr>
          <w:divId w:val="2116439976"/>
          <w:cantSplit/>
          <w:jc w:val="center"/>
        </w:trPr>
        <w:tc>
          <w:tcPr>
            <w:tcW w:w="381" w:type="dxa"/>
          </w:tcPr>
          <w:p w14:paraId="10C289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14:paraId="121D12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14:paraId="0052DE9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14:paraId="06316A6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14:paraId="30CB78F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14:paraId="08ED51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34A0E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A011C14" w14:textId="77777777" w:rsidTr="00A04357">
        <w:trPr>
          <w:divId w:val="2116439976"/>
          <w:cantSplit/>
          <w:jc w:val="center"/>
        </w:trPr>
        <w:tc>
          <w:tcPr>
            <w:tcW w:w="381" w:type="dxa"/>
          </w:tcPr>
          <w:p w14:paraId="7A9A83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14:paraId="14BB3B4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14:paraId="6DDE4C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14:paraId="041FAF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14:paraId="4E9CBE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14:paraId="6E4CED3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835FB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2F4E1F7A" w14:textId="77777777" w:rsidTr="00A04357">
        <w:trPr>
          <w:divId w:val="2116439976"/>
          <w:cantSplit/>
          <w:jc w:val="center"/>
        </w:trPr>
        <w:tc>
          <w:tcPr>
            <w:tcW w:w="381" w:type="dxa"/>
          </w:tcPr>
          <w:p w14:paraId="479F17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14:paraId="3D5F6E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14:paraId="11167C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14:paraId="26C06F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14:paraId="3F86D1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14:paraId="322496B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40B65E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14:paraId="58CE3941" w14:textId="77777777" w:rsidTr="00A04357">
        <w:trPr>
          <w:divId w:val="2116439976"/>
          <w:cantSplit/>
          <w:jc w:val="center"/>
        </w:trPr>
        <w:tc>
          <w:tcPr>
            <w:tcW w:w="381" w:type="dxa"/>
          </w:tcPr>
          <w:p w14:paraId="631A461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14:paraId="01FE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AE96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14:paraId="0BF2BBAD" w14:textId="77777777" w:rsidTr="00A04357">
        <w:trPr>
          <w:divId w:val="2116439976"/>
          <w:cantSplit/>
          <w:jc w:val="center"/>
        </w:trPr>
        <w:tc>
          <w:tcPr>
            <w:tcW w:w="381" w:type="dxa"/>
          </w:tcPr>
          <w:p w14:paraId="7A7759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14:paraId="4F9FBA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3DB2B5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14:paraId="4E7F7515" w14:textId="77777777" w:rsidTr="00A04357">
        <w:trPr>
          <w:divId w:val="2116439976"/>
          <w:cantSplit/>
          <w:jc w:val="center"/>
        </w:trPr>
        <w:tc>
          <w:tcPr>
            <w:tcW w:w="8222" w:type="dxa"/>
            <w:gridSpan w:val="10"/>
          </w:tcPr>
          <w:p w14:paraId="7A168F2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6F4A2406" w14:textId="77777777" w:rsidTr="00A04357">
        <w:trPr>
          <w:divId w:val="2116439976"/>
          <w:cantSplit/>
          <w:jc w:val="center"/>
        </w:trPr>
        <w:tc>
          <w:tcPr>
            <w:tcW w:w="381" w:type="dxa"/>
          </w:tcPr>
          <w:p w14:paraId="0ABB88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14:paraId="57673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14:paraId="2F0807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621D13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06FF7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326532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14:paraId="2D568643" w14:textId="77777777" w:rsidTr="00A04357">
        <w:trPr>
          <w:divId w:val="2116439976"/>
          <w:cantSplit/>
          <w:jc w:val="center"/>
        </w:trPr>
        <w:tc>
          <w:tcPr>
            <w:tcW w:w="381" w:type="dxa"/>
          </w:tcPr>
          <w:p w14:paraId="0A54FF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14:paraId="79D12A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14:paraId="68666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3A990C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C8E95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25078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14:paraId="4B33CABA" w14:textId="77777777" w:rsidTr="00A04357">
        <w:trPr>
          <w:divId w:val="2116439976"/>
          <w:cantSplit/>
          <w:jc w:val="center"/>
        </w:trPr>
        <w:tc>
          <w:tcPr>
            <w:tcW w:w="8222" w:type="dxa"/>
            <w:gridSpan w:val="10"/>
          </w:tcPr>
          <w:p w14:paraId="6B698C2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4BE633D6" w14:textId="77777777" w:rsidTr="00A04357">
        <w:trPr>
          <w:divId w:val="2116439976"/>
          <w:cantSplit/>
          <w:jc w:val="center"/>
        </w:trPr>
        <w:tc>
          <w:tcPr>
            <w:tcW w:w="381" w:type="dxa"/>
          </w:tcPr>
          <w:p w14:paraId="1CF531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14:paraId="0587B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14:paraId="425EAE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4559C9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209351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4E9BD9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14:paraId="02D17FD2" w14:textId="77777777" w:rsidTr="00A04357">
        <w:trPr>
          <w:divId w:val="2116439976"/>
          <w:cantSplit/>
          <w:jc w:val="center"/>
        </w:trPr>
        <w:tc>
          <w:tcPr>
            <w:tcW w:w="381" w:type="dxa"/>
          </w:tcPr>
          <w:p w14:paraId="595F78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14:paraId="3EAFE4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14:paraId="7CE9A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2BB48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46E24F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731B8B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14:paraId="2A089031" w14:textId="77777777" w:rsidTr="00A04357">
        <w:trPr>
          <w:divId w:val="2116439976"/>
          <w:cantSplit/>
          <w:jc w:val="center"/>
        </w:trPr>
        <w:tc>
          <w:tcPr>
            <w:tcW w:w="8222" w:type="dxa"/>
            <w:gridSpan w:val="10"/>
          </w:tcPr>
          <w:p w14:paraId="3A2149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639EE58E" w14:textId="77777777" w:rsidTr="00A04357">
        <w:trPr>
          <w:divId w:val="2116439976"/>
          <w:cantSplit/>
          <w:jc w:val="center"/>
        </w:trPr>
        <w:tc>
          <w:tcPr>
            <w:tcW w:w="381" w:type="dxa"/>
          </w:tcPr>
          <w:p w14:paraId="259067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14:paraId="2FE4CF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14:paraId="77EAE2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09032D7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59F334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623699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14:paraId="1E6CAF9A" w14:textId="77777777" w:rsidTr="00A04357">
        <w:trPr>
          <w:divId w:val="2116439976"/>
          <w:cantSplit/>
          <w:jc w:val="center"/>
        </w:trPr>
        <w:tc>
          <w:tcPr>
            <w:tcW w:w="381" w:type="dxa"/>
          </w:tcPr>
          <w:p w14:paraId="61D957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14:paraId="6A0808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14:paraId="512B1BB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7DD23E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05A62F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5387DE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14:paraId="7884EF06" w14:textId="77777777" w:rsidTr="00A04357">
        <w:trPr>
          <w:divId w:val="2116439976"/>
          <w:cantSplit/>
          <w:jc w:val="center"/>
        </w:trPr>
        <w:tc>
          <w:tcPr>
            <w:tcW w:w="8222" w:type="dxa"/>
            <w:gridSpan w:val="10"/>
          </w:tcPr>
          <w:p w14:paraId="4A995CA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3C5C5DF" w14:textId="77777777" w:rsidTr="00A04357">
        <w:trPr>
          <w:divId w:val="2116439976"/>
          <w:cantSplit/>
          <w:jc w:val="center"/>
        </w:trPr>
        <w:tc>
          <w:tcPr>
            <w:tcW w:w="8222" w:type="dxa"/>
            <w:gridSpan w:val="10"/>
          </w:tcPr>
          <w:p w14:paraId="1ED2B0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14:paraId="57663C12" w14:textId="77777777" w:rsidTr="00A04357">
        <w:trPr>
          <w:divId w:val="2116439976"/>
          <w:cantSplit/>
          <w:jc w:val="center"/>
        </w:trPr>
        <w:tc>
          <w:tcPr>
            <w:tcW w:w="8222" w:type="dxa"/>
            <w:gridSpan w:val="10"/>
          </w:tcPr>
          <w:p w14:paraId="2544B1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FE30754" w14:textId="77777777" w:rsidTr="00A04357">
        <w:trPr>
          <w:divId w:val="2116439976"/>
          <w:cantSplit/>
          <w:jc w:val="center"/>
        </w:trPr>
        <w:tc>
          <w:tcPr>
            <w:tcW w:w="8222" w:type="dxa"/>
            <w:gridSpan w:val="10"/>
          </w:tcPr>
          <w:p w14:paraId="081B71A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14:paraId="75201646" w14:textId="77777777" w:rsidTr="00A04357">
        <w:trPr>
          <w:divId w:val="2116439976"/>
          <w:cantSplit/>
          <w:jc w:val="center"/>
        </w:trPr>
        <w:tc>
          <w:tcPr>
            <w:tcW w:w="381" w:type="dxa"/>
          </w:tcPr>
          <w:p w14:paraId="639CF3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14:paraId="172A51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4D9200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1EC4F3FB" w14:textId="77777777" w:rsidTr="00A04357">
        <w:trPr>
          <w:divId w:val="2116439976"/>
          <w:cantSplit/>
          <w:jc w:val="center"/>
        </w:trPr>
        <w:tc>
          <w:tcPr>
            <w:tcW w:w="381" w:type="dxa"/>
          </w:tcPr>
          <w:p w14:paraId="6B036D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14:paraId="7D96FF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D873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E3CF380" w14:textId="77777777" w:rsidTr="00A04357">
        <w:trPr>
          <w:divId w:val="2116439976"/>
          <w:cantSplit/>
          <w:jc w:val="center"/>
        </w:trPr>
        <w:tc>
          <w:tcPr>
            <w:tcW w:w="381" w:type="dxa"/>
          </w:tcPr>
          <w:p w14:paraId="04D0B2D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14:paraId="556A711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6F828B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6426B272" w14:textId="77777777" w:rsidTr="00A04357">
        <w:trPr>
          <w:divId w:val="2116439976"/>
          <w:cantSplit/>
          <w:jc w:val="center"/>
        </w:trPr>
        <w:tc>
          <w:tcPr>
            <w:tcW w:w="381" w:type="dxa"/>
          </w:tcPr>
          <w:p w14:paraId="035681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14:paraId="28BA37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0AEDE9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613B352C" w14:textId="77777777" w:rsidTr="00A04357">
        <w:trPr>
          <w:divId w:val="2116439976"/>
          <w:cantSplit/>
          <w:jc w:val="center"/>
        </w:trPr>
        <w:tc>
          <w:tcPr>
            <w:tcW w:w="381" w:type="dxa"/>
          </w:tcPr>
          <w:p w14:paraId="3B98BD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14:paraId="6DB9C5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14:paraId="0AC922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14:paraId="4C72CCDF" w14:textId="77777777" w:rsidTr="00A04357">
        <w:trPr>
          <w:divId w:val="2116439976"/>
          <w:cantSplit/>
          <w:jc w:val="center"/>
        </w:trPr>
        <w:tc>
          <w:tcPr>
            <w:tcW w:w="3608" w:type="dxa"/>
            <w:gridSpan w:val="6"/>
          </w:tcPr>
          <w:p w14:paraId="3773B6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14:paraId="6D3E33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14:paraId="063F7B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14:paraId="6F7DFC5A" w14:textId="77777777" w:rsidTr="00A04357">
        <w:trPr>
          <w:divId w:val="2116439976"/>
          <w:cantSplit/>
          <w:jc w:val="center"/>
        </w:trPr>
        <w:tc>
          <w:tcPr>
            <w:tcW w:w="3608" w:type="dxa"/>
            <w:gridSpan w:val="6"/>
          </w:tcPr>
          <w:p w14:paraId="6B2A77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572DD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14:paraId="147F37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1490A3E" w14:textId="77777777" w:rsidTr="00A04357">
        <w:trPr>
          <w:divId w:val="2116439976"/>
          <w:cantSplit/>
          <w:jc w:val="center"/>
        </w:trPr>
        <w:tc>
          <w:tcPr>
            <w:tcW w:w="3608" w:type="dxa"/>
            <w:gridSpan w:val="6"/>
          </w:tcPr>
          <w:p w14:paraId="4F470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14:paraId="73A02C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14:paraId="62C9C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224397F" w14:textId="77777777" w:rsidTr="00A04357">
        <w:trPr>
          <w:divId w:val="2116439976"/>
          <w:cantSplit/>
          <w:jc w:val="center"/>
        </w:trPr>
        <w:tc>
          <w:tcPr>
            <w:tcW w:w="8222" w:type="dxa"/>
            <w:gridSpan w:val="10"/>
          </w:tcPr>
          <w:p w14:paraId="1A1A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2BE6FF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ED929D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C28282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B9844D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95D78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E7B28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5C1D64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845A8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36E44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5013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2FB88C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6B9EF7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624672C"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D96CCA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D35784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7535D2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429B7E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81C44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052E48D"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14:paraId="04BB8067" w14:textId="77777777" w:rsidTr="00A04357">
        <w:trPr>
          <w:divId w:val="2116439976"/>
          <w:cantSplit/>
          <w:jc w:val="center"/>
        </w:trPr>
        <w:tc>
          <w:tcPr>
            <w:tcW w:w="8222" w:type="dxa"/>
            <w:gridSpan w:val="5"/>
          </w:tcPr>
          <w:p w14:paraId="3716E7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14:paraId="470852E8" w14:textId="77777777" w:rsidTr="00A04357">
        <w:trPr>
          <w:divId w:val="2116439976"/>
          <w:cantSplit/>
          <w:jc w:val="center"/>
        </w:trPr>
        <w:tc>
          <w:tcPr>
            <w:tcW w:w="8222" w:type="dxa"/>
            <w:gridSpan w:val="5"/>
          </w:tcPr>
          <w:p w14:paraId="2839A8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14:paraId="234371B0" w14:textId="77777777" w:rsidTr="00A04357">
        <w:trPr>
          <w:divId w:val="2116439976"/>
          <w:cantSplit/>
          <w:jc w:val="center"/>
        </w:trPr>
        <w:tc>
          <w:tcPr>
            <w:tcW w:w="8222" w:type="dxa"/>
            <w:gridSpan w:val="5"/>
          </w:tcPr>
          <w:p w14:paraId="25615D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1C00ECF" w14:textId="77777777" w:rsidTr="00A04357">
        <w:trPr>
          <w:divId w:val="2116439976"/>
          <w:cantSplit/>
          <w:jc w:val="center"/>
        </w:trPr>
        <w:tc>
          <w:tcPr>
            <w:tcW w:w="8222" w:type="dxa"/>
            <w:gridSpan w:val="5"/>
          </w:tcPr>
          <w:p w14:paraId="6D6D3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14:paraId="7FFAA74C" w14:textId="77777777" w:rsidTr="00A04357">
        <w:trPr>
          <w:divId w:val="2116439976"/>
          <w:cantSplit/>
          <w:jc w:val="center"/>
        </w:trPr>
        <w:tc>
          <w:tcPr>
            <w:tcW w:w="240" w:type="dxa"/>
          </w:tcPr>
          <w:p w14:paraId="1004CC9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14:paraId="232918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7A8FF6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6A2C04A4" w14:textId="77777777" w:rsidTr="00A04357">
        <w:trPr>
          <w:divId w:val="2116439976"/>
          <w:cantSplit/>
          <w:jc w:val="center"/>
        </w:trPr>
        <w:tc>
          <w:tcPr>
            <w:tcW w:w="240" w:type="dxa"/>
          </w:tcPr>
          <w:p w14:paraId="4DF116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14:paraId="34FD05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69D6A2A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14:paraId="53BB94A0" w14:textId="77777777" w:rsidTr="00A04357">
        <w:trPr>
          <w:divId w:val="2116439976"/>
          <w:cantSplit/>
          <w:jc w:val="center"/>
        </w:trPr>
        <w:tc>
          <w:tcPr>
            <w:tcW w:w="240" w:type="dxa"/>
          </w:tcPr>
          <w:p w14:paraId="35BAE5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14:paraId="5DF3713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5F4ACD8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14:paraId="2454C96B" w14:textId="77777777" w:rsidTr="00A04357">
        <w:trPr>
          <w:divId w:val="2116439976"/>
          <w:cantSplit/>
          <w:trHeight w:val="480"/>
          <w:jc w:val="center"/>
        </w:trPr>
        <w:tc>
          <w:tcPr>
            <w:tcW w:w="240" w:type="dxa"/>
          </w:tcPr>
          <w:p w14:paraId="5E419D2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14:paraId="163607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31C9C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8F0795D" w14:textId="77777777" w:rsidTr="00A04357">
        <w:trPr>
          <w:divId w:val="2116439976"/>
          <w:cantSplit/>
          <w:jc w:val="center"/>
        </w:trPr>
        <w:tc>
          <w:tcPr>
            <w:tcW w:w="2620" w:type="dxa"/>
            <w:gridSpan w:val="3"/>
          </w:tcPr>
          <w:p w14:paraId="63BFCC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14:paraId="5021113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14:paraId="1F9E5A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14:paraId="7F33D9F0" w14:textId="77777777" w:rsidTr="00A04357">
        <w:trPr>
          <w:divId w:val="2116439976"/>
          <w:cantSplit/>
          <w:jc w:val="center"/>
        </w:trPr>
        <w:tc>
          <w:tcPr>
            <w:tcW w:w="2620" w:type="dxa"/>
            <w:gridSpan w:val="3"/>
          </w:tcPr>
          <w:p w14:paraId="5C6CAE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14:paraId="507B4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14:paraId="25491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FC3C0C3" w14:textId="77777777" w:rsidTr="00A04357">
        <w:trPr>
          <w:divId w:val="2116439976"/>
          <w:cantSplit/>
          <w:jc w:val="center"/>
        </w:trPr>
        <w:tc>
          <w:tcPr>
            <w:tcW w:w="2620" w:type="dxa"/>
            <w:gridSpan w:val="3"/>
          </w:tcPr>
          <w:p w14:paraId="033CCC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14:paraId="4E7CC9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14:paraId="24594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98DDCEC" w14:textId="77777777" w:rsidTr="00A04357">
        <w:trPr>
          <w:divId w:val="2116439976"/>
          <w:cantSplit/>
          <w:trHeight w:val="400"/>
          <w:jc w:val="center"/>
        </w:trPr>
        <w:tc>
          <w:tcPr>
            <w:tcW w:w="8222" w:type="dxa"/>
            <w:gridSpan w:val="5"/>
          </w:tcPr>
          <w:p w14:paraId="63C6B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612C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4F1C0D0"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97ED164"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133BD6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68F5C44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76AF2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F2963B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1E2944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C5F683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32E12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98B4D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25E4C2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9B9E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B2602E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C49DF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903FFA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97404A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2E484F0"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43CCE39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14:paraId="22860DA2" w14:textId="77777777" w:rsidTr="00401B50">
        <w:trPr>
          <w:divId w:val="2116439976"/>
          <w:cantSplit/>
          <w:trHeight w:val="133"/>
          <w:jc w:val="center"/>
        </w:trPr>
        <w:tc>
          <w:tcPr>
            <w:tcW w:w="7175" w:type="dxa"/>
          </w:tcPr>
          <w:p w14:paraId="26443A8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14:paraId="3DCA892B" w14:textId="77777777" w:rsidTr="00401B50">
        <w:trPr>
          <w:divId w:val="2116439976"/>
          <w:cantSplit/>
          <w:trHeight w:val="133"/>
          <w:jc w:val="center"/>
        </w:trPr>
        <w:tc>
          <w:tcPr>
            <w:tcW w:w="7175" w:type="dxa"/>
          </w:tcPr>
          <w:p w14:paraId="0BC5C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14:paraId="0D0377DC" w14:textId="77777777" w:rsidTr="00401B50">
        <w:trPr>
          <w:divId w:val="2116439976"/>
          <w:cantSplit/>
          <w:trHeight w:val="133"/>
          <w:jc w:val="center"/>
        </w:trPr>
        <w:tc>
          <w:tcPr>
            <w:tcW w:w="7175" w:type="dxa"/>
          </w:tcPr>
          <w:p w14:paraId="1DFCF9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9D8043" w14:textId="77777777" w:rsidTr="00401B50">
        <w:trPr>
          <w:divId w:val="2116439976"/>
          <w:cantSplit/>
          <w:trHeight w:val="133"/>
          <w:jc w:val="center"/>
        </w:trPr>
        <w:tc>
          <w:tcPr>
            <w:tcW w:w="7175" w:type="dxa"/>
          </w:tcPr>
          <w:p w14:paraId="5919D8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57F66B1" w14:textId="77777777" w:rsidTr="00401B50">
        <w:trPr>
          <w:divId w:val="2116439976"/>
          <w:cantSplit/>
          <w:trHeight w:val="133"/>
          <w:jc w:val="center"/>
        </w:trPr>
        <w:tc>
          <w:tcPr>
            <w:tcW w:w="7175" w:type="dxa"/>
          </w:tcPr>
          <w:p w14:paraId="684E7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299876" w14:textId="77777777" w:rsidTr="00401B50">
        <w:trPr>
          <w:divId w:val="2116439976"/>
          <w:cantSplit/>
          <w:trHeight w:val="133"/>
          <w:jc w:val="center"/>
        </w:trPr>
        <w:tc>
          <w:tcPr>
            <w:tcW w:w="7175" w:type="dxa"/>
          </w:tcPr>
          <w:p w14:paraId="23935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3049DC4" w14:textId="77777777" w:rsidTr="00401B50">
        <w:trPr>
          <w:divId w:val="2116439976"/>
          <w:cantSplit/>
          <w:trHeight w:val="133"/>
          <w:jc w:val="center"/>
        </w:trPr>
        <w:tc>
          <w:tcPr>
            <w:tcW w:w="7175" w:type="dxa"/>
          </w:tcPr>
          <w:p w14:paraId="64CACC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B2F05F4" w14:textId="77777777" w:rsidTr="00401B50">
        <w:trPr>
          <w:divId w:val="2116439976"/>
          <w:cantSplit/>
          <w:trHeight w:val="133"/>
          <w:jc w:val="center"/>
        </w:trPr>
        <w:tc>
          <w:tcPr>
            <w:tcW w:w="7175" w:type="dxa"/>
          </w:tcPr>
          <w:p w14:paraId="73255B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53026C" w14:textId="77777777" w:rsidTr="00401B50">
        <w:trPr>
          <w:divId w:val="2116439976"/>
          <w:cantSplit/>
          <w:trHeight w:val="133"/>
          <w:jc w:val="center"/>
        </w:trPr>
        <w:tc>
          <w:tcPr>
            <w:tcW w:w="7175" w:type="dxa"/>
          </w:tcPr>
          <w:p w14:paraId="560455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14:paraId="071EED9C" w14:textId="77777777" w:rsidTr="00401B50">
        <w:trPr>
          <w:divId w:val="2116439976"/>
          <w:cantSplit/>
          <w:trHeight w:val="133"/>
          <w:jc w:val="center"/>
        </w:trPr>
        <w:tc>
          <w:tcPr>
            <w:tcW w:w="7175" w:type="dxa"/>
          </w:tcPr>
          <w:p w14:paraId="2E90E1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11BFF878" w14:textId="77777777" w:rsidTr="00401B50">
        <w:trPr>
          <w:divId w:val="2116439976"/>
          <w:cantSplit/>
          <w:trHeight w:val="133"/>
          <w:jc w:val="center"/>
        </w:trPr>
        <w:tc>
          <w:tcPr>
            <w:tcW w:w="7175" w:type="dxa"/>
          </w:tcPr>
          <w:p w14:paraId="488E2F7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8C983A1" w14:textId="77777777" w:rsidTr="00401B50">
        <w:trPr>
          <w:divId w:val="2116439976"/>
          <w:cantSplit/>
          <w:trHeight w:val="133"/>
          <w:jc w:val="center"/>
        </w:trPr>
        <w:tc>
          <w:tcPr>
            <w:tcW w:w="7175" w:type="dxa"/>
          </w:tcPr>
          <w:p w14:paraId="0CABE05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0C59C34A" w14:textId="77777777" w:rsidTr="00401B50">
        <w:trPr>
          <w:divId w:val="2116439976"/>
          <w:cantSplit/>
          <w:trHeight w:val="133"/>
          <w:jc w:val="center"/>
        </w:trPr>
        <w:tc>
          <w:tcPr>
            <w:tcW w:w="7175" w:type="dxa"/>
          </w:tcPr>
          <w:p w14:paraId="25CB89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6D6E8C23" w14:textId="77777777" w:rsidTr="00401B50">
        <w:trPr>
          <w:divId w:val="2116439976"/>
          <w:cantSplit/>
          <w:trHeight w:val="133"/>
          <w:jc w:val="center"/>
        </w:trPr>
        <w:tc>
          <w:tcPr>
            <w:tcW w:w="7175" w:type="dxa"/>
          </w:tcPr>
          <w:p w14:paraId="6AA595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2118B31F" w14:textId="77777777" w:rsidTr="00401B50">
        <w:trPr>
          <w:divId w:val="2116439976"/>
          <w:cantSplit/>
          <w:trHeight w:val="133"/>
          <w:jc w:val="center"/>
        </w:trPr>
        <w:tc>
          <w:tcPr>
            <w:tcW w:w="7175" w:type="dxa"/>
          </w:tcPr>
          <w:p w14:paraId="45030D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4A5C3876" w14:textId="77777777" w:rsidTr="00401B50">
        <w:trPr>
          <w:divId w:val="2116439976"/>
          <w:cantSplit/>
          <w:trHeight w:val="133"/>
          <w:jc w:val="center"/>
        </w:trPr>
        <w:tc>
          <w:tcPr>
            <w:tcW w:w="7175" w:type="dxa"/>
          </w:tcPr>
          <w:p w14:paraId="4B9C68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3B15C99C" w14:textId="77777777" w:rsidTr="00401B50">
        <w:trPr>
          <w:divId w:val="2116439976"/>
          <w:cantSplit/>
          <w:trHeight w:val="133"/>
          <w:jc w:val="center"/>
        </w:trPr>
        <w:tc>
          <w:tcPr>
            <w:tcW w:w="7175" w:type="dxa"/>
          </w:tcPr>
          <w:p w14:paraId="4EEED2B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r w:rsidRPr="006F2CA2">
              <w:rPr>
                <w:rFonts w:ascii="Times New Roman" w:hAnsi="Times New Roman" w:cs="Times New Roman"/>
                <w:i/>
                <w:sz w:val="22"/>
                <w:szCs w:val="20"/>
                <w:lang w:val="en-GB" w:eastAsia="en-US"/>
              </w:rPr>
              <w:t>i.e. whether 3-room, 4-room, 5-room, Executive, etc.</w:t>
            </w:r>
            <w:r w:rsidRPr="006F2CA2">
              <w:rPr>
                <w:rFonts w:ascii="Times New Roman" w:hAnsi="Times New Roman" w:cs="Times New Roman"/>
                <w:sz w:val="22"/>
                <w:szCs w:val="20"/>
                <w:lang w:val="en-GB" w:eastAsia="en-US"/>
              </w:rPr>
              <w:t>]:</w:t>
            </w:r>
          </w:p>
        </w:tc>
      </w:tr>
      <w:tr w:rsidR="006F2CA2" w:rsidRPr="006F2CA2" w14:paraId="48D57138" w14:textId="77777777" w:rsidTr="00401B50">
        <w:trPr>
          <w:divId w:val="2116439976"/>
          <w:cantSplit/>
          <w:trHeight w:val="133"/>
          <w:jc w:val="center"/>
        </w:trPr>
        <w:tc>
          <w:tcPr>
            <w:tcW w:w="7175" w:type="dxa"/>
          </w:tcPr>
          <w:p w14:paraId="4DE4426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14:paraId="2ADA0911" w14:textId="77777777" w:rsidTr="00401B50">
        <w:trPr>
          <w:divId w:val="2116439976"/>
          <w:cantSplit/>
          <w:trHeight w:val="133"/>
          <w:jc w:val="center"/>
        </w:trPr>
        <w:tc>
          <w:tcPr>
            <w:tcW w:w="7175" w:type="dxa"/>
          </w:tcPr>
          <w:p w14:paraId="3F6543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14:paraId="0DED26A3" w14:textId="77777777" w:rsidTr="00401B50">
        <w:trPr>
          <w:divId w:val="2116439976"/>
          <w:cantSplit/>
          <w:trHeight w:val="133"/>
          <w:jc w:val="center"/>
        </w:trPr>
        <w:tc>
          <w:tcPr>
            <w:tcW w:w="7175" w:type="dxa"/>
          </w:tcPr>
          <w:p w14:paraId="099AAD0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59262827" w14:textId="77777777" w:rsidTr="00401B50">
        <w:trPr>
          <w:divId w:val="2116439976"/>
          <w:cantSplit/>
          <w:trHeight w:val="133"/>
          <w:jc w:val="center"/>
        </w:trPr>
        <w:tc>
          <w:tcPr>
            <w:tcW w:w="7175" w:type="dxa"/>
          </w:tcPr>
          <w:p w14:paraId="5DEFF2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14:paraId="3AA4462F" w14:textId="77777777" w:rsidTr="00401B50">
        <w:trPr>
          <w:divId w:val="2116439976"/>
          <w:cantSplit/>
          <w:trHeight w:val="133"/>
          <w:jc w:val="center"/>
        </w:trPr>
        <w:tc>
          <w:tcPr>
            <w:tcW w:w="7175" w:type="dxa"/>
          </w:tcPr>
          <w:p w14:paraId="27DF3FE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14:paraId="6F0DADA8" w14:textId="77777777" w:rsidTr="00401B50">
        <w:trPr>
          <w:divId w:val="2116439976"/>
          <w:cantSplit/>
          <w:trHeight w:val="133"/>
          <w:jc w:val="center"/>
        </w:trPr>
        <w:tc>
          <w:tcPr>
            <w:tcW w:w="7175" w:type="dxa"/>
          </w:tcPr>
          <w:p w14:paraId="4B253FCE" w14:textId="4D45C91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C02720">
              <w:rPr>
                <w:rFonts w:ascii="Times New Roman" w:hAnsi="Times New Roman" w:cs="Times New Roman"/>
                <w:sz w:val="22"/>
                <w:szCs w:val="20"/>
                <w:lang w:val="en-GB" w:eastAsia="en-US"/>
              </w:rPr>
              <w:t>Initial capital payment [derived from the difference between the purchase price and HDB loan amount (where applicable). To also state whether in Central Provident Fund (CPF) moneys or cash]:</w:t>
            </w:r>
          </w:p>
        </w:tc>
      </w:tr>
      <w:tr w:rsidR="006F2CA2" w:rsidRPr="006F2CA2" w14:paraId="7C88C69D" w14:textId="77777777" w:rsidTr="00401B50">
        <w:trPr>
          <w:divId w:val="2116439976"/>
          <w:cantSplit/>
          <w:trHeight w:val="133"/>
          <w:jc w:val="center"/>
        </w:trPr>
        <w:tc>
          <w:tcPr>
            <w:tcW w:w="7175" w:type="dxa"/>
          </w:tcPr>
          <w:p w14:paraId="7ACBEE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5B8C9E38" w14:textId="77777777" w:rsidTr="00401B50">
        <w:trPr>
          <w:divId w:val="2116439976"/>
          <w:cantSplit/>
          <w:trHeight w:val="133"/>
          <w:jc w:val="center"/>
        </w:trPr>
        <w:tc>
          <w:tcPr>
            <w:tcW w:w="7175" w:type="dxa"/>
          </w:tcPr>
          <w:p w14:paraId="26385E7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31CD5A0B" w14:textId="77777777" w:rsidTr="00401B50">
        <w:trPr>
          <w:divId w:val="2116439976"/>
          <w:cantSplit/>
          <w:trHeight w:val="133"/>
          <w:jc w:val="center"/>
        </w:trPr>
        <w:tc>
          <w:tcPr>
            <w:tcW w:w="7175" w:type="dxa"/>
          </w:tcPr>
          <w:p w14:paraId="3C9EC3E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14:paraId="6F60AE49" w14:textId="77777777" w:rsidTr="00401B50">
        <w:trPr>
          <w:divId w:val="2116439976"/>
          <w:cantSplit/>
          <w:trHeight w:val="133"/>
          <w:jc w:val="center"/>
        </w:trPr>
        <w:tc>
          <w:tcPr>
            <w:tcW w:w="7175" w:type="dxa"/>
          </w:tcPr>
          <w:p w14:paraId="2E04208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14:paraId="24B70618" w14:textId="77777777" w:rsidTr="00401B50">
        <w:trPr>
          <w:divId w:val="2116439976"/>
          <w:cantSplit/>
          <w:trHeight w:val="133"/>
          <w:jc w:val="center"/>
        </w:trPr>
        <w:tc>
          <w:tcPr>
            <w:tcW w:w="7175" w:type="dxa"/>
          </w:tcPr>
          <w:p w14:paraId="6B0B1F27" w14:textId="47386264"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Amount of outstanding loan due to the HDB/Financial institution as at date of enquiry </w:t>
            </w:r>
            <w:r w:rsidR="00C02720">
              <w:rPr>
                <w:rFonts w:ascii="Times New Roman" w:hAnsi="Times New Roman" w:cs="Times New Roman"/>
                <w:sz w:val="22"/>
                <w:szCs w:val="20"/>
                <w:lang w:val="en-GB" w:eastAsia="en-US"/>
              </w:rPr>
              <w:t>with</w:t>
            </w: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HDB</w:t>
            </w:r>
            <w:r w:rsidR="00C02720">
              <w:rPr>
                <w:rFonts w:ascii="Times New Roman" w:hAnsi="Times New Roman" w:cs="Times New Roman"/>
                <w:sz w:val="22"/>
                <w:szCs w:val="20"/>
                <w:lang w:val="en-GB" w:eastAsia="en-US"/>
              </w:rPr>
              <w:t>(</w:t>
            </w:r>
            <w:proofErr w:type="gramEnd"/>
            <w:r w:rsidR="00C02720">
              <w:rPr>
                <w:rFonts w:ascii="Times New Roman" w:hAnsi="Times New Roman" w:cs="Times New Roman"/>
                <w:sz w:val="22"/>
                <w:szCs w:val="20"/>
                <w:lang w:val="en-GB" w:eastAsia="en-US"/>
              </w:rPr>
              <w:t>via “</w:t>
            </w:r>
            <w:proofErr w:type="spellStart"/>
            <w:r w:rsidR="00C02720">
              <w:rPr>
                <w:rFonts w:ascii="Times New Roman" w:hAnsi="Times New Roman" w:cs="Times New Roman"/>
                <w:sz w:val="22"/>
                <w:szCs w:val="20"/>
                <w:lang w:val="en-GB" w:eastAsia="en-US"/>
              </w:rPr>
              <w:t>myHDBpage</w:t>
            </w:r>
            <w:proofErr w:type="spellEnd"/>
            <w:r w:rsidR="00C02720">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14:paraId="49949463" w14:textId="77777777" w:rsidTr="00401B50">
        <w:trPr>
          <w:divId w:val="2116439976"/>
          <w:cantSplit/>
          <w:trHeight w:val="133"/>
          <w:jc w:val="center"/>
        </w:trPr>
        <w:tc>
          <w:tcPr>
            <w:tcW w:w="7175" w:type="dxa"/>
          </w:tcPr>
          <w:p w14:paraId="1C7181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721243A9" w14:textId="77777777" w:rsidTr="00401B50">
        <w:trPr>
          <w:divId w:val="2116439976"/>
          <w:cantSplit/>
          <w:trHeight w:val="1051"/>
          <w:jc w:val="center"/>
        </w:trPr>
        <w:tc>
          <w:tcPr>
            <w:tcW w:w="7175" w:type="dxa"/>
          </w:tcPr>
          <w:p w14:paraId="640D6CC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14:paraId="31ADFBA4" w14:textId="77777777" w:rsidTr="00401B50">
        <w:trPr>
          <w:divId w:val="2116439976"/>
          <w:cantSplit/>
          <w:trHeight w:val="576"/>
          <w:jc w:val="center"/>
        </w:trPr>
        <w:tc>
          <w:tcPr>
            <w:tcW w:w="7175" w:type="dxa"/>
          </w:tcPr>
          <w:p w14:paraId="41BAADE5" w14:textId="12D917C0"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required/not required* to surrender the Flat to the HDB. [</w:t>
            </w:r>
            <w:r w:rsidR="00C02720"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00C02720" w:rsidRPr="006F2CA2">
              <w:rPr>
                <w:rFonts w:ascii="Times New Roman" w:hAnsi="Times New Roman" w:cs="Times New Roman"/>
                <w:sz w:val="22"/>
                <w:szCs w:val="20"/>
                <w:lang w:val="en-GB" w:eastAsia="en-US"/>
              </w:rPr>
              <w:t>)]</w:t>
            </w:r>
          </w:p>
        </w:tc>
      </w:tr>
      <w:tr w:rsidR="006F2CA2" w:rsidRPr="006F2CA2" w14:paraId="3CDCC370" w14:textId="77777777" w:rsidTr="00401B50">
        <w:trPr>
          <w:divId w:val="2116439976"/>
          <w:cantSplit/>
          <w:trHeight w:val="813"/>
          <w:jc w:val="center"/>
        </w:trPr>
        <w:tc>
          <w:tcPr>
            <w:tcW w:w="7175" w:type="dxa"/>
          </w:tcPr>
          <w:p w14:paraId="1FACA258" w14:textId="35E10C41"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eligible/not eligible* to sell the Flat on the open market. [</w:t>
            </w:r>
            <w:r w:rsidR="00C02720" w:rsidRPr="006F2CA2">
              <w:rPr>
                <w:rFonts w:ascii="Times New Roman" w:hAnsi="Times New Roman" w:cs="Times New Roman"/>
                <w:i/>
                <w:sz w:val="22"/>
                <w:szCs w:val="20"/>
                <w:lang w:val="en-GB" w:eastAsia="en-US"/>
              </w:rPr>
              <w:t>If parties are not eligible to sell the Flat on the open market, state the reasons why</w:t>
            </w:r>
            <w:r w:rsidR="00C02720" w:rsidRPr="006F2CA2">
              <w:rPr>
                <w:rFonts w:ascii="Times New Roman" w:hAnsi="Times New Roman" w:cs="Times New Roman"/>
                <w:sz w:val="22"/>
                <w:szCs w:val="20"/>
                <w:lang w:val="en-GB" w:eastAsia="en-US"/>
              </w:rPr>
              <w:t>].</w:t>
            </w:r>
          </w:p>
        </w:tc>
      </w:tr>
      <w:tr w:rsidR="006F2CA2" w:rsidRPr="006F2CA2" w14:paraId="1F118CA3" w14:textId="77777777" w:rsidTr="00401B50">
        <w:trPr>
          <w:divId w:val="2116439976"/>
          <w:cantSplit/>
          <w:trHeight w:val="813"/>
          <w:jc w:val="center"/>
        </w:trPr>
        <w:tc>
          <w:tcPr>
            <w:tcW w:w="7175" w:type="dxa"/>
          </w:tcPr>
          <w:p w14:paraId="0298C44A" w14:textId="77777777" w:rsidR="00C02720" w:rsidRPr="006F2CA2" w:rsidRDefault="006F2CA2"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Valuation of the Flat</w:t>
            </w:r>
          </w:p>
          <w:p w14:paraId="7C4285BD" w14:textId="39AEF12C" w:rsidR="006F2CA2"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C02720" w:rsidRPr="006F2CA2" w14:paraId="418D2B87" w14:textId="77777777" w:rsidTr="00401B50">
        <w:trPr>
          <w:divId w:val="2116439976"/>
          <w:cantSplit/>
          <w:trHeight w:val="339"/>
          <w:jc w:val="center"/>
        </w:trPr>
        <w:tc>
          <w:tcPr>
            <w:tcW w:w="7175" w:type="dxa"/>
          </w:tcPr>
          <w:p w14:paraId="04C62BDB" w14:textId="78BBCEF9"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C02720" w:rsidRPr="006F2CA2" w14:paraId="2478DA02" w14:textId="77777777" w:rsidTr="00401B50">
        <w:trPr>
          <w:divId w:val="2116439976"/>
          <w:cantSplit/>
          <w:trHeight w:val="356"/>
          <w:jc w:val="center"/>
        </w:trPr>
        <w:tc>
          <w:tcPr>
            <w:tcW w:w="7175" w:type="dxa"/>
          </w:tcPr>
          <w:p w14:paraId="5FCBB202" w14:textId="67C1C32B"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C02720" w:rsidRPr="006F2CA2" w14:paraId="628279F1" w14:textId="77777777" w:rsidTr="00401B50">
        <w:trPr>
          <w:divId w:val="2116439976"/>
          <w:cantSplit/>
          <w:trHeight w:val="813"/>
          <w:jc w:val="center"/>
        </w:trPr>
        <w:tc>
          <w:tcPr>
            <w:tcW w:w="7175" w:type="dxa"/>
          </w:tcPr>
          <w:p w14:paraId="4B504C0D" w14:textId="0F6947DA"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C02720" w:rsidRPr="006F2CA2" w14:paraId="38AAEC92" w14:textId="77777777" w:rsidTr="00401B50">
        <w:trPr>
          <w:divId w:val="2116439976"/>
          <w:cantSplit/>
          <w:trHeight w:val="356"/>
          <w:jc w:val="center"/>
        </w:trPr>
        <w:tc>
          <w:tcPr>
            <w:tcW w:w="7175" w:type="dxa"/>
          </w:tcPr>
          <w:p w14:paraId="428D0FFB" w14:textId="54F63A01"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C02720" w:rsidRPr="006F2CA2" w14:paraId="60A0C9DE" w14:textId="77777777" w:rsidTr="00401B50">
        <w:trPr>
          <w:divId w:val="2116439976"/>
          <w:cantSplit/>
          <w:trHeight w:val="576"/>
          <w:jc w:val="center"/>
        </w:trPr>
        <w:tc>
          <w:tcPr>
            <w:tcW w:w="7175" w:type="dxa"/>
          </w:tcPr>
          <w:p w14:paraId="10427575" w14:textId="051C20F8"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C02720" w:rsidRPr="006F2CA2" w14:paraId="5D226224" w14:textId="77777777" w:rsidTr="00401B50">
        <w:trPr>
          <w:divId w:val="2116439976"/>
          <w:cantSplit/>
          <w:trHeight w:val="339"/>
          <w:jc w:val="center"/>
        </w:trPr>
        <w:tc>
          <w:tcPr>
            <w:tcW w:w="7175" w:type="dxa"/>
          </w:tcPr>
          <w:p w14:paraId="136D249D" w14:textId="23296D16"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C02720" w:rsidRPr="006F2CA2" w14:paraId="48884815" w14:textId="77777777" w:rsidTr="00401B50">
        <w:trPr>
          <w:divId w:val="2116439976"/>
          <w:cantSplit/>
          <w:trHeight w:val="593"/>
          <w:jc w:val="center"/>
        </w:trPr>
        <w:tc>
          <w:tcPr>
            <w:tcW w:w="7175" w:type="dxa"/>
          </w:tcPr>
          <w:p w14:paraId="0B1BE762" w14:textId="074AB82B"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C02720" w:rsidRPr="006F2CA2" w14:paraId="19698754" w14:textId="77777777" w:rsidTr="00401B50">
        <w:trPr>
          <w:divId w:val="2116439976"/>
          <w:cantSplit/>
          <w:trHeight w:val="339"/>
          <w:jc w:val="center"/>
        </w:trPr>
        <w:tc>
          <w:tcPr>
            <w:tcW w:w="7175" w:type="dxa"/>
          </w:tcPr>
          <w:p w14:paraId="2F423149" w14:textId="5887EE8F"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C02720" w:rsidRPr="006F2CA2" w14:paraId="4942CB82" w14:textId="77777777" w:rsidTr="00401B50">
        <w:trPr>
          <w:divId w:val="2116439976"/>
          <w:cantSplit/>
          <w:trHeight w:val="593"/>
          <w:jc w:val="center"/>
        </w:trPr>
        <w:tc>
          <w:tcPr>
            <w:tcW w:w="7175" w:type="dxa"/>
          </w:tcPr>
          <w:p w14:paraId="007951C6" w14:textId="71D7D2D7"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C02720" w:rsidRPr="006F2CA2" w14:paraId="0A7AE74F" w14:textId="77777777" w:rsidTr="00401B50">
        <w:trPr>
          <w:divId w:val="2116439976"/>
          <w:cantSplit/>
          <w:trHeight w:val="576"/>
          <w:jc w:val="center"/>
        </w:trPr>
        <w:tc>
          <w:tcPr>
            <w:tcW w:w="7175" w:type="dxa"/>
          </w:tcPr>
          <w:p w14:paraId="22860502" w14:textId="7FC07BB6"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C02720" w:rsidRPr="006F2CA2" w14:paraId="69A63872" w14:textId="77777777" w:rsidTr="00401B50">
        <w:trPr>
          <w:divId w:val="2116439976"/>
          <w:cantSplit/>
          <w:trHeight w:val="576"/>
          <w:jc w:val="center"/>
        </w:trPr>
        <w:tc>
          <w:tcPr>
            <w:tcW w:w="7175" w:type="dxa"/>
          </w:tcPr>
          <w:p w14:paraId="2808836A" w14:textId="1656EDD4"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C02720" w:rsidRPr="006F2CA2" w14:paraId="5C9D3401" w14:textId="77777777" w:rsidTr="00401B50">
        <w:trPr>
          <w:divId w:val="2116439976"/>
          <w:cantSplit/>
          <w:trHeight w:val="356"/>
          <w:jc w:val="center"/>
        </w:trPr>
        <w:tc>
          <w:tcPr>
            <w:tcW w:w="7175" w:type="dxa"/>
          </w:tcPr>
          <w:p w14:paraId="28D05D6F" w14:textId="1FEEA978"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C02720" w:rsidRPr="006F2CA2" w14:paraId="70B923E3" w14:textId="77777777" w:rsidTr="00401B50">
        <w:trPr>
          <w:divId w:val="2116439976"/>
          <w:cantSplit/>
          <w:trHeight w:val="576"/>
          <w:jc w:val="center"/>
        </w:trPr>
        <w:tc>
          <w:tcPr>
            <w:tcW w:w="7175" w:type="dxa"/>
          </w:tcPr>
          <w:p w14:paraId="15E0EB8C" w14:textId="21E8371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C02720" w:rsidRPr="006F2CA2" w14:paraId="3FED0490" w14:textId="77777777" w:rsidTr="00401B50">
        <w:trPr>
          <w:divId w:val="2116439976"/>
          <w:cantSplit/>
          <w:trHeight w:val="576"/>
          <w:jc w:val="center"/>
        </w:trPr>
        <w:tc>
          <w:tcPr>
            <w:tcW w:w="7175" w:type="dxa"/>
          </w:tcPr>
          <w:p w14:paraId="09A2A6FE" w14:textId="64952BD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C02720" w:rsidRPr="006F2CA2" w14:paraId="3AE96FDE" w14:textId="77777777" w:rsidTr="00401B50">
        <w:trPr>
          <w:divId w:val="2116439976"/>
          <w:cantSplit/>
          <w:trHeight w:val="339"/>
          <w:jc w:val="center"/>
        </w:trPr>
        <w:tc>
          <w:tcPr>
            <w:tcW w:w="7175" w:type="dxa"/>
          </w:tcPr>
          <w:p w14:paraId="02D4DB30" w14:textId="49BEC3F2"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C02720" w:rsidRPr="006F2CA2" w14:paraId="3C701282" w14:textId="77777777" w:rsidTr="00401B50">
        <w:trPr>
          <w:divId w:val="2116439976"/>
          <w:cantSplit/>
          <w:trHeight w:val="1067"/>
          <w:jc w:val="center"/>
        </w:trPr>
        <w:tc>
          <w:tcPr>
            <w:tcW w:w="7175" w:type="dxa"/>
          </w:tcPr>
          <w:p w14:paraId="287570AB" w14:textId="366FFEA5"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C02720" w:rsidRPr="006F2CA2" w14:paraId="6152A53E" w14:textId="77777777" w:rsidTr="00401B50">
        <w:trPr>
          <w:divId w:val="2116439976"/>
          <w:cantSplit/>
          <w:trHeight w:val="339"/>
          <w:jc w:val="center"/>
        </w:trPr>
        <w:tc>
          <w:tcPr>
            <w:tcW w:w="7175" w:type="dxa"/>
          </w:tcPr>
          <w:p w14:paraId="3282DC85" w14:textId="77777777" w:rsidR="00C02720" w:rsidRPr="006F2CA2" w:rsidRDefault="00C02720" w:rsidP="00C0272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C02720" w:rsidRPr="006F2CA2" w14:paraId="47E1380A" w14:textId="77777777" w:rsidTr="00401B50">
        <w:trPr>
          <w:divId w:val="2116439976"/>
          <w:cantSplit/>
          <w:trHeight w:val="1526"/>
          <w:jc w:val="center"/>
        </w:trPr>
        <w:tc>
          <w:tcPr>
            <w:tcW w:w="7175" w:type="dxa"/>
          </w:tcPr>
          <w:p w14:paraId="3A9A2DF1" w14:textId="7EC9FA15" w:rsidR="00C02720" w:rsidRPr="006F2CA2" w:rsidRDefault="00C02720" w:rsidP="00C02720">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w:t>
            </w:r>
            <w:r>
              <w:rPr>
                <w:rFonts w:ascii="Times New Roman" w:hAnsi="Times New Roman" w:cs="Times New Roman"/>
                <w:sz w:val="22"/>
                <w:szCs w:val="20"/>
                <w:lang w:val="en-GB" w:eastAsia="en-US"/>
              </w:rPr>
              <w:t xml:space="preserve"> information obtained from the</w:t>
            </w:r>
            <w:r w:rsidRPr="006F2CA2">
              <w:rPr>
                <w:rFonts w:ascii="Times New Roman" w:hAnsi="Times New Roman" w:cs="Times New Roman"/>
                <w:sz w:val="22"/>
                <w:szCs w:val="20"/>
                <w:lang w:val="en-GB" w:eastAsia="en-US"/>
              </w:rPr>
              <w:t xml:space="preserve"> HDB/CPFB/HDB and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C02720" w:rsidRPr="006F2CA2" w14:paraId="06EC1BA8" w14:textId="77777777" w:rsidTr="00401B50">
        <w:trPr>
          <w:divId w:val="2116439976"/>
          <w:cantSplit/>
          <w:trHeight w:val="644"/>
          <w:jc w:val="center"/>
        </w:trPr>
        <w:tc>
          <w:tcPr>
            <w:tcW w:w="7175" w:type="dxa"/>
          </w:tcPr>
          <w:p w14:paraId="262FA808"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14:paraId="0D4E10ED"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C02720" w:rsidRPr="006F2CA2" w14:paraId="25125FAF" w14:textId="77777777" w:rsidTr="00401B50">
        <w:trPr>
          <w:divId w:val="2116439976"/>
          <w:cantSplit/>
          <w:trHeight w:val="2322"/>
          <w:jc w:val="center"/>
        </w:trPr>
        <w:tc>
          <w:tcPr>
            <w:tcW w:w="7175" w:type="dxa"/>
          </w:tcPr>
          <w:p w14:paraId="2AEDC16B" w14:textId="77777777" w:rsidR="00C02720" w:rsidRDefault="00C02720" w:rsidP="00C0272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14:paraId="7E21E0FC"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74C12FC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3254199A"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5F66F718"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C223ED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18D29AC0"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628771E4"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129363C"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14:paraId="502B507C" w14:textId="77777777" w:rsidTr="00401B50">
        <w:trPr>
          <w:divId w:val="2116439976"/>
          <w:cantSplit/>
        </w:trPr>
        <w:tc>
          <w:tcPr>
            <w:tcW w:w="7120" w:type="dxa"/>
          </w:tcPr>
          <w:p w14:paraId="4CED85C8" w14:textId="77777777"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14:paraId="4F321A64" w14:textId="77777777"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14:paraId="3BB4DF80" w14:textId="77777777" w:rsidTr="00401B50">
        <w:trPr>
          <w:divId w:val="2116439976"/>
          <w:cantSplit/>
        </w:trPr>
        <w:tc>
          <w:tcPr>
            <w:tcW w:w="7120" w:type="dxa"/>
          </w:tcPr>
          <w:p w14:paraId="28BB7CF1"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14:paraId="0050E8C4" w14:textId="77777777" w:rsidTr="00401B50">
        <w:trPr>
          <w:divId w:val="2116439976"/>
          <w:cantSplit/>
        </w:trPr>
        <w:tc>
          <w:tcPr>
            <w:tcW w:w="7120" w:type="dxa"/>
          </w:tcPr>
          <w:p w14:paraId="24EF02F3"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14:paraId="4B065597" w14:textId="77777777" w:rsidTr="00401B50">
        <w:trPr>
          <w:divId w:val="2116439976"/>
          <w:cantSplit/>
        </w:trPr>
        <w:tc>
          <w:tcPr>
            <w:tcW w:w="7120" w:type="dxa"/>
          </w:tcPr>
          <w:p w14:paraId="3AFE5B6E"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14:paraId="3C89FA32" w14:textId="77777777" w:rsidTr="00401B50">
        <w:trPr>
          <w:divId w:val="2116439976"/>
          <w:cantSplit/>
        </w:trPr>
        <w:tc>
          <w:tcPr>
            <w:tcW w:w="7120" w:type="dxa"/>
          </w:tcPr>
          <w:p w14:paraId="4D0E66C9"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14:paraId="62EC7416" w14:textId="77777777" w:rsidTr="00401B50">
        <w:trPr>
          <w:divId w:val="2116439976"/>
          <w:cantSplit/>
        </w:trPr>
        <w:tc>
          <w:tcPr>
            <w:tcW w:w="7120" w:type="dxa"/>
          </w:tcPr>
          <w:p w14:paraId="14502D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401B50" w:rsidRPr="006F2CA2" w14:paraId="1F183EF3" w14:textId="77777777" w:rsidTr="00401B50">
        <w:trPr>
          <w:divId w:val="2116439976"/>
          <w:cantSplit/>
        </w:trPr>
        <w:tc>
          <w:tcPr>
            <w:tcW w:w="7120" w:type="dxa"/>
          </w:tcPr>
          <w:p w14:paraId="242E4BA2"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14:paraId="5A7999A0" w14:textId="77777777" w:rsidTr="00401B50">
        <w:trPr>
          <w:divId w:val="2116439976"/>
          <w:cantSplit/>
        </w:trPr>
        <w:tc>
          <w:tcPr>
            <w:tcW w:w="7120" w:type="dxa"/>
          </w:tcPr>
          <w:p w14:paraId="0033B37E"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401B50" w:rsidRPr="006F2CA2" w14:paraId="67CB0F56" w14:textId="77777777" w:rsidTr="00401B50">
        <w:trPr>
          <w:divId w:val="2116439976"/>
          <w:cantSplit/>
        </w:trPr>
        <w:tc>
          <w:tcPr>
            <w:tcW w:w="7120" w:type="dxa"/>
          </w:tcPr>
          <w:p w14:paraId="060779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14:paraId="604C980A" w14:textId="77777777" w:rsidTr="00401B50">
        <w:trPr>
          <w:divId w:val="2116439976"/>
          <w:cantSplit/>
        </w:trPr>
        <w:tc>
          <w:tcPr>
            <w:tcW w:w="7120" w:type="dxa"/>
          </w:tcPr>
          <w:p w14:paraId="741838EB"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401B50" w:rsidRPr="006F2CA2" w14:paraId="22B28BF0" w14:textId="77777777" w:rsidTr="00401B50">
        <w:trPr>
          <w:divId w:val="2116439976"/>
          <w:cantSplit/>
        </w:trPr>
        <w:tc>
          <w:tcPr>
            <w:tcW w:w="7120" w:type="dxa"/>
          </w:tcPr>
          <w:p w14:paraId="75719D75"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14:paraId="7D7E7B25" w14:textId="77777777" w:rsidTr="00401B50">
        <w:trPr>
          <w:divId w:val="2116439976"/>
          <w:cantSplit/>
        </w:trPr>
        <w:tc>
          <w:tcPr>
            <w:tcW w:w="7120" w:type="dxa"/>
          </w:tcPr>
          <w:p w14:paraId="36AF4889"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14:paraId="5E14EF89" w14:textId="77777777" w:rsidTr="00401B50">
        <w:trPr>
          <w:divId w:val="2116439976"/>
          <w:cantSplit/>
        </w:trPr>
        <w:tc>
          <w:tcPr>
            <w:tcW w:w="7120" w:type="dxa"/>
          </w:tcPr>
          <w:p w14:paraId="7847304D"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14:paraId="0E87569B" w14:textId="77777777" w:rsidTr="00401B50">
        <w:trPr>
          <w:divId w:val="2116439976"/>
          <w:cantSplit/>
        </w:trPr>
        <w:tc>
          <w:tcPr>
            <w:tcW w:w="7120" w:type="dxa"/>
          </w:tcPr>
          <w:p w14:paraId="6436347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14:paraId="4A51823E" w14:textId="77777777" w:rsidTr="00401B50">
        <w:trPr>
          <w:divId w:val="2116439976"/>
          <w:cantSplit/>
        </w:trPr>
        <w:tc>
          <w:tcPr>
            <w:tcW w:w="7120" w:type="dxa"/>
          </w:tcPr>
          <w:p w14:paraId="79123393"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14:paraId="3F6E735B" w14:textId="77777777" w:rsidTr="00401B50">
        <w:trPr>
          <w:divId w:val="2116439976"/>
          <w:cantSplit/>
        </w:trPr>
        <w:tc>
          <w:tcPr>
            <w:tcW w:w="7120" w:type="dxa"/>
          </w:tcPr>
          <w:p w14:paraId="33FE5778"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14:paraId="0717E8C4" w14:textId="77777777" w:rsidTr="00401B50">
        <w:trPr>
          <w:divId w:val="2116439976"/>
          <w:cantSplit/>
        </w:trPr>
        <w:tc>
          <w:tcPr>
            <w:tcW w:w="7120" w:type="dxa"/>
          </w:tcPr>
          <w:p w14:paraId="0B4C3EF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401B50" w:rsidRPr="006F2CA2" w14:paraId="089B91B7" w14:textId="77777777" w:rsidTr="00401B50">
        <w:trPr>
          <w:divId w:val="2116439976"/>
          <w:cantSplit/>
        </w:trPr>
        <w:tc>
          <w:tcPr>
            <w:tcW w:w="7120" w:type="dxa"/>
          </w:tcPr>
          <w:p w14:paraId="3B495DAD"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14:paraId="36CA791C" w14:textId="77777777" w:rsidTr="00401B50">
        <w:trPr>
          <w:divId w:val="2116439976"/>
          <w:cantSplit/>
        </w:trPr>
        <w:tc>
          <w:tcPr>
            <w:tcW w:w="7120" w:type="dxa"/>
          </w:tcPr>
          <w:p w14:paraId="5331C11E"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14:paraId="02B183C5" w14:textId="77777777" w:rsidTr="00401B50">
        <w:trPr>
          <w:divId w:val="2116439976"/>
          <w:cantSplit/>
        </w:trPr>
        <w:tc>
          <w:tcPr>
            <w:tcW w:w="7120" w:type="dxa"/>
          </w:tcPr>
          <w:p w14:paraId="1094FF84"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F1B2459"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F4E496B"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963549A"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14:paraId="28228E74" w14:textId="77777777" w:rsidTr="00401B50">
        <w:trPr>
          <w:divId w:val="2116439976"/>
          <w:cantSplit/>
        </w:trPr>
        <w:tc>
          <w:tcPr>
            <w:tcW w:w="7120" w:type="dxa"/>
          </w:tcPr>
          <w:p w14:paraId="6F18DEA7"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0BFC431" w14:textId="77777777"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14:paraId="67D673A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91F9E1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CFFC83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AFEDB9"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73F979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DA75D5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B4922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257707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F82ECC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CC1B2C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DF56AF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166A5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9694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C49EB4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AD37B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E2E0C8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7A3121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A235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82BC8A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BCAF8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BA62B6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0DCD19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612AE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4B8B23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C99EC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0B3DC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24E0C9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7456B5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D3315A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BD2CB50"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0CE8A8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EA4A43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D3DEB0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B6DC20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CB994FC"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695467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7BDF310" w14:textId="77777777"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14:paraId="4D229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C201E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CF5FC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9AD2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7823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04E6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19D01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506BA7" w14:textId="77777777"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03EBE29" w14:textId="77777777"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211F23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14:paraId="31CCE57E" w14:textId="77777777" w:rsidTr="006F2CA2">
        <w:trPr>
          <w:divId w:val="2116439976"/>
          <w:cantSplit/>
          <w:jc w:val="center"/>
        </w:trPr>
        <w:tc>
          <w:tcPr>
            <w:tcW w:w="7120" w:type="dxa"/>
          </w:tcPr>
          <w:p w14:paraId="258671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6142040A" w14:textId="77777777" w:rsidTr="006F2CA2">
        <w:trPr>
          <w:divId w:val="2116439976"/>
          <w:cantSplit/>
          <w:jc w:val="center"/>
        </w:trPr>
        <w:tc>
          <w:tcPr>
            <w:tcW w:w="7120" w:type="dxa"/>
          </w:tcPr>
          <w:p w14:paraId="1C8CD1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2814D875" w14:textId="77777777" w:rsidTr="006F2CA2">
        <w:trPr>
          <w:divId w:val="2116439976"/>
          <w:cantSplit/>
          <w:jc w:val="center"/>
        </w:trPr>
        <w:tc>
          <w:tcPr>
            <w:tcW w:w="7120" w:type="dxa"/>
          </w:tcPr>
          <w:p w14:paraId="3CA1D9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718A698" w14:textId="77777777" w:rsidTr="006F2CA2">
        <w:trPr>
          <w:divId w:val="2116439976"/>
          <w:cantSplit/>
          <w:jc w:val="center"/>
        </w:trPr>
        <w:tc>
          <w:tcPr>
            <w:tcW w:w="7120" w:type="dxa"/>
          </w:tcPr>
          <w:p w14:paraId="42C0BC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19ACF81" w14:textId="77777777" w:rsidTr="006F2CA2">
        <w:trPr>
          <w:divId w:val="2116439976"/>
          <w:cantSplit/>
          <w:jc w:val="center"/>
        </w:trPr>
        <w:tc>
          <w:tcPr>
            <w:tcW w:w="7120" w:type="dxa"/>
          </w:tcPr>
          <w:p w14:paraId="07BBF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AF2293B" w14:textId="77777777" w:rsidTr="006F2CA2">
        <w:trPr>
          <w:divId w:val="2116439976"/>
          <w:cantSplit/>
          <w:jc w:val="center"/>
        </w:trPr>
        <w:tc>
          <w:tcPr>
            <w:tcW w:w="7120" w:type="dxa"/>
          </w:tcPr>
          <w:p w14:paraId="3B176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BA3F24B" w14:textId="77777777" w:rsidTr="006F2CA2">
        <w:trPr>
          <w:divId w:val="2116439976"/>
          <w:cantSplit/>
          <w:jc w:val="center"/>
        </w:trPr>
        <w:tc>
          <w:tcPr>
            <w:tcW w:w="7120" w:type="dxa"/>
          </w:tcPr>
          <w:p w14:paraId="07246E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813E7D" w14:textId="77777777" w:rsidTr="006F2CA2">
        <w:trPr>
          <w:divId w:val="2116439976"/>
          <w:cantSplit/>
          <w:jc w:val="center"/>
        </w:trPr>
        <w:tc>
          <w:tcPr>
            <w:tcW w:w="7120" w:type="dxa"/>
          </w:tcPr>
          <w:p w14:paraId="7B92EC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47788BB" w14:textId="77777777" w:rsidTr="006F2CA2">
        <w:trPr>
          <w:divId w:val="2116439976"/>
          <w:cantSplit/>
          <w:jc w:val="center"/>
        </w:trPr>
        <w:tc>
          <w:tcPr>
            <w:tcW w:w="7120" w:type="dxa"/>
          </w:tcPr>
          <w:p w14:paraId="4F471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38DA0991" w14:textId="77777777" w:rsidTr="006F2CA2">
        <w:trPr>
          <w:divId w:val="2116439976"/>
          <w:cantSplit/>
          <w:jc w:val="center"/>
        </w:trPr>
        <w:tc>
          <w:tcPr>
            <w:tcW w:w="7120" w:type="dxa"/>
          </w:tcPr>
          <w:p w14:paraId="28C56C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6A0B9F4E" w14:textId="77777777" w:rsidTr="006F2CA2">
        <w:trPr>
          <w:divId w:val="2116439976"/>
          <w:cantSplit/>
          <w:jc w:val="center"/>
        </w:trPr>
        <w:tc>
          <w:tcPr>
            <w:tcW w:w="7120" w:type="dxa"/>
          </w:tcPr>
          <w:p w14:paraId="1FADCFD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14D93106" w14:textId="77777777" w:rsidTr="006F2CA2">
        <w:trPr>
          <w:divId w:val="2116439976"/>
          <w:cantSplit/>
          <w:jc w:val="center"/>
        </w:trPr>
        <w:tc>
          <w:tcPr>
            <w:tcW w:w="7120" w:type="dxa"/>
          </w:tcPr>
          <w:p w14:paraId="5AEB6D9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3D3B8D47" w14:textId="77777777" w:rsidTr="006F2CA2">
        <w:trPr>
          <w:divId w:val="2116439976"/>
          <w:cantSplit/>
          <w:jc w:val="center"/>
        </w:trPr>
        <w:tc>
          <w:tcPr>
            <w:tcW w:w="7120" w:type="dxa"/>
          </w:tcPr>
          <w:p w14:paraId="6B3A78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C6F7E07" w14:textId="77777777" w:rsidTr="006F2CA2">
        <w:trPr>
          <w:divId w:val="2116439976"/>
          <w:cantSplit/>
          <w:jc w:val="center"/>
        </w:trPr>
        <w:tc>
          <w:tcPr>
            <w:tcW w:w="7120" w:type="dxa"/>
          </w:tcPr>
          <w:p w14:paraId="30A7B2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305E3101" w14:textId="77777777" w:rsidTr="006F2CA2">
        <w:trPr>
          <w:divId w:val="2116439976"/>
          <w:cantSplit/>
          <w:jc w:val="center"/>
        </w:trPr>
        <w:tc>
          <w:tcPr>
            <w:tcW w:w="7120" w:type="dxa"/>
          </w:tcPr>
          <w:p w14:paraId="4C428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6FAFD868" w14:textId="77777777" w:rsidTr="006F2CA2">
        <w:trPr>
          <w:divId w:val="2116439976"/>
          <w:cantSplit/>
          <w:jc w:val="center"/>
        </w:trPr>
        <w:tc>
          <w:tcPr>
            <w:tcW w:w="7120" w:type="dxa"/>
          </w:tcPr>
          <w:p w14:paraId="288ACB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5A80F93B" w14:textId="77777777" w:rsidTr="006F2CA2">
        <w:trPr>
          <w:divId w:val="2116439976"/>
          <w:cantSplit/>
          <w:jc w:val="center"/>
        </w:trPr>
        <w:tc>
          <w:tcPr>
            <w:tcW w:w="7120" w:type="dxa"/>
          </w:tcPr>
          <w:p w14:paraId="480DF51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762C818" w14:textId="77777777" w:rsidTr="006F2CA2">
        <w:trPr>
          <w:divId w:val="2116439976"/>
          <w:cantSplit/>
          <w:jc w:val="center"/>
        </w:trPr>
        <w:tc>
          <w:tcPr>
            <w:tcW w:w="7120" w:type="dxa"/>
          </w:tcPr>
          <w:p w14:paraId="20E61F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3EE09BC" w14:textId="77777777" w:rsidTr="006F2CA2">
        <w:trPr>
          <w:divId w:val="2116439976"/>
          <w:cantSplit/>
          <w:jc w:val="center"/>
        </w:trPr>
        <w:tc>
          <w:tcPr>
            <w:tcW w:w="7120" w:type="dxa"/>
          </w:tcPr>
          <w:p w14:paraId="63A31F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162894C4" w14:textId="77777777" w:rsidTr="006F2CA2">
        <w:trPr>
          <w:divId w:val="2116439976"/>
          <w:cantSplit/>
          <w:jc w:val="center"/>
        </w:trPr>
        <w:tc>
          <w:tcPr>
            <w:tcW w:w="7120" w:type="dxa"/>
          </w:tcPr>
          <w:p w14:paraId="5DF8357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7F6C80AE" w14:textId="77777777" w:rsidTr="006F2CA2">
        <w:trPr>
          <w:divId w:val="2116439976"/>
          <w:cantSplit/>
          <w:jc w:val="center"/>
        </w:trPr>
        <w:tc>
          <w:tcPr>
            <w:tcW w:w="7120" w:type="dxa"/>
          </w:tcPr>
          <w:p w14:paraId="2DDFD7F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6CBFB098" w14:textId="77777777" w:rsidTr="006F2CA2">
        <w:trPr>
          <w:divId w:val="2116439976"/>
          <w:cantSplit/>
          <w:jc w:val="center"/>
        </w:trPr>
        <w:tc>
          <w:tcPr>
            <w:tcW w:w="7120" w:type="dxa"/>
          </w:tcPr>
          <w:p w14:paraId="009199A3"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6A366E5A" w14:textId="77777777" w:rsidTr="006F2CA2">
        <w:trPr>
          <w:divId w:val="2116439976"/>
          <w:cantSplit/>
          <w:jc w:val="center"/>
        </w:trPr>
        <w:tc>
          <w:tcPr>
            <w:tcW w:w="7120" w:type="dxa"/>
          </w:tcPr>
          <w:p w14:paraId="10E6A1C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My other contact </w:t>
            </w:r>
            <w:proofErr w:type="gramStart"/>
            <w:r w:rsidRPr="006F2CA2">
              <w:rPr>
                <w:rFonts w:ascii="Times New Roman" w:hAnsi="Times New Roman" w:cs="Times New Roman"/>
                <w:sz w:val="22"/>
                <w:szCs w:val="20"/>
                <w:lang w:val="en-GB" w:eastAsia="en-US"/>
              </w:rPr>
              <w:t>particulars are</w:t>
            </w:r>
            <w:proofErr w:type="gramEnd"/>
            <w:r w:rsidRPr="006F2CA2">
              <w:rPr>
                <w:rFonts w:ascii="Times New Roman" w:hAnsi="Times New Roman" w:cs="Times New Roman"/>
                <w:sz w:val="22"/>
                <w:szCs w:val="20"/>
                <w:lang w:val="en-GB" w:eastAsia="en-US"/>
              </w:rPr>
              <w:t>:</w:t>
            </w:r>
          </w:p>
          <w:p w14:paraId="7AD8CCD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04575F34" w14:textId="77777777" w:rsidTr="006F2CA2">
        <w:trPr>
          <w:divId w:val="2116439976"/>
          <w:cantSplit/>
          <w:jc w:val="center"/>
        </w:trPr>
        <w:tc>
          <w:tcPr>
            <w:tcW w:w="7120" w:type="dxa"/>
          </w:tcPr>
          <w:p w14:paraId="4534596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442EA527" w14:textId="77777777" w:rsidTr="006F2CA2">
        <w:trPr>
          <w:divId w:val="2116439976"/>
          <w:cantSplit/>
          <w:jc w:val="center"/>
        </w:trPr>
        <w:tc>
          <w:tcPr>
            <w:tcW w:w="7120" w:type="dxa"/>
          </w:tcPr>
          <w:p w14:paraId="26EBE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258DE3D0" w14:textId="77777777" w:rsidTr="006F2CA2">
        <w:trPr>
          <w:divId w:val="2116439976"/>
          <w:cantSplit/>
          <w:jc w:val="center"/>
        </w:trPr>
        <w:tc>
          <w:tcPr>
            <w:tcW w:w="7120" w:type="dxa"/>
          </w:tcPr>
          <w:p w14:paraId="4C829D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49CE5F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D3BEC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EE0EA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A948716" w14:textId="77777777" w:rsidTr="006F2CA2">
        <w:trPr>
          <w:divId w:val="2116439976"/>
          <w:cantSplit/>
          <w:jc w:val="center"/>
        </w:trPr>
        <w:tc>
          <w:tcPr>
            <w:tcW w:w="7120" w:type="dxa"/>
          </w:tcPr>
          <w:p w14:paraId="4F696D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F0F20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6728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9736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6173C2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6BFF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E2C65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377B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396AF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D433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D8CA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D72AC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90A6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41FC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7EDE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2913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CF7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32385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A7F2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007D4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68AE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5EBAE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29CA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5FA0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ADBF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14:paraId="7408F6AE" w14:textId="77777777" w:rsidTr="006F2CA2">
        <w:trPr>
          <w:divId w:val="2116439976"/>
          <w:cantSplit/>
        </w:trPr>
        <w:tc>
          <w:tcPr>
            <w:tcW w:w="7120" w:type="dxa"/>
          </w:tcPr>
          <w:p w14:paraId="199B4093"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05917AD0" w14:textId="77777777" w:rsidTr="006F2CA2">
        <w:trPr>
          <w:divId w:val="2116439976"/>
          <w:cantSplit/>
        </w:trPr>
        <w:tc>
          <w:tcPr>
            <w:tcW w:w="7120" w:type="dxa"/>
          </w:tcPr>
          <w:p w14:paraId="16EC62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46975E82" w14:textId="77777777" w:rsidTr="006F2CA2">
        <w:trPr>
          <w:divId w:val="2116439976"/>
          <w:cantSplit/>
        </w:trPr>
        <w:tc>
          <w:tcPr>
            <w:tcW w:w="7120" w:type="dxa"/>
          </w:tcPr>
          <w:p w14:paraId="39211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026FE4F" w14:textId="77777777" w:rsidTr="006F2CA2">
        <w:trPr>
          <w:divId w:val="2116439976"/>
          <w:cantSplit/>
        </w:trPr>
        <w:tc>
          <w:tcPr>
            <w:tcW w:w="7120" w:type="dxa"/>
          </w:tcPr>
          <w:p w14:paraId="381170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46E9F90" w14:textId="77777777" w:rsidTr="006F2CA2">
        <w:trPr>
          <w:divId w:val="2116439976"/>
          <w:cantSplit/>
        </w:trPr>
        <w:tc>
          <w:tcPr>
            <w:tcW w:w="7120" w:type="dxa"/>
          </w:tcPr>
          <w:p w14:paraId="42F6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48C175F" w14:textId="77777777" w:rsidTr="006F2CA2">
        <w:trPr>
          <w:divId w:val="2116439976"/>
          <w:cantSplit/>
        </w:trPr>
        <w:tc>
          <w:tcPr>
            <w:tcW w:w="7120" w:type="dxa"/>
          </w:tcPr>
          <w:p w14:paraId="72EC0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498340E" w14:textId="77777777" w:rsidTr="006F2CA2">
        <w:trPr>
          <w:divId w:val="2116439976"/>
          <w:cantSplit/>
        </w:trPr>
        <w:tc>
          <w:tcPr>
            <w:tcW w:w="7120" w:type="dxa"/>
          </w:tcPr>
          <w:p w14:paraId="6D6988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99DBFBD" w14:textId="77777777" w:rsidTr="006F2CA2">
        <w:trPr>
          <w:divId w:val="2116439976"/>
          <w:cantSplit/>
        </w:trPr>
        <w:tc>
          <w:tcPr>
            <w:tcW w:w="7120" w:type="dxa"/>
          </w:tcPr>
          <w:p w14:paraId="5E11BD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6C1149" w14:textId="77777777" w:rsidTr="006F2CA2">
        <w:trPr>
          <w:divId w:val="2116439976"/>
          <w:cantSplit/>
        </w:trPr>
        <w:tc>
          <w:tcPr>
            <w:tcW w:w="7120" w:type="dxa"/>
          </w:tcPr>
          <w:p w14:paraId="63D1A3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27FB1E4D" w14:textId="77777777" w:rsidTr="006F2CA2">
        <w:trPr>
          <w:divId w:val="2116439976"/>
          <w:cantSplit/>
        </w:trPr>
        <w:tc>
          <w:tcPr>
            <w:tcW w:w="7120" w:type="dxa"/>
          </w:tcPr>
          <w:p w14:paraId="58E017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3BAEB1E2" w14:textId="77777777" w:rsidTr="006F2CA2">
        <w:trPr>
          <w:divId w:val="2116439976"/>
          <w:cantSplit/>
        </w:trPr>
        <w:tc>
          <w:tcPr>
            <w:tcW w:w="7120" w:type="dxa"/>
          </w:tcPr>
          <w:p w14:paraId="67C640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E154421" w14:textId="77777777" w:rsidTr="006F2CA2">
        <w:trPr>
          <w:divId w:val="2116439976"/>
          <w:cantSplit/>
        </w:trPr>
        <w:tc>
          <w:tcPr>
            <w:tcW w:w="7120" w:type="dxa"/>
          </w:tcPr>
          <w:p w14:paraId="37EB04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2D6AE3" w14:textId="77777777" w:rsidTr="006F2CA2">
        <w:trPr>
          <w:divId w:val="2116439976"/>
          <w:cantSplit/>
        </w:trPr>
        <w:tc>
          <w:tcPr>
            <w:tcW w:w="7120" w:type="dxa"/>
          </w:tcPr>
          <w:p w14:paraId="20E375D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B92AFC6" w14:textId="77777777" w:rsidTr="006F2CA2">
        <w:trPr>
          <w:divId w:val="2116439976"/>
          <w:cantSplit/>
        </w:trPr>
        <w:tc>
          <w:tcPr>
            <w:tcW w:w="7120" w:type="dxa"/>
          </w:tcPr>
          <w:p w14:paraId="566A6AD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AD039B6" w14:textId="77777777" w:rsidTr="006F2CA2">
        <w:trPr>
          <w:divId w:val="2116439976"/>
          <w:cantSplit/>
        </w:trPr>
        <w:tc>
          <w:tcPr>
            <w:tcW w:w="7120" w:type="dxa"/>
          </w:tcPr>
          <w:p w14:paraId="556E12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FE73F07" w14:textId="77777777" w:rsidTr="006F2CA2">
        <w:trPr>
          <w:divId w:val="2116439976"/>
          <w:cantSplit/>
        </w:trPr>
        <w:tc>
          <w:tcPr>
            <w:tcW w:w="7120" w:type="dxa"/>
          </w:tcPr>
          <w:p w14:paraId="2142EF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10463F6" w14:textId="77777777" w:rsidTr="006F2CA2">
        <w:trPr>
          <w:divId w:val="2116439976"/>
          <w:cantSplit/>
        </w:trPr>
        <w:tc>
          <w:tcPr>
            <w:tcW w:w="7120" w:type="dxa"/>
          </w:tcPr>
          <w:p w14:paraId="0569A5A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52749CC" w14:textId="77777777" w:rsidTr="006F2CA2">
        <w:trPr>
          <w:divId w:val="2116439976"/>
          <w:cantSplit/>
        </w:trPr>
        <w:tc>
          <w:tcPr>
            <w:tcW w:w="7120" w:type="dxa"/>
          </w:tcPr>
          <w:p w14:paraId="607BB6F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6C40B25B" w14:textId="77777777" w:rsidTr="006F2CA2">
        <w:trPr>
          <w:divId w:val="2116439976"/>
          <w:cantSplit/>
        </w:trPr>
        <w:tc>
          <w:tcPr>
            <w:tcW w:w="7120" w:type="dxa"/>
          </w:tcPr>
          <w:p w14:paraId="4F46DAB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778DBC1F" w14:textId="77777777" w:rsidTr="006F2CA2">
        <w:trPr>
          <w:divId w:val="2116439976"/>
          <w:cantSplit/>
        </w:trPr>
        <w:tc>
          <w:tcPr>
            <w:tcW w:w="7120" w:type="dxa"/>
          </w:tcPr>
          <w:p w14:paraId="0907492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9425BB4" w14:textId="77777777" w:rsidTr="006F2CA2">
        <w:trPr>
          <w:divId w:val="2116439976"/>
          <w:cantSplit/>
        </w:trPr>
        <w:tc>
          <w:tcPr>
            <w:tcW w:w="7120" w:type="dxa"/>
          </w:tcPr>
          <w:p w14:paraId="1376ED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5481D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4B7D1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6AFA23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2F50A7F" w14:textId="77777777" w:rsidTr="006F2CA2">
        <w:trPr>
          <w:divId w:val="2116439976"/>
          <w:cantSplit/>
        </w:trPr>
        <w:tc>
          <w:tcPr>
            <w:tcW w:w="7120" w:type="dxa"/>
          </w:tcPr>
          <w:p w14:paraId="21C4B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DA0688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7CED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265A2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5E75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C89A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E07D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03EA3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E0CC46D"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AD86D8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14:paraId="72D6270C" w14:textId="77777777" w:rsidTr="006F2CA2">
        <w:trPr>
          <w:divId w:val="2116439976"/>
          <w:cantSplit/>
          <w:jc w:val="center"/>
        </w:trPr>
        <w:tc>
          <w:tcPr>
            <w:tcW w:w="7120" w:type="dxa"/>
          </w:tcPr>
          <w:p w14:paraId="3BEF9F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7FD12005" w14:textId="77777777" w:rsidTr="006F2CA2">
        <w:trPr>
          <w:divId w:val="2116439976"/>
          <w:cantSplit/>
          <w:jc w:val="center"/>
        </w:trPr>
        <w:tc>
          <w:tcPr>
            <w:tcW w:w="7120" w:type="dxa"/>
          </w:tcPr>
          <w:p w14:paraId="1CA4F8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1B277D14" w14:textId="77777777" w:rsidTr="006F2CA2">
        <w:trPr>
          <w:divId w:val="2116439976"/>
          <w:cantSplit/>
          <w:jc w:val="center"/>
        </w:trPr>
        <w:tc>
          <w:tcPr>
            <w:tcW w:w="7120" w:type="dxa"/>
          </w:tcPr>
          <w:p w14:paraId="14C66B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22A7B9" w14:textId="77777777" w:rsidTr="006F2CA2">
        <w:trPr>
          <w:divId w:val="2116439976"/>
          <w:cantSplit/>
          <w:jc w:val="center"/>
        </w:trPr>
        <w:tc>
          <w:tcPr>
            <w:tcW w:w="7120" w:type="dxa"/>
          </w:tcPr>
          <w:p w14:paraId="54F626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4B1C27F" w14:textId="77777777" w:rsidTr="006F2CA2">
        <w:trPr>
          <w:divId w:val="2116439976"/>
          <w:cantSplit/>
          <w:jc w:val="center"/>
        </w:trPr>
        <w:tc>
          <w:tcPr>
            <w:tcW w:w="7120" w:type="dxa"/>
          </w:tcPr>
          <w:p w14:paraId="068919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AF9C2F" w14:textId="77777777" w:rsidTr="006F2CA2">
        <w:trPr>
          <w:divId w:val="2116439976"/>
          <w:cantSplit/>
          <w:jc w:val="center"/>
        </w:trPr>
        <w:tc>
          <w:tcPr>
            <w:tcW w:w="7120" w:type="dxa"/>
          </w:tcPr>
          <w:p w14:paraId="427F6E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DF336D1" w14:textId="77777777" w:rsidTr="006F2CA2">
        <w:trPr>
          <w:divId w:val="2116439976"/>
          <w:cantSplit/>
          <w:jc w:val="center"/>
        </w:trPr>
        <w:tc>
          <w:tcPr>
            <w:tcW w:w="7120" w:type="dxa"/>
          </w:tcPr>
          <w:p w14:paraId="45078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7DDD9AF" w14:textId="77777777" w:rsidTr="006F2CA2">
        <w:trPr>
          <w:divId w:val="2116439976"/>
          <w:cantSplit/>
          <w:jc w:val="center"/>
        </w:trPr>
        <w:tc>
          <w:tcPr>
            <w:tcW w:w="7120" w:type="dxa"/>
          </w:tcPr>
          <w:p w14:paraId="068AD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00C98A2" w14:textId="77777777" w:rsidTr="006F2CA2">
        <w:trPr>
          <w:divId w:val="2116439976"/>
          <w:cantSplit/>
          <w:jc w:val="center"/>
        </w:trPr>
        <w:tc>
          <w:tcPr>
            <w:tcW w:w="7120" w:type="dxa"/>
          </w:tcPr>
          <w:p w14:paraId="34F4D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6651A90F" w14:textId="77777777" w:rsidTr="006F2CA2">
        <w:trPr>
          <w:divId w:val="2116439976"/>
          <w:cantSplit/>
          <w:jc w:val="center"/>
        </w:trPr>
        <w:tc>
          <w:tcPr>
            <w:tcW w:w="7120" w:type="dxa"/>
          </w:tcPr>
          <w:p w14:paraId="6E484A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68EF77B8" w14:textId="77777777" w:rsidTr="006F2CA2">
        <w:trPr>
          <w:divId w:val="2116439976"/>
          <w:cantSplit/>
          <w:jc w:val="center"/>
        </w:trPr>
        <w:tc>
          <w:tcPr>
            <w:tcW w:w="7120" w:type="dxa"/>
          </w:tcPr>
          <w:p w14:paraId="65CF9E0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73475904" w14:textId="77777777" w:rsidTr="006F2CA2">
        <w:trPr>
          <w:divId w:val="2116439976"/>
          <w:cantSplit/>
          <w:jc w:val="center"/>
        </w:trPr>
        <w:tc>
          <w:tcPr>
            <w:tcW w:w="7120" w:type="dxa"/>
          </w:tcPr>
          <w:p w14:paraId="45D0B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08DD07EC" w14:textId="77777777" w:rsidTr="006F2CA2">
        <w:trPr>
          <w:divId w:val="2116439976"/>
          <w:cantSplit/>
          <w:jc w:val="center"/>
        </w:trPr>
        <w:tc>
          <w:tcPr>
            <w:tcW w:w="7120" w:type="dxa"/>
          </w:tcPr>
          <w:p w14:paraId="132EE39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7B2B30C2" w14:textId="77777777" w:rsidTr="006F2CA2">
        <w:trPr>
          <w:divId w:val="2116439976"/>
          <w:cantSplit/>
          <w:jc w:val="center"/>
        </w:trPr>
        <w:tc>
          <w:tcPr>
            <w:tcW w:w="7120" w:type="dxa"/>
          </w:tcPr>
          <w:p w14:paraId="22859E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20C46FC1" w14:textId="77777777" w:rsidTr="006F2CA2">
        <w:trPr>
          <w:divId w:val="2116439976"/>
          <w:cantSplit/>
          <w:jc w:val="center"/>
        </w:trPr>
        <w:tc>
          <w:tcPr>
            <w:tcW w:w="7120" w:type="dxa"/>
          </w:tcPr>
          <w:p w14:paraId="42FA8B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3A7460B9" w14:textId="77777777" w:rsidTr="006F2CA2">
        <w:trPr>
          <w:divId w:val="2116439976"/>
          <w:cantSplit/>
          <w:jc w:val="center"/>
        </w:trPr>
        <w:tc>
          <w:tcPr>
            <w:tcW w:w="7120" w:type="dxa"/>
          </w:tcPr>
          <w:p w14:paraId="2B0002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6E3F4C24" w14:textId="77777777" w:rsidTr="006F2CA2">
        <w:trPr>
          <w:divId w:val="2116439976"/>
          <w:cantSplit/>
          <w:jc w:val="center"/>
        </w:trPr>
        <w:tc>
          <w:tcPr>
            <w:tcW w:w="7120" w:type="dxa"/>
          </w:tcPr>
          <w:p w14:paraId="1DAF6E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29FA9FD5" w14:textId="77777777" w:rsidTr="006F2CA2">
        <w:trPr>
          <w:divId w:val="2116439976"/>
          <w:cantSplit/>
          <w:jc w:val="center"/>
        </w:trPr>
        <w:tc>
          <w:tcPr>
            <w:tcW w:w="7120" w:type="dxa"/>
          </w:tcPr>
          <w:p w14:paraId="0D58FD5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3E02BB0B" w14:textId="77777777" w:rsidTr="006F2CA2">
        <w:trPr>
          <w:divId w:val="2116439976"/>
          <w:cantSplit/>
          <w:jc w:val="center"/>
        </w:trPr>
        <w:tc>
          <w:tcPr>
            <w:tcW w:w="7120" w:type="dxa"/>
          </w:tcPr>
          <w:p w14:paraId="0ED289F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4CB8D95B" w14:textId="77777777" w:rsidTr="006F2CA2">
        <w:trPr>
          <w:divId w:val="2116439976"/>
          <w:cantSplit/>
          <w:jc w:val="center"/>
        </w:trPr>
        <w:tc>
          <w:tcPr>
            <w:tcW w:w="7120" w:type="dxa"/>
          </w:tcPr>
          <w:p w14:paraId="09CE5C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018D33B3" w14:textId="77777777" w:rsidTr="006F2CA2">
        <w:trPr>
          <w:divId w:val="2116439976"/>
          <w:cantSplit/>
          <w:jc w:val="center"/>
        </w:trPr>
        <w:tc>
          <w:tcPr>
            <w:tcW w:w="7120" w:type="dxa"/>
          </w:tcPr>
          <w:p w14:paraId="6A7765E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5BA72B3B" w14:textId="77777777" w:rsidTr="006F2CA2">
        <w:trPr>
          <w:divId w:val="2116439976"/>
          <w:cantSplit/>
          <w:jc w:val="center"/>
        </w:trPr>
        <w:tc>
          <w:tcPr>
            <w:tcW w:w="7120" w:type="dxa"/>
          </w:tcPr>
          <w:p w14:paraId="210519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22ACB311" w14:textId="77777777" w:rsidTr="006F2CA2">
        <w:trPr>
          <w:divId w:val="2116439976"/>
          <w:cantSplit/>
          <w:jc w:val="center"/>
        </w:trPr>
        <w:tc>
          <w:tcPr>
            <w:tcW w:w="7120" w:type="dxa"/>
          </w:tcPr>
          <w:p w14:paraId="3732607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7D781BEB" w14:textId="77777777" w:rsidTr="006F2CA2">
        <w:trPr>
          <w:divId w:val="2116439976"/>
          <w:cantSplit/>
          <w:jc w:val="center"/>
        </w:trPr>
        <w:tc>
          <w:tcPr>
            <w:tcW w:w="7120" w:type="dxa"/>
          </w:tcPr>
          <w:p w14:paraId="565E5F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76A2D771" w14:textId="77777777" w:rsidTr="006F2CA2">
        <w:trPr>
          <w:divId w:val="2116439976"/>
          <w:cantSplit/>
          <w:jc w:val="center"/>
        </w:trPr>
        <w:tc>
          <w:tcPr>
            <w:tcW w:w="7120" w:type="dxa"/>
          </w:tcPr>
          <w:p w14:paraId="03D3FD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2C5424D1" w14:textId="77777777" w:rsidTr="006F2CA2">
        <w:trPr>
          <w:divId w:val="2116439976"/>
          <w:cantSplit/>
          <w:jc w:val="center"/>
        </w:trPr>
        <w:tc>
          <w:tcPr>
            <w:tcW w:w="7120" w:type="dxa"/>
          </w:tcPr>
          <w:p w14:paraId="602FFE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4CAFE840" w14:textId="77777777" w:rsidTr="006F2CA2">
        <w:trPr>
          <w:divId w:val="2116439976"/>
          <w:cantSplit/>
          <w:jc w:val="center"/>
        </w:trPr>
        <w:tc>
          <w:tcPr>
            <w:tcW w:w="7120" w:type="dxa"/>
          </w:tcPr>
          <w:p w14:paraId="331521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639B84E" w14:textId="77777777" w:rsidTr="006F2CA2">
        <w:trPr>
          <w:divId w:val="2116439976"/>
          <w:cantSplit/>
          <w:jc w:val="center"/>
        </w:trPr>
        <w:tc>
          <w:tcPr>
            <w:tcW w:w="7120" w:type="dxa"/>
          </w:tcPr>
          <w:p w14:paraId="136DCC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544C1480" w14:textId="77777777" w:rsidTr="006F2CA2">
        <w:trPr>
          <w:divId w:val="2116439976"/>
          <w:cantSplit/>
          <w:jc w:val="center"/>
        </w:trPr>
        <w:tc>
          <w:tcPr>
            <w:tcW w:w="7120" w:type="dxa"/>
          </w:tcPr>
          <w:p w14:paraId="1F6081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7C1C2668" w14:textId="77777777" w:rsidTr="006F2CA2">
        <w:trPr>
          <w:divId w:val="2116439976"/>
          <w:cantSplit/>
          <w:jc w:val="center"/>
        </w:trPr>
        <w:tc>
          <w:tcPr>
            <w:tcW w:w="7120" w:type="dxa"/>
          </w:tcPr>
          <w:p w14:paraId="05BB43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444E0993" w14:textId="77777777" w:rsidTr="006F2CA2">
        <w:trPr>
          <w:divId w:val="2116439976"/>
          <w:cantSplit/>
          <w:jc w:val="center"/>
        </w:trPr>
        <w:tc>
          <w:tcPr>
            <w:tcW w:w="7120" w:type="dxa"/>
          </w:tcPr>
          <w:p w14:paraId="5EFA52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1B36F17F" w14:textId="77777777" w:rsidTr="006F2CA2">
        <w:trPr>
          <w:divId w:val="2116439976"/>
          <w:cantSplit/>
          <w:jc w:val="center"/>
        </w:trPr>
        <w:tc>
          <w:tcPr>
            <w:tcW w:w="7120" w:type="dxa"/>
          </w:tcPr>
          <w:p w14:paraId="00D2348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6B324D0A" w14:textId="77777777" w:rsidTr="006F2CA2">
        <w:trPr>
          <w:divId w:val="2116439976"/>
          <w:cantSplit/>
          <w:jc w:val="center"/>
        </w:trPr>
        <w:tc>
          <w:tcPr>
            <w:tcW w:w="7120" w:type="dxa"/>
          </w:tcPr>
          <w:p w14:paraId="25DB5AA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53A74DC9" w14:textId="77777777" w:rsidTr="006F2CA2">
        <w:trPr>
          <w:divId w:val="2116439976"/>
          <w:cantSplit/>
          <w:jc w:val="center"/>
        </w:trPr>
        <w:tc>
          <w:tcPr>
            <w:tcW w:w="7120" w:type="dxa"/>
          </w:tcPr>
          <w:p w14:paraId="03C264F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0340CEE5" w14:textId="77777777" w:rsidTr="006F2CA2">
        <w:trPr>
          <w:divId w:val="2116439976"/>
          <w:cantSplit/>
          <w:jc w:val="center"/>
        </w:trPr>
        <w:tc>
          <w:tcPr>
            <w:tcW w:w="7120" w:type="dxa"/>
          </w:tcPr>
          <w:p w14:paraId="546008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0DD90327" w14:textId="77777777" w:rsidTr="006F2CA2">
        <w:trPr>
          <w:divId w:val="2116439976"/>
          <w:cantSplit/>
          <w:jc w:val="center"/>
        </w:trPr>
        <w:tc>
          <w:tcPr>
            <w:tcW w:w="7120" w:type="dxa"/>
          </w:tcPr>
          <w:p w14:paraId="684DD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05692241" w14:textId="77777777" w:rsidTr="006F2CA2">
        <w:trPr>
          <w:divId w:val="2116439976"/>
          <w:cantSplit/>
          <w:jc w:val="center"/>
        </w:trPr>
        <w:tc>
          <w:tcPr>
            <w:tcW w:w="7120" w:type="dxa"/>
          </w:tcPr>
          <w:p w14:paraId="595AA49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03C27619" w14:textId="77777777" w:rsidTr="006F2CA2">
        <w:trPr>
          <w:divId w:val="2116439976"/>
          <w:cantSplit/>
          <w:jc w:val="center"/>
        </w:trPr>
        <w:tc>
          <w:tcPr>
            <w:tcW w:w="7120" w:type="dxa"/>
          </w:tcPr>
          <w:p w14:paraId="2D53D2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13E7F53" w14:textId="77777777" w:rsidTr="006F2CA2">
        <w:trPr>
          <w:divId w:val="2116439976"/>
          <w:cantSplit/>
          <w:jc w:val="center"/>
        </w:trPr>
        <w:tc>
          <w:tcPr>
            <w:tcW w:w="7120" w:type="dxa"/>
          </w:tcPr>
          <w:p w14:paraId="563959F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05A80005" w14:textId="77777777" w:rsidTr="006F2CA2">
        <w:trPr>
          <w:divId w:val="2116439976"/>
          <w:cantSplit/>
          <w:jc w:val="center"/>
        </w:trPr>
        <w:tc>
          <w:tcPr>
            <w:tcW w:w="7120" w:type="dxa"/>
          </w:tcPr>
          <w:p w14:paraId="05A77E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6861E57E" w14:textId="77777777" w:rsidTr="006F2CA2">
        <w:trPr>
          <w:divId w:val="2116439976"/>
          <w:cantSplit/>
          <w:jc w:val="center"/>
        </w:trPr>
        <w:tc>
          <w:tcPr>
            <w:tcW w:w="7120" w:type="dxa"/>
          </w:tcPr>
          <w:p w14:paraId="19157C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4357DDD1" w14:textId="77777777" w:rsidTr="006F2CA2">
        <w:trPr>
          <w:divId w:val="2116439976"/>
          <w:cantSplit/>
          <w:jc w:val="center"/>
        </w:trPr>
        <w:tc>
          <w:tcPr>
            <w:tcW w:w="7120" w:type="dxa"/>
          </w:tcPr>
          <w:p w14:paraId="0EADF9E1"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2997F68F" w14:textId="77777777" w:rsidTr="006F2CA2">
        <w:trPr>
          <w:divId w:val="2116439976"/>
          <w:cantSplit/>
          <w:jc w:val="center"/>
        </w:trPr>
        <w:tc>
          <w:tcPr>
            <w:tcW w:w="7120" w:type="dxa"/>
          </w:tcPr>
          <w:p w14:paraId="1CE573CB"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6C8D90CA" w14:textId="77777777" w:rsidTr="006F2CA2">
        <w:trPr>
          <w:divId w:val="2116439976"/>
          <w:cantSplit/>
          <w:jc w:val="center"/>
        </w:trPr>
        <w:tc>
          <w:tcPr>
            <w:tcW w:w="7120" w:type="dxa"/>
          </w:tcPr>
          <w:p w14:paraId="45DA8E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 xml:space="preserve">My other contact </w:t>
            </w:r>
            <w:proofErr w:type="gramStart"/>
            <w:r w:rsidRPr="006F2CA2">
              <w:rPr>
                <w:rFonts w:ascii="Times New Roman" w:hAnsi="Times New Roman" w:cs="Times New Roman"/>
                <w:sz w:val="22"/>
                <w:szCs w:val="22"/>
                <w:lang w:val="en-GB" w:eastAsia="en-US"/>
              </w:rPr>
              <w:t>particulars are</w:t>
            </w:r>
            <w:proofErr w:type="gramEnd"/>
            <w:r w:rsidRPr="006F2CA2">
              <w:rPr>
                <w:rFonts w:ascii="Times New Roman" w:hAnsi="Times New Roman" w:cs="Times New Roman"/>
                <w:sz w:val="22"/>
                <w:szCs w:val="22"/>
                <w:lang w:val="en-GB" w:eastAsia="en-US"/>
              </w:rPr>
              <w:t>:</w:t>
            </w:r>
          </w:p>
        </w:tc>
      </w:tr>
      <w:tr w:rsidR="006F2CA2" w:rsidRPr="006F2CA2" w14:paraId="138F98D4" w14:textId="77777777" w:rsidTr="006F2CA2">
        <w:trPr>
          <w:divId w:val="2116439976"/>
          <w:cantSplit/>
          <w:jc w:val="center"/>
        </w:trPr>
        <w:tc>
          <w:tcPr>
            <w:tcW w:w="7120" w:type="dxa"/>
          </w:tcPr>
          <w:p w14:paraId="0DF88EE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5A8C4943" w14:textId="77777777" w:rsidTr="006F2CA2">
        <w:trPr>
          <w:divId w:val="2116439976"/>
          <w:cantSplit/>
          <w:jc w:val="center"/>
        </w:trPr>
        <w:tc>
          <w:tcPr>
            <w:tcW w:w="7120" w:type="dxa"/>
          </w:tcPr>
          <w:p w14:paraId="06E6AD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7E0104EF" w14:textId="77777777" w:rsidTr="006F2CA2">
        <w:trPr>
          <w:divId w:val="2116439976"/>
          <w:cantSplit/>
          <w:jc w:val="center"/>
        </w:trPr>
        <w:tc>
          <w:tcPr>
            <w:tcW w:w="7120" w:type="dxa"/>
          </w:tcPr>
          <w:p w14:paraId="52E388B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461C4F2B" w14:textId="77777777" w:rsidTr="006F2CA2">
        <w:trPr>
          <w:divId w:val="2116439976"/>
          <w:cantSplit/>
          <w:jc w:val="center"/>
        </w:trPr>
        <w:tc>
          <w:tcPr>
            <w:tcW w:w="7120" w:type="dxa"/>
          </w:tcPr>
          <w:p w14:paraId="08273BF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64341F0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3E969D5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331EF7FC"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345F290E" w14:textId="77777777" w:rsidTr="006F2CA2">
        <w:trPr>
          <w:divId w:val="2116439976"/>
          <w:cantSplit/>
          <w:jc w:val="center"/>
        </w:trPr>
        <w:tc>
          <w:tcPr>
            <w:tcW w:w="7120" w:type="dxa"/>
          </w:tcPr>
          <w:p w14:paraId="47160F8B"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1B6C4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BA0D223"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3AA572B"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38DEC6EB"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581E4F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2556068B" w14:textId="77777777" w:rsidTr="006F2CA2">
        <w:trPr>
          <w:divId w:val="2116439976"/>
          <w:cantSplit/>
          <w:trHeight w:val="420"/>
          <w:jc w:val="center"/>
        </w:trPr>
        <w:tc>
          <w:tcPr>
            <w:tcW w:w="7120" w:type="dxa"/>
          </w:tcPr>
          <w:p w14:paraId="733A798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3F00D082" w14:textId="77777777" w:rsidTr="006F2CA2">
        <w:trPr>
          <w:divId w:val="2116439976"/>
          <w:cantSplit/>
          <w:trHeight w:val="420"/>
          <w:jc w:val="center"/>
        </w:trPr>
        <w:tc>
          <w:tcPr>
            <w:tcW w:w="7120" w:type="dxa"/>
          </w:tcPr>
          <w:p w14:paraId="7045C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00E22E68" w14:textId="77777777" w:rsidTr="006F2CA2">
        <w:trPr>
          <w:divId w:val="2116439976"/>
          <w:cantSplit/>
          <w:trHeight w:val="580"/>
          <w:jc w:val="center"/>
        </w:trPr>
        <w:tc>
          <w:tcPr>
            <w:tcW w:w="7120" w:type="dxa"/>
          </w:tcPr>
          <w:p w14:paraId="1D4BD2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27E48B76" w14:textId="77777777" w:rsidTr="006F2CA2">
        <w:trPr>
          <w:divId w:val="2116439976"/>
          <w:cantSplit/>
          <w:trHeight w:val="260"/>
          <w:jc w:val="center"/>
        </w:trPr>
        <w:tc>
          <w:tcPr>
            <w:tcW w:w="7120" w:type="dxa"/>
          </w:tcPr>
          <w:p w14:paraId="001B06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3BA6E49A" w14:textId="77777777" w:rsidTr="006F2CA2">
        <w:trPr>
          <w:divId w:val="2116439976"/>
          <w:cantSplit/>
          <w:jc w:val="center"/>
        </w:trPr>
        <w:tc>
          <w:tcPr>
            <w:tcW w:w="7120" w:type="dxa"/>
          </w:tcPr>
          <w:p w14:paraId="05C6EE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74D16D0B" w14:textId="77777777" w:rsidTr="006F2CA2">
        <w:trPr>
          <w:divId w:val="2116439976"/>
          <w:cantSplit/>
          <w:jc w:val="center"/>
        </w:trPr>
        <w:tc>
          <w:tcPr>
            <w:tcW w:w="7120" w:type="dxa"/>
          </w:tcPr>
          <w:p w14:paraId="0C9CC22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41CA9DB1" w14:textId="77777777" w:rsidTr="006F2CA2">
        <w:trPr>
          <w:divId w:val="2116439976"/>
          <w:cantSplit/>
          <w:jc w:val="center"/>
        </w:trPr>
        <w:tc>
          <w:tcPr>
            <w:tcW w:w="7120" w:type="dxa"/>
          </w:tcPr>
          <w:p w14:paraId="21512A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2EF51A67" w14:textId="77777777" w:rsidTr="006F2CA2">
        <w:trPr>
          <w:divId w:val="2116439976"/>
          <w:cantSplit/>
          <w:trHeight w:val="340"/>
          <w:jc w:val="center"/>
        </w:trPr>
        <w:tc>
          <w:tcPr>
            <w:tcW w:w="7120" w:type="dxa"/>
          </w:tcPr>
          <w:p w14:paraId="151057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5CA9293F" w14:textId="77777777" w:rsidTr="006F2CA2">
        <w:trPr>
          <w:divId w:val="2116439976"/>
          <w:cantSplit/>
          <w:jc w:val="center"/>
        </w:trPr>
        <w:tc>
          <w:tcPr>
            <w:tcW w:w="7120" w:type="dxa"/>
          </w:tcPr>
          <w:p w14:paraId="0C02A6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7E8FCA81" w14:textId="77777777" w:rsidTr="006F2CA2">
        <w:trPr>
          <w:divId w:val="2116439976"/>
          <w:cantSplit/>
          <w:jc w:val="center"/>
        </w:trPr>
        <w:tc>
          <w:tcPr>
            <w:tcW w:w="7120" w:type="dxa"/>
          </w:tcPr>
          <w:p w14:paraId="60A03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7D37D294" w14:textId="77777777" w:rsidTr="006F2CA2">
        <w:trPr>
          <w:divId w:val="2116439976"/>
          <w:cantSplit/>
          <w:jc w:val="center"/>
        </w:trPr>
        <w:tc>
          <w:tcPr>
            <w:tcW w:w="7120" w:type="dxa"/>
          </w:tcPr>
          <w:p w14:paraId="6D58A8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66A19E86" w14:textId="77777777" w:rsidTr="006F2CA2">
        <w:trPr>
          <w:divId w:val="2116439976"/>
          <w:cantSplit/>
          <w:jc w:val="center"/>
        </w:trPr>
        <w:tc>
          <w:tcPr>
            <w:tcW w:w="7120" w:type="dxa"/>
          </w:tcPr>
          <w:p w14:paraId="6196860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2790A375" w14:textId="77777777" w:rsidTr="006F2CA2">
        <w:trPr>
          <w:divId w:val="2116439976"/>
          <w:cantSplit/>
          <w:jc w:val="center"/>
        </w:trPr>
        <w:tc>
          <w:tcPr>
            <w:tcW w:w="7120" w:type="dxa"/>
          </w:tcPr>
          <w:p w14:paraId="614B79E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6A0D1F60" w14:textId="77777777" w:rsidTr="006F2CA2">
        <w:trPr>
          <w:divId w:val="2116439976"/>
          <w:cantSplit/>
          <w:jc w:val="center"/>
        </w:trPr>
        <w:tc>
          <w:tcPr>
            <w:tcW w:w="7120" w:type="dxa"/>
          </w:tcPr>
          <w:p w14:paraId="72DB81B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18E82A52" w14:textId="77777777" w:rsidTr="006F2CA2">
        <w:trPr>
          <w:divId w:val="2116439976"/>
          <w:cantSplit/>
          <w:jc w:val="center"/>
        </w:trPr>
        <w:tc>
          <w:tcPr>
            <w:tcW w:w="7120" w:type="dxa"/>
          </w:tcPr>
          <w:p w14:paraId="14799F7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768D8825" w14:textId="77777777" w:rsidTr="006F2CA2">
        <w:trPr>
          <w:divId w:val="2116439976"/>
          <w:cantSplit/>
          <w:jc w:val="center"/>
        </w:trPr>
        <w:tc>
          <w:tcPr>
            <w:tcW w:w="7120" w:type="dxa"/>
          </w:tcPr>
          <w:p w14:paraId="1DAC50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EACE88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6265D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E9527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0DF1B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FE691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11B9EC"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016592A"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46796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6640DF4" w14:textId="77777777" w:rsidTr="006F2CA2">
        <w:trPr>
          <w:divId w:val="2116439976"/>
          <w:cantSplit/>
          <w:jc w:val="center"/>
        </w:trPr>
        <w:tc>
          <w:tcPr>
            <w:tcW w:w="7120" w:type="dxa"/>
          </w:tcPr>
          <w:p w14:paraId="2508319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294EBC54" w14:textId="77777777" w:rsidTr="006F2CA2">
        <w:trPr>
          <w:divId w:val="2116439976"/>
          <w:cantSplit/>
          <w:jc w:val="center"/>
        </w:trPr>
        <w:tc>
          <w:tcPr>
            <w:tcW w:w="7120" w:type="dxa"/>
          </w:tcPr>
          <w:p w14:paraId="077833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0AEC7F62" w14:textId="77777777" w:rsidTr="006F2CA2">
        <w:trPr>
          <w:divId w:val="2116439976"/>
          <w:cantSplit/>
          <w:jc w:val="center"/>
        </w:trPr>
        <w:tc>
          <w:tcPr>
            <w:tcW w:w="7120" w:type="dxa"/>
          </w:tcPr>
          <w:p w14:paraId="4C9BAA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B9C152" w14:textId="77777777" w:rsidTr="006F2CA2">
        <w:trPr>
          <w:divId w:val="2116439976"/>
          <w:cantSplit/>
          <w:jc w:val="center"/>
        </w:trPr>
        <w:tc>
          <w:tcPr>
            <w:tcW w:w="7120" w:type="dxa"/>
          </w:tcPr>
          <w:p w14:paraId="2DDF97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20A3893" w14:textId="77777777" w:rsidTr="006F2CA2">
        <w:trPr>
          <w:divId w:val="2116439976"/>
          <w:cantSplit/>
          <w:jc w:val="center"/>
        </w:trPr>
        <w:tc>
          <w:tcPr>
            <w:tcW w:w="7120" w:type="dxa"/>
          </w:tcPr>
          <w:p w14:paraId="723A4F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16352BF" w14:textId="77777777" w:rsidTr="006F2CA2">
        <w:trPr>
          <w:divId w:val="2116439976"/>
          <w:cantSplit/>
          <w:jc w:val="center"/>
        </w:trPr>
        <w:tc>
          <w:tcPr>
            <w:tcW w:w="7120" w:type="dxa"/>
          </w:tcPr>
          <w:p w14:paraId="1D293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B3A0762" w14:textId="77777777" w:rsidTr="006F2CA2">
        <w:trPr>
          <w:divId w:val="2116439976"/>
          <w:cantSplit/>
          <w:jc w:val="center"/>
        </w:trPr>
        <w:tc>
          <w:tcPr>
            <w:tcW w:w="7120" w:type="dxa"/>
          </w:tcPr>
          <w:p w14:paraId="6A6A4D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3E85886" w14:textId="77777777" w:rsidTr="006F2CA2">
        <w:trPr>
          <w:divId w:val="2116439976"/>
          <w:cantSplit/>
          <w:jc w:val="center"/>
        </w:trPr>
        <w:tc>
          <w:tcPr>
            <w:tcW w:w="7120" w:type="dxa"/>
          </w:tcPr>
          <w:p w14:paraId="4C39E3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3FE669" w14:textId="77777777" w:rsidTr="006F2CA2">
        <w:trPr>
          <w:divId w:val="2116439976"/>
          <w:cantSplit/>
          <w:jc w:val="center"/>
        </w:trPr>
        <w:tc>
          <w:tcPr>
            <w:tcW w:w="7120" w:type="dxa"/>
          </w:tcPr>
          <w:p w14:paraId="6398FD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69188251" w14:textId="77777777" w:rsidTr="006F2CA2">
        <w:trPr>
          <w:divId w:val="2116439976"/>
          <w:cantSplit/>
          <w:jc w:val="center"/>
        </w:trPr>
        <w:tc>
          <w:tcPr>
            <w:tcW w:w="7120" w:type="dxa"/>
          </w:tcPr>
          <w:p w14:paraId="51774E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471B6D65" w14:textId="77777777" w:rsidTr="006F2CA2">
        <w:trPr>
          <w:divId w:val="2116439976"/>
          <w:cantSplit/>
          <w:jc w:val="center"/>
        </w:trPr>
        <w:tc>
          <w:tcPr>
            <w:tcW w:w="7120" w:type="dxa"/>
          </w:tcPr>
          <w:p w14:paraId="6C4C53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037E8B08" w14:textId="77777777" w:rsidTr="006F2CA2">
        <w:trPr>
          <w:divId w:val="2116439976"/>
          <w:cantSplit/>
          <w:jc w:val="center"/>
        </w:trPr>
        <w:tc>
          <w:tcPr>
            <w:tcW w:w="7120" w:type="dxa"/>
          </w:tcPr>
          <w:p w14:paraId="02409A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C386C71" w14:textId="77777777" w:rsidTr="006F2CA2">
        <w:trPr>
          <w:divId w:val="2116439976"/>
          <w:cantSplit/>
          <w:jc w:val="center"/>
        </w:trPr>
        <w:tc>
          <w:tcPr>
            <w:tcW w:w="7120" w:type="dxa"/>
          </w:tcPr>
          <w:p w14:paraId="28A851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8051A96" w14:textId="77777777" w:rsidTr="006F2CA2">
        <w:trPr>
          <w:divId w:val="2116439976"/>
          <w:cantSplit/>
          <w:jc w:val="center"/>
        </w:trPr>
        <w:tc>
          <w:tcPr>
            <w:tcW w:w="7120" w:type="dxa"/>
          </w:tcPr>
          <w:p w14:paraId="7BA51AE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234B5C41" w14:textId="77777777" w:rsidTr="006F2CA2">
        <w:trPr>
          <w:divId w:val="2116439976"/>
          <w:cantSplit/>
          <w:jc w:val="center"/>
        </w:trPr>
        <w:tc>
          <w:tcPr>
            <w:tcW w:w="7120" w:type="dxa"/>
          </w:tcPr>
          <w:p w14:paraId="46D98EE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6D7AD37" w14:textId="77777777" w:rsidTr="006F2CA2">
        <w:trPr>
          <w:divId w:val="2116439976"/>
          <w:cantSplit/>
          <w:jc w:val="center"/>
        </w:trPr>
        <w:tc>
          <w:tcPr>
            <w:tcW w:w="7120" w:type="dxa"/>
          </w:tcPr>
          <w:p w14:paraId="1D1EEF8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DCB96ED" w14:textId="77777777" w:rsidTr="006F2CA2">
        <w:trPr>
          <w:divId w:val="2116439976"/>
          <w:cantSplit/>
          <w:jc w:val="center"/>
        </w:trPr>
        <w:tc>
          <w:tcPr>
            <w:tcW w:w="7120" w:type="dxa"/>
          </w:tcPr>
          <w:p w14:paraId="5B1CE00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2C31D25C" w14:textId="77777777" w:rsidTr="006F2CA2">
        <w:trPr>
          <w:divId w:val="2116439976"/>
          <w:cantSplit/>
          <w:jc w:val="center"/>
        </w:trPr>
        <w:tc>
          <w:tcPr>
            <w:tcW w:w="7120" w:type="dxa"/>
          </w:tcPr>
          <w:p w14:paraId="066A04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D88FE45" w14:textId="77777777" w:rsidTr="006F2CA2">
        <w:trPr>
          <w:divId w:val="2116439976"/>
          <w:cantSplit/>
          <w:jc w:val="center"/>
        </w:trPr>
        <w:tc>
          <w:tcPr>
            <w:tcW w:w="7120" w:type="dxa"/>
          </w:tcPr>
          <w:p w14:paraId="0E5FD5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58A453A" w14:textId="77777777" w:rsidTr="006F2CA2">
        <w:trPr>
          <w:divId w:val="2116439976"/>
          <w:cantSplit/>
          <w:jc w:val="center"/>
        </w:trPr>
        <w:tc>
          <w:tcPr>
            <w:tcW w:w="7120" w:type="dxa"/>
          </w:tcPr>
          <w:p w14:paraId="5B8F5A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D8470E1" w14:textId="77777777" w:rsidTr="006F2CA2">
        <w:trPr>
          <w:divId w:val="2116439976"/>
          <w:cantSplit/>
          <w:jc w:val="center"/>
        </w:trPr>
        <w:tc>
          <w:tcPr>
            <w:tcW w:w="7120" w:type="dxa"/>
          </w:tcPr>
          <w:p w14:paraId="448E98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75FDD66E" w14:textId="77777777" w:rsidTr="006F2CA2">
        <w:trPr>
          <w:divId w:val="2116439976"/>
          <w:cantSplit/>
          <w:jc w:val="center"/>
        </w:trPr>
        <w:tc>
          <w:tcPr>
            <w:tcW w:w="7120" w:type="dxa"/>
          </w:tcPr>
          <w:p w14:paraId="4CEB328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08122ABD" w14:textId="77777777" w:rsidTr="006F2CA2">
        <w:trPr>
          <w:divId w:val="2116439976"/>
          <w:cantSplit/>
          <w:jc w:val="center"/>
        </w:trPr>
        <w:tc>
          <w:tcPr>
            <w:tcW w:w="7120" w:type="dxa"/>
          </w:tcPr>
          <w:p w14:paraId="26182A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259DD2D4" w14:textId="77777777" w:rsidTr="006F2CA2">
        <w:trPr>
          <w:divId w:val="2116439976"/>
          <w:cantSplit/>
          <w:jc w:val="center"/>
        </w:trPr>
        <w:tc>
          <w:tcPr>
            <w:tcW w:w="7120" w:type="dxa"/>
          </w:tcPr>
          <w:p w14:paraId="3BFE4B5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w:t>
            </w:r>
          </w:p>
        </w:tc>
      </w:tr>
      <w:tr w:rsidR="006F2CA2" w:rsidRPr="006F2CA2" w14:paraId="512A7501" w14:textId="77777777" w:rsidTr="006F2CA2">
        <w:trPr>
          <w:divId w:val="2116439976"/>
          <w:cantSplit/>
          <w:jc w:val="center"/>
        </w:trPr>
        <w:tc>
          <w:tcPr>
            <w:tcW w:w="7120" w:type="dxa"/>
          </w:tcPr>
          <w:p w14:paraId="32ADD0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38B5AE62" w14:textId="77777777" w:rsidTr="006F2CA2">
        <w:trPr>
          <w:divId w:val="2116439976"/>
          <w:cantSplit/>
          <w:jc w:val="center"/>
        </w:trPr>
        <w:tc>
          <w:tcPr>
            <w:tcW w:w="7120" w:type="dxa"/>
          </w:tcPr>
          <w:p w14:paraId="64D775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630F0F9" w14:textId="77777777" w:rsidTr="006F2CA2">
        <w:trPr>
          <w:divId w:val="2116439976"/>
          <w:cantSplit/>
          <w:jc w:val="center"/>
        </w:trPr>
        <w:tc>
          <w:tcPr>
            <w:tcW w:w="7120" w:type="dxa"/>
          </w:tcPr>
          <w:p w14:paraId="2CEFCA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78C8AE35" w14:textId="77777777" w:rsidTr="006F2CA2">
        <w:trPr>
          <w:divId w:val="2116439976"/>
          <w:cantSplit/>
          <w:jc w:val="center"/>
        </w:trPr>
        <w:tc>
          <w:tcPr>
            <w:tcW w:w="7120" w:type="dxa"/>
          </w:tcPr>
          <w:p w14:paraId="1E9943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9A1120D" w14:textId="77777777" w:rsidTr="006F2CA2">
        <w:trPr>
          <w:divId w:val="2116439976"/>
          <w:cantSplit/>
          <w:jc w:val="center"/>
        </w:trPr>
        <w:tc>
          <w:tcPr>
            <w:tcW w:w="7120" w:type="dxa"/>
          </w:tcPr>
          <w:p w14:paraId="45D00D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5B0FB286" w14:textId="77777777" w:rsidTr="006F2CA2">
        <w:trPr>
          <w:divId w:val="2116439976"/>
          <w:cantSplit/>
          <w:jc w:val="center"/>
        </w:trPr>
        <w:tc>
          <w:tcPr>
            <w:tcW w:w="7120" w:type="dxa"/>
          </w:tcPr>
          <w:p w14:paraId="133E60A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3FF3B7C9" w14:textId="77777777" w:rsidTr="006F2CA2">
        <w:trPr>
          <w:divId w:val="2116439976"/>
          <w:cantSplit/>
          <w:jc w:val="center"/>
        </w:trPr>
        <w:tc>
          <w:tcPr>
            <w:tcW w:w="7120" w:type="dxa"/>
          </w:tcPr>
          <w:p w14:paraId="0440AB2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097120B1" w14:textId="77777777" w:rsidTr="006F2CA2">
        <w:trPr>
          <w:divId w:val="2116439976"/>
          <w:cantSplit/>
          <w:jc w:val="center"/>
        </w:trPr>
        <w:tc>
          <w:tcPr>
            <w:tcW w:w="7120" w:type="dxa"/>
          </w:tcPr>
          <w:p w14:paraId="03DE7D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1807E7D7" w14:textId="77777777" w:rsidTr="006F2CA2">
        <w:trPr>
          <w:divId w:val="2116439976"/>
          <w:cantSplit/>
          <w:jc w:val="center"/>
        </w:trPr>
        <w:tc>
          <w:tcPr>
            <w:tcW w:w="7120" w:type="dxa"/>
          </w:tcPr>
          <w:p w14:paraId="53FFD1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40CED2B" w14:textId="77777777" w:rsidTr="006F2CA2">
        <w:trPr>
          <w:divId w:val="2116439976"/>
          <w:cantSplit/>
          <w:jc w:val="center"/>
        </w:trPr>
        <w:tc>
          <w:tcPr>
            <w:tcW w:w="7120" w:type="dxa"/>
          </w:tcPr>
          <w:p w14:paraId="0255E3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B78BF00" w14:textId="77777777" w:rsidTr="006F2CA2">
        <w:trPr>
          <w:divId w:val="2116439976"/>
          <w:cantSplit/>
          <w:jc w:val="center"/>
        </w:trPr>
        <w:tc>
          <w:tcPr>
            <w:tcW w:w="7120" w:type="dxa"/>
          </w:tcPr>
          <w:p w14:paraId="6EF36BB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B0D81BF" w14:textId="77777777" w:rsidTr="006F2CA2">
        <w:trPr>
          <w:divId w:val="2116439976"/>
          <w:cantSplit/>
          <w:jc w:val="center"/>
        </w:trPr>
        <w:tc>
          <w:tcPr>
            <w:tcW w:w="7120" w:type="dxa"/>
          </w:tcPr>
          <w:p w14:paraId="324423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8E4DEEE" w14:textId="77777777" w:rsidTr="006F2CA2">
        <w:trPr>
          <w:divId w:val="2116439976"/>
          <w:cantSplit/>
          <w:jc w:val="center"/>
        </w:trPr>
        <w:tc>
          <w:tcPr>
            <w:tcW w:w="7120" w:type="dxa"/>
          </w:tcPr>
          <w:p w14:paraId="503769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ACDB9C0" w14:textId="77777777" w:rsidTr="006F2CA2">
        <w:trPr>
          <w:divId w:val="2116439976"/>
          <w:cantSplit/>
          <w:jc w:val="center"/>
        </w:trPr>
        <w:tc>
          <w:tcPr>
            <w:tcW w:w="7120" w:type="dxa"/>
          </w:tcPr>
          <w:p w14:paraId="7F4951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38A1916E" w14:textId="77777777" w:rsidTr="006F2CA2">
        <w:trPr>
          <w:divId w:val="2116439976"/>
          <w:cantSplit/>
          <w:jc w:val="center"/>
        </w:trPr>
        <w:tc>
          <w:tcPr>
            <w:tcW w:w="7120" w:type="dxa"/>
          </w:tcPr>
          <w:p w14:paraId="015BC5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9823BD7" w14:textId="77777777" w:rsidTr="006F2CA2">
        <w:trPr>
          <w:divId w:val="2116439976"/>
          <w:cantSplit/>
          <w:jc w:val="center"/>
        </w:trPr>
        <w:tc>
          <w:tcPr>
            <w:tcW w:w="7120" w:type="dxa"/>
          </w:tcPr>
          <w:p w14:paraId="2954E92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A1F9587" w14:textId="77777777" w:rsidTr="006F2CA2">
        <w:trPr>
          <w:divId w:val="2116439976"/>
          <w:cantSplit/>
          <w:jc w:val="center"/>
        </w:trPr>
        <w:tc>
          <w:tcPr>
            <w:tcW w:w="7120" w:type="dxa"/>
          </w:tcPr>
          <w:p w14:paraId="543E6E7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40F76E65" w14:textId="77777777" w:rsidTr="006F2CA2">
        <w:trPr>
          <w:divId w:val="2116439976"/>
          <w:cantSplit/>
          <w:jc w:val="center"/>
        </w:trPr>
        <w:tc>
          <w:tcPr>
            <w:tcW w:w="7120" w:type="dxa"/>
          </w:tcPr>
          <w:p w14:paraId="28B849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5A4952EF" w14:textId="77777777" w:rsidTr="006F2CA2">
        <w:trPr>
          <w:divId w:val="2116439976"/>
          <w:cantSplit/>
          <w:jc w:val="center"/>
        </w:trPr>
        <w:tc>
          <w:tcPr>
            <w:tcW w:w="7120" w:type="dxa"/>
          </w:tcPr>
          <w:p w14:paraId="6F52E5D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690025DB" w14:textId="77777777" w:rsidTr="006F2CA2">
        <w:trPr>
          <w:divId w:val="2116439976"/>
          <w:cantSplit/>
          <w:jc w:val="center"/>
        </w:trPr>
        <w:tc>
          <w:tcPr>
            <w:tcW w:w="7120" w:type="dxa"/>
          </w:tcPr>
          <w:p w14:paraId="49FF7A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F7C81EC" w14:textId="77777777" w:rsidTr="006F2CA2">
        <w:trPr>
          <w:divId w:val="2116439976"/>
          <w:cantSplit/>
          <w:jc w:val="center"/>
        </w:trPr>
        <w:tc>
          <w:tcPr>
            <w:tcW w:w="7120" w:type="dxa"/>
          </w:tcPr>
          <w:p w14:paraId="45B944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5BA3258A" w14:textId="77777777" w:rsidTr="006F2CA2">
        <w:trPr>
          <w:divId w:val="2116439976"/>
          <w:cantSplit/>
          <w:jc w:val="center"/>
        </w:trPr>
        <w:tc>
          <w:tcPr>
            <w:tcW w:w="7120" w:type="dxa"/>
          </w:tcPr>
          <w:p w14:paraId="169134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0B39B8C" w14:textId="77777777" w:rsidTr="006F2CA2">
        <w:trPr>
          <w:divId w:val="2116439976"/>
          <w:cantSplit/>
          <w:jc w:val="center"/>
        </w:trPr>
        <w:tc>
          <w:tcPr>
            <w:tcW w:w="7120" w:type="dxa"/>
          </w:tcPr>
          <w:p w14:paraId="1CE3F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56350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172E6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B3FA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9A643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7207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8DB1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DC17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6D75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53B4ABE"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5EAF4771"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554B3E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1D85CC48" w14:textId="77777777"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14:paraId="199405A3" w14:textId="77777777" w:rsidTr="00841158">
        <w:trPr>
          <w:divId w:val="2116439976"/>
        </w:trPr>
        <w:tc>
          <w:tcPr>
            <w:tcW w:w="7120" w:type="dxa"/>
            <w:shd w:val="clear" w:color="auto" w:fill="auto"/>
          </w:tcPr>
          <w:p w14:paraId="30FA9E34"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14:paraId="14CDE823" w14:textId="77777777" w:rsidTr="00841158">
        <w:trPr>
          <w:divId w:val="2116439976"/>
        </w:trPr>
        <w:tc>
          <w:tcPr>
            <w:tcW w:w="7120" w:type="dxa"/>
            <w:shd w:val="clear" w:color="auto" w:fill="auto"/>
          </w:tcPr>
          <w:p w14:paraId="5EA90266"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14:paraId="0CA91947" w14:textId="77777777" w:rsidTr="00841158">
        <w:trPr>
          <w:divId w:val="2116439976"/>
        </w:trPr>
        <w:tc>
          <w:tcPr>
            <w:tcW w:w="7120" w:type="dxa"/>
            <w:shd w:val="clear" w:color="auto" w:fill="auto"/>
          </w:tcPr>
          <w:p w14:paraId="3A4F3B77"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14:paraId="59A3FA01" w14:textId="77777777" w:rsidTr="00841158">
        <w:trPr>
          <w:divId w:val="2116439976"/>
        </w:trPr>
        <w:tc>
          <w:tcPr>
            <w:tcW w:w="7120" w:type="dxa"/>
            <w:shd w:val="clear" w:color="auto" w:fill="auto"/>
          </w:tcPr>
          <w:p w14:paraId="4E3B727D"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14:paraId="548941C7" w14:textId="77777777" w:rsidTr="00841158">
        <w:trPr>
          <w:divId w:val="2116439976"/>
        </w:trPr>
        <w:tc>
          <w:tcPr>
            <w:tcW w:w="7120" w:type="dxa"/>
            <w:shd w:val="clear" w:color="auto" w:fill="auto"/>
          </w:tcPr>
          <w:p w14:paraId="02BAD4F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14:paraId="02EFA520" w14:textId="77777777" w:rsidTr="00841158">
        <w:trPr>
          <w:divId w:val="2116439976"/>
        </w:trPr>
        <w:tc>
          <w:tcPr>
            <w:tcW w:w="7120" w:type="dxa"/>
            <w:shd w:val="clear" w:color="auto" w:fill="auto"/>
          </w:tcPr>
          <w:p w14:paraId="30AD49A9"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Plaintiff</w:t>
            </w:r>
          </w:p>
        </w:tc>
      </w:tr>
      <w:tr w:rsidR="004066EF" w:rsidRPr="00841158" w14:paraId="5F3F671E" w14:textId="77777777" w:rsidTr="00841158">
        <w:trPr>
          <w:divId w:val="2116439976"/>
        </w:trPr>
        <w:tc>
          <w:tcPr>
            <w:tcW w:w="7120" w:type="dxa"/>
            <w:shd w:val="clear" w:color="auto" w:fill="auto"/>
          </w:tcPr>
          <w:p w14:paraId="3E9E701A"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14:paraId="77BA3467" w14:textId="77777777" w:rsidTr="00841158">
        <w:trPr>
          <w:divId w:val="2116439976"/>
        </w:trPr>
        <w:tc>
          <w:tcPr>
            <w:tcW w:w="7120" w:type="dxa"/>
            <w:shd w:val="clear" w:color="auto" w:fill="auto"/>
          </w:tcPr>
          <w:p w14:paraId="1E63DA4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Defendant</w:t>
            </w:r>
          </w:p>
        </w:tc>
      </w:tr>
      <w:tr w:rsidR="004066EF" w:rsidRPr="00841158" w14:paraId="708D0379" w14:textId="77777777" w:rsidTr="00841158">
        <w:trPr>
          <w:divId w:val="2116439976"/>
        </w:trPr>
        <w:tc>
          <w:tcPr>
            <w:tcW w:w="7120" w:type="dxa"/>
            <w:shd w:val="clear" w:color="auto" w:fill="auto"/>
          </w:tcPr>
          <w:p w14:paraId="3D79465C"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14:paraId="47B675BF" w14:textId="77777777" w:rsidTr="00841158">
        <w:trPr>
          <w:divId w:val="2116439976"/>
        </w:trPr>
        <w:tc>
          <w:tcPr>
            <w:tcW w:w="7120" w:type="dxa"/>
            <w:shd w:val="clear" w:color="auto" w:fill="auto"/>
          </w:tcPr>
          <w:p w14:paraId="6CCB20CE"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14:paraId="70464327" w14:textId="77777777" w:rsidTr="00841158">
        <w:trPr>
          <w:divId w:val="2116439976"/>
        </w:trPr>
        <w:tc>
          <w:tcPr>
            <w:tcW w:w="7120" w:type="dxa"/>
            <w:shd w:val="clear" w:color="auto" w:fill="auto"/>
          </w:tcPr>
          <w:p w14:paraId="3DD0046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r>
            <w:proofErr w:type="gramStart"/>
            <w:r w:rsidRPr="00841158">
              <w:rPr>
                <w:rFonts w:ascii="Times New Roman" w:hAnsi="Times New Roman" w:cs="Times New Roman"/>
                <w:lang w:val="en-GB" w:eastAsia="en-US"/>
              </w:rPr>
              <w:t>Particulars of</w:t>
            </w:r>
            <w:proofErr w:type="gramEnd"/>
            <w:r w:rsidRPr="00841158">
              <w:rPr>
                <w:rFonts w:ascii="Times New Roman" w:hAnsi="Times New Roman" w:cs="Times New Roman"/>
                <w:lang w:val="en-GB" w:eastAsia="en-US"/>
              </w:rPr>
              <w:t xml:space="preserve"> Defendant</w:t>
            </w:r>
          </w:p>
        </w:tc>
      </w:tr>
      <w:tr w:rsidR="004066EF" w:rsidRPr="00841158" w14:paraId="3D130A62" w14:textId="77777777" w:rsidTr="00841158">
        <w:trPr>
          <w:divId w:val="2116439976"/>
        </w:trPr>
        <w:tc>
          <w:tcPr>
            <w:tcW w:w="7120" w:type="dxa"/>
            <w:shd w:val="clear" w:color="auto" w:fill="auto"/>
          </w:tcPr>
          <w:p w14:paraId="528B178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14:paraId="04AF29DF" w14:textId="77777777" w:rsidTr="00841158">
        <w:trPr>
          <w:divId w:val="2116439976"/>
        </w:trPr>
        <w:tc>
          <w:tcPr>
            <w:tcW w:w="7120" w:type="dxa"/>
            <w:shd w:val="clear" w:color="auto" w:fill="auto"/>
          </w:tcPr>
          <w:p w14:paraId="1E82381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14:paraId="682C4F13" w14:textId="77777777" w:rsidTr="00841158">
        <w:trPr>
          <w:divId w:val="2116439976"/>
        </w:trPr>
        <w:tc>
          <w:tcPr>
            <w:tcW w:w="7120" w:type="dxa"/>
            <w:shd w:val="clear" w:color="auto" w:fill="auto"/>
          </w:tcPr>
          <w:p w14:paraId="4EE5FD1E"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14:paraId="371553CF" w14:textId="77777777" w:rsidTr="00841158">
        <w:trPr>
          <w:divId w:val="2116439976"/>
        </w:trPr>
        <w:tc>
          <w:tcPr>
            <w:tcW w:w="7120" w:type="dxa"/>
            <w:shd w:val="clear" w:color="auto" w:fill="auto"/>
          </w:tcPr>
          <w:p w14:paraId="06E26A5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14:paraId="64DEC4AE" w14:textId="77777777" w:rsidTr="00841158">
        <w:trPr>
          <w:divId w:val="2116439976"/>
        </w:trPr>
        <w:tc>
          <w:tcPr>
            <w:tcW w:w="7120" w:type="dxa"/>
            <w:shd w:val="clear" w:color="auto" w:fill="auto"/>
          </w:tcPr>
          <w:p w14:paraId="483CF062"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14:paraId="252D9F33" w14:textId="77777777" w:rsidTr="00841158">
        <w:trPr>
          <w:divId w:val="2116439976"/>
        </w:trPr>
        <w:tc>
          <w:tcPr>
            <w:tcW w:w="7120" w:type="dxa"/>
            <w:shd w:val="clear" w:color="auto" w:fill="auto"/>
          </w:tcPr>
          <w:p w14:paraId="512C2253"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14:paraId="77A45C4C" w14:textId="77777777" w:rsidTr="00841158">
        <w:trPr>
          <w:divId w:val="2116439976"/>
        </w:trPr>
        <w:tc>
          <w:tcPr>
            <w:tcW w:w="7120" w:type="dxa"/>
            <w:shd w:val="clear" w:color="auto" w:fill="auto"/>
          </w:tcPr>
          <w:p w14:paraId="62412138" w14:textId="77777777"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7E1C8B72" w14:textId="77777777" w:rsidTr="00841158">
        <w:trPr>
          <w:divId w:val="2116439976"/>
        </w:trPr>
        <w:tc>
          <w:tcPr>
            <w:tcW w:w="7120" w:type="dxa"/>
            <w:shd w:val="clear" w:color="auto" w:fill="auto"/>
          </w:tcPr>
          <w:p w14:paraId="7775D295"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14:paraId="384F421D" w14:textId="77777777" w:rsidTr="00841158">
        <w:trPr>
          <w:divId w:val="2116439976"/>
        </w:trPr>
        <w:tc>
          <w:tcPr>
            <w:tcW w:w="7120" w:type="dxa"/>
            <w:shd w:val="clear" w:color="auto" w:fill="auto"/>
          </w:tcPr>
          <w:p w14:paraId="281E953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71C47E32" w14:textId="77777777" w:rsidTr="00841158">
        <w:trPr>
          <w:divId w:val="2116439976"/>
        </w:trPr>
        <w:tc>
          <w:tcPr>
            <w:tcW w:w="7120" w:type="dxa"/>
            <w:shd w:val="clear" w:color="auto" w:fill="auto"/>
          </w:tcPr>
          <w:p w14:paraId="53A811E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14:paraId="620681E6" w14:textId="77777777" w:rsidTr="00841158">
        <w:trPr>
          <w:divId w:val="2116439976"/>
        </w:trPr>
        <w:tc>
          <w:tcPr>
            <w:tcW w:w="7120" w:type="dxa"/>
            <w:shd w:val="clear" w:color="auto" w:fill="auto"/>
          </w:tcPr>
          <w:p w14:paraId="1A2A40D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04E147E9" w14:textId="77777777" w:rsidTr="00841158">
        <w:trPr>
          <w:divId w:val="2116439976"/>
        </w:trPr>
        <w:tc>
          <w:tcPr>
            <w:tcW w:w="7120" w:type="dxa"/>
            <w:shd w:val="clear" w:color="auto" w:fill="auto"/>
          </w:tcPr>
          <w:p w14:paraId="2EB22FD2"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and (ii) below:</w:t>
            </w:r>
          </w:p>
        </w:tc>
      </w:tr>
      <w:tr w:rsidR="004066EF" w:rsidRPr="00841158" w14:paraId="2BCFFF6D" w14:textId="77777777" w:rsidTr="00841158">
        <w:trPr>
          <w:divId w:val="2116439976"/>
        </w:trPr>
        <w:tc>
          <w:tcPr>
            <w:tcW w:w="7120" w:type="dxa"/>
            <w:shd w:val="clear" w:color="auto" w:fill="auto"/>
          </w:tcPr>
          <w:p w14:paraId="5190671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with reference to maintenance or to any property of either or both of them.</w:t>
            </w:r>
          </w:p>
        </w:tc>
      </w:tr>
      <w:tr w:rsidR="004066EF" w:rsidRPr="00841158" w14:paraId="7FA00BBA" w14:textId="77777777" w:rsidTr="00841158">
        <w:trPr>
          <w:divId w:val="2116439976"/>
        </w:trPr>
        <w:tc>
          <w:tcPr>
            <w:tcW w:w="7120" w:type="dxa"/>
            <w:shd w:val="clear" w:color="auto" w:fill="auto"/>
          </w:tcPr>
          <w:p w14:paraId="6586CE2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Nature of the proceedings, i.e. whether:</w:t>
            </w:r>
          </w:p>
        </w:tc>
      </w:tr>
      <w:tr w:rsidR="004066EF" w:rsidRPr="00841158" w14:paraId="1C88FC3C" w14:textId="77777777" w:rsidTr="00841158">
        <w:trPr>
          <w:divId w:val="2116439976"/>
        </w:trPr>
        <w:tc>
          <w:tcPr>
            <w:tcW w:w="7120" w:type="dxa"/>
            <w:shd w:val="clear" w:color="auto" w:fill="auto"/>
          </w:tcPr>
          <w:p w14:paraId="39EEE30B"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14:paraId="37122107" w14:textId="77777777" w:rsidTr="00841158">
        <w:trPr>
          <w:divId w:val="2116439976"/>
        </w:trPr>
        <w:tc>
          <w:tcPr>
            <w:tcW w:w="7120" w:type="dxa"/>
            <w:shd w:val="clear" w:color="auto" w:fill="auto"/>
          </w:tcPr>
          <w:p w14:paraId="4E41381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 xml:space="preserve">Family violence (between the Plaintiff, </w:t>
            </w:r>
            <w:proofErr w:type="gramStart"/>
            <w:r w:rsidRPr="00841158">
              <w:rPr>
                <w:rFonts w:ascii="Times New Roman" w:hAnsi="Times New Roman" w:cs="Times New Roman"/>
                <w:lang w:val="en-GB" w:eastAsia="zh-CN"/>
              </w:rPr>
              <w:t>Defendant</w:t>
            </w:r>
            <w:proofErr w:type="gramEnd"/>
            <w:r w:rsidRPr="00841158">
              <w:rPr>
                <w:rFonts w:ascii="Times New Roman" w:hAnsi="Times New Roman" w:cs="Times New Roman"/>
                <w:lang w:val="en-GB" w:eastAsia="zh-CN"/>
              </w:rPr>
              <w:t xml:space="preserve"> and any children of the marriage); and/or</w:t>
            </w:r>
          </w:p>
        </w:tc>
      </w:tr>
      <w:tr w:rsidR="004066EF" w:rsidRPr="00841158" w14:paraId="3A727FFA" w14:textId="77777777" w:rsidTr="00841158">
        <w:trPr>
          <w:divId w:val="2116439976"/>
        </w:trPr>
        <w:tc>
          <w:tcPr>
            <w:tcW w:w="7120" w:type="dxa"/>
            <w:shd w:val="clear" w:color="auto" w:fill="auto"/>
          </w:tcPr>
          <w:p w14:paraId="4D89CC61"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 xml:space="preserve">Custody, </w:t>
            </w:r>
            <w:proofErr w:type="gramStart"/>
            <w:r w:rsidRPr="00841158">
              <w:rPr>
                <w:rFonts w:ascii="Times New Roman" w:hAnsi="Times New Roman" w:cs="Times New Roman"/>
                <w:lang w:val="en-GB" w:eastAsia="zh-CN"/>
              </w:rPr>
              <w:t>care</w:t>
            </w:r>
            <w:proofErr w:type="gramEnd"/>
            <w:r w:rsidRPr="00841158">
              <w:rPr>
                <w:rFonts w:ascii="Times New Roman" w:hAnsi="Times New Roman" w:cs="Times New Roman"/>
                <w:lang w:val="en-GB" w:eastAsia="zh-CN"/>
              </w:rPr>
              <w:t xml:space="preserve"> and control and/or access to the children of the marriage; and/or</w:t>
            </w:r>
          </w:p>
        </w:tc>
      </w:tr>
      <w:tr w:rsidR="004066EF" w:rsidRPr="00841158" w14:paraId="20C50E44" w14:textId="77777777" w:rsidTr="00841158">
        <w:trPr>
          <w:divId w:val="2116439976"/>
        </w:trPr>
        <w:tc>
          <w:tcPr>
            <w:tcW w:w="7120" w:type="dxa"/>
            <w:shd w:val="clear" w:color="auto" w:fill="auto"/>
          </w:tcPr>
          <w:p w14:paraId="55A47262"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14:paraId="04F93275" w14:textId="77777777" w:rsidTr="00841158">
        <w:trPr>
          <w:divId w:val="2116439976"/>
        </w:trPr>
        <w:tc>
          <w:tcPr>
            <w:tcW w:w="7120" w:type="dxa"/>
            <w:shd w:val="clear" w:color="auto" w:fill="auto"/>
          </w:tcPr>
          <w:p w14:paraId="42C1196D"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14:paraId="229EB30E" w14:textId="77777777" w:rsidTr="00841158">
        <w:trPr>
          <w:divId w:val="2116439976"/>
        </w:trPr>
        <w:tc>
          <w:tcPr>
            <w:tcW w:w="7120" w:type="dxa"/>
            <w:shd w:val="clear" w:color="auto" w:fill="auto"/>
          </w:tcPr>
          <w:p w14:paraId="67116D65"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14:paraId="09945594" w14:textId="77777777" w:rsidTr="00841158">
        <w:trPr>
          <w:divId w:val="2116439976"/>
        </w:trPr>
        <w:tc>
          <w:tcPr>
            <w:tcW w:w="7120" w:type="dxa"/>
            <w:shd w:val="clear" w:color="auto" w:fill="auto"/>
          </w:tcPr>
          <w:p w14:paraId="3D47E120"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14:paraId="1A81921E" w14:textId="77777777" w:rsidTr="00841158">
        <w:trPr>
          <w:divId w:val="2116439976"/>
        </w:trPr>
        <w:tc>
          <w:tcPr>
            <w:tcW w:w="7120" w:type="dxa"/>
            <w:shd w:val="clear" w:color="auto" w:fill="auto"/>
          </w:tcPr>
          <w:p w14:paraId="1AA3D726"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14:paraId="6465DF62" w14:textId="77777777" w:rsidTr="00841158">
        <w:trPr>
          <w:divId w:val="2116439976"/>
        </w:trPr>
        <w:tc>
          <w:tcPr>
            <w:tcW w:w="7120" w:type="dxa"/>
            <w:shd w:val="clear" w:color="auto" w:fill="auto"/>
          </w:tcPr>
          <w:p w14:paraId="77CF3D0C" w14:textId="77777777"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xml:space="preserve">)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14:paraId="75361B2B" w14:textId="77777777" w:rsidTr="00841158">
        <w:trPr>
          <w:divId w:val="2116439976"/>
        </w:trPr>
        <w:tc>
          <w:tcPr>
            <w:tcW w:w="7120" w:type="dxa"/>
            <w:shd w:val="clear" w:color="auto" w:fill="auto"/>
          </w:tcPr>
          <w:p w14:paraId="33378D57"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0B20450" w14:textId="77777777" w:rsidTr="00841158">
        <w:trPr>
          <w:divId w:val="2116439976"/>
        </w:trPr>
        <w:tc>
          <w:tcPr>
            <w:tcW w:w="7120" w:type="dxa"/>
            <w:shd w:val="clear" w:color="auto" w:fill="auto"/>
          </w:tcPr>
          <w:p w14:paraId="37BD3549"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14:paraId="0BCB8264" w14:textId="77777777" w:rsidTr="00841158">
        <w:trPr>
          <w:divId w:val="2116439976"/>
        </w:trPr>
        <w:tc>
          <w:tcPr>
            <w:tcW w:w="7120" w:type="dxa"/>
            <w:shd w:val="clear" w:color="auto" w:fill="auto"/>
          </w:tcPr>
          <w:p w14:paraId="785C663F"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14:paraId="0EB563FF" w14:textId="77777777" w:rsidTr="00841158">
        <w:trPr>
          <w:divId w:val="2116439976"/>
        </w:trPr>
        <w:tc>
          <w:tcPr>
            <w:tcW w:w="7120" w:type="dxa"/>
            <w:shd w:val="clear" w:color="auto" w:fill="auto"/>
          </w:tcPr>
          <w:p w14:paraId="1955E16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14:paraId="5EEAA5EA" w14:textId="77777777" w:rsidTr="00841158">
        <w:trPr>
          <w:divId w:val="2116439976"/>
        </w:trPr>
        <w:tc>
          <w:tcPr>
            <w:tcW w:w="7120" w:type="dxa"/>
            <w:shd w:val="clear" w:color="auto" w:fill="auto"/>
          </w:tcPr>
          <w:p w14:paraId="5FC9E1D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14:paraId="74DF6B31" w14:textId="77777777" w:rsidTr="00841158">
        <w:trPr>
          <w:divId w:val="2116439976"/>
        </w:trPr>
        <w:tc>
          <w:tcPr>
            <w:tcW w:w="7120" w:type="dxa"/>
            <w:shd w:val="clear" w:color="auto" w:fill="auto"/>
          </w:tcPr>
          <w:p w14:paraId="6AEBD88C"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F4D05BB" w14:textId="77777777" w:rsidTr="00841158">
        <w:trPr>
          <w:divId w:val="2116439976"/>
        </w:trPr>
        <w:tc>
          <w:tcPr>
            <w:tcW w:w="7120" w:type="dxa"/>
            <w:shd w:val="clear" w:color="auto" w:fill="auto"/>
          </w:tcPr>
          <w:p w14:paraId="3A202C37"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14:paraId="18F36377" w14:textId="77777777" w:rsidTr="00841158">
        <w:trPr>
          <w:divId w:val="2116439976"/>
        </w:trPr>
        <w:tc>
          <w:tcPr>
            <w:tcW w:w="7120" w:type="dxa"/>
            <w:shd w:val="clear" w:color="auto" w:fill="auto"/>
          </w:tcPr>
          <w:p w14:paraId="48E1C946"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14:paraId="78810469" w14:textId="77777777" w:rsidTr="00841158">
        <w:trPr>
          <w:divId w:val="2116439976"/>
        </w:trPr>
        <w:tc>
          <w:tcPr>
            <w:tcW w:w="7120" w:type="dxa"/>
            <w:shd w:val="clear" w:color="auto" w:fill="auto"/>
          </w:tcPr>
          <w:p w14:paraId="4C3B8853" w14:textId="77777777"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14:paraId="22E9A58E" w14:textId="77777777"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14:paraId="10AA23FB" w14:textId="77777777" w:rsidTr="00841158">
        <w:trPr>
          <w:divId w:val="2116439976"/>
        </w:trPr>
        <w:tc>
          <w:tcPr>
            <w:tcW w:w="7120" w:type="dxa"/>
            <w:shd w:val="clear" w:color="auto" w:fill="auto"/>
          </w:tcPr>
          <w:p w14:paraId="08932975" w14:textId="77777777"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14:paraId="0A11809E" w14:textId="77777777" w:rsidTr="00841158">
        <w:trPr>
          <w:divId w:val="2116439976"/>
        </w:trPr>
        <w:tc>
          <w:tcPr>
            <w:tcW w:w="7120" w:type="dxa"/>
            <w:shd w:val="clear" w:color="auto" w:fill="auto"/>
          </w:tcPr>
          <w:p w14:paraId="6A3309AE" w14:textId="77777777" w:rsidR="004A0AC1" w:rsidRPr="00841158" w:rsidRDefault="004066EF" w:rsidP="006172E9">
            <w:pPr>
              <w:numPr>
                <w:ilvl w:val="0"/>
                <w:numId w:val="114"/>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14:paraId="43074C93" w14:textId="77777777"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14:paraId="66D51D36" w14:textId="77777777" w:rsidTr="00841158">
        <w:trPr>
          <w:divId w:val="2116439976"/>
        </w:trPr>
        <w:tc>
          <w:tcPr>
            <w:tcW w:w="7120" w:type="dxa"/>
            <w:shd w:val="clear" w:color="auto" w:fill="auto"/>
          </w:tcPr>
          <w:p w14:paraId="5C7FDF60"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14:paraId="30A945A2"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14:paraId="68E136EF" w14:textId="77777777"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14:paraId="23055BEC"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14:paraId="1FA43232"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14:paraId="79266A3F"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has obtained an Order of Court allowing the Defendant to file the Counterclaim pursuant to section 94</w:t>
            </w:r>
            <w:proofErr w:type="gramStart"/>
            <w:r w:rsidRPr="00841158">
              <w:rPr>
                <w:rFonts w:ascii="Times New Roman" w:hAnsi="Times New Roman" w:cs="Times New Roman"/>
              </w:rPr>
              <w:t>A(</w:t>
            </w:r>
            <w:proofErr w:type="gramEnd"/>
            <w:r w:rsidRPr="00841158">
              <w:rPr>
                <w:rFonts w:ascii="Times New Roman" w:hAnsi="Times New Roman" w:cs="Times New Roman"/>
              </w:rPr>
              <w:t xml:space="preserve">4) of the Women’s Charter. </w:t>
            </w:r>
          </w:p>
          <w:p w14:paraId="51C6FB08" w14:textId="77777777"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14:paraId="59993D6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14:paraId="47D482CB" w14:textId="77777777" w:rsidTr="00841158">
        <w:trPr>
          <w:divId w:val="2116439976"/>
        </w:trPr>
        <w:tc>
          <w:tcPr>
            <w:tcW w:w="7120" w:type="dxa"/>
            <w:shd w:val="clear" w:color="auto" w:fill="auto"/>
          </w:tcPr>
          <w:p w14:paraId="18CE9270" w14:textId="77777777"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14:paraId="2BB448C6" w14:textId="77777777" w:rsidTr="00841158">
        <w:trPr>
          <w:divId w:val="2116439976"/>
        </w:trPr>
        <w:tc>
          <w:tcPr>
            <w:tcW w:w="7120" w:type="dxa"/>
            <w:shd w:val="clear" w:color="auto" w:fill="auto"/>
          </w:tcPr>
          <w:p w14:paraId="3EAA70C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14:paraId="66CAE161" w14:textId="77777777" w:rsidTr="00841158">
        <w:trPr>
          <w:divId w:val="2116439976"/>
        </w:trPr>
        <w:tc>
          <w:tcPr>
            <w:tcW w:w="7120" w:type="dxa"/>
            <w:shd w:val="clear" w:color="auto" w:fill="auto"/>
          </w:tcPr>
          <w:p w14:paraId="3E58914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14:paraId="65C27B65" w14:textId="77777777" w:rsidTr="00841158">
        <w:trPr>
          <w:divId w:val="2116439976"/>
        </w:trPr>
        <w:tc>
          <w:tcPr>
            <w:tcW w:w="7120" w:type="dxa"/>
            <w:shd w:val="clear" w:color="auto" w:fill="auto"/>
          </w:tcPr>
          <w:p w14:paraId="10353F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14:paraId="5E2C2FEF" w14:textId="77777777" w:rsidTr="00841158">
        <w:trPr>
          <w:divId w:val="2116439976"/>
        </w:trPr>
        <w:tc>
          <w:tcPr>
            <w:tcW w:w="7120" w:type="dxa"/>
            <w:shd w:val="clear" w:color="auto" w:fill="auto"/>
          </w:tcPr>
          <w:p w14:paraId="7104BF4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59174A87" w14:textId="77777777" w:rsidTr="00841158">
        <w:trPr>
          <w:divId w:val="2116439976"/>
        </w:trPr>
        <w:tc>
          <w:tcPr>
            <w:tcW w:w="7120" w:type="dxa"/>
            <w:shd w:val="clear" w:color="auto" w:fill="auto"/>
          </w:tcPr>
          <w:p w14:paraId="6037D5F0"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by virtue of section 3(4)/5/9/10/11/12/22* of the Women’s Charter</w:t>
            </w:r>
          </w:p>
        </w:tc>
      </w:tr>
      <w:tr w:rsidR="004066EF" w:rsidRPr="00841158" w14:paraId="3B24419E" w14:textId="77777777" w:rsidTr="00841158">
        <w:trPr>
          <w:divId w:val="2116439976"/>
        </w:trPr>
        <w:tc>
          <w:tcPr>
            <w:tcW w:w="7120" w:type="dxa"/>
            <w:shd w:val="clear" w:color="auto" w:fill="auto"/>
          </w:tcPr>
          <w:p w14:paraId="6D92FDE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14:paraId="15381114" w14:textId="77777777" w:rsidTr="00841158">
        <w:trPr>
          <w:divId w:val="2116439976"/>
        </w:trPr>
        <w:tc>
          <w:tcPr>
            <w:tcW w:w="7120" w:type="dxa"/>
            <w:shd w:val="clear" w:color="auto" w:fill="auto"/>
          </w:tcPr>
          <w:p w14:paraId="78F6200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14:paraId="315A269E" w14:textId="77777777" w:rsidTr="00841158">
        <w:trPr>
          <w:divId w:val="2116439976"/>
        </w:trPr>
        <w:tc>
          <w:tcPr>
            <w:tcW w:w="7120" w:type="dxa"/>
            <w:shd w:val="clear" w:color="auto" w:fill="auto"/>
          </w:tcPr>
          <w:p w14:paraId="22F3E00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14:paraId="00E6CD2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14:paraId="09B6D3CC" w14:textId="77777777" w:rsidTr="00841158">
        <w:trPr>
          <w:divId w:val="2116439976"/>
        </w:trPr>
        <w:tc>
          <w:tcPr>
            <w:tcW w:w="7120" w:type="dxa"/>
            <w:shd w:val="clear" w:color="auto" w:fill="auto"/>
          </w:tcPr>
          <w:p w14:paraId="6A884B1F" w14:textId="77777777"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6CB13091" w14:textId="77777777" w:rsidTr="00841158">
        <w:trPr>
          <w:divId w:val="2116439976"/>
        </w:trPr>
        <w:tc>
          <w:tcPr>
            <w:tcW w:w="7120" w:type="dxa"/>
            <w:shd w:val="clear" w:color="auto" w:fill="auto"/>
          </w:tcPr>
          <w:p w14:paraId="45E7E7B7"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15CBAD5A" w14:textId="77777777" w:rsidTr="00841158">
        <w:trPr>
          <w:divId w:val="2116439976"/>
        </w:trPr>
        <w:tc>
          <w:tcPr>
            <w:tcW w:w="7120" w:type="dxa"/>
            <w:shd w:val="clear" w:color="auto" w:fill="auto"/>
          </w:tcPr>
          <w:p w14:paraId="64A129C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14:paraId="68CD26F3" w14:textId="77777777" w:rsidTr="00841158">
        <w:trPr>
          <w:divId w:val="2116439976"/>
        </w:trPr>
        <w:tc>
          <w:tcPr>
            <w:tcW w:w="7120" w:type="dxa"/>
            <w:shd w:val="clear" w:color="auto" w:fill="auto"/>
          </w:tcPr>
          <w:p w14:paraId="41C6202D"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69FDF7B5" w14:textId="77777777" w:rsidTr="00841158">
        <w:trPr>
          <w:divId w:val="2116439976"/>
        </w:trPr>
        <w:tc>
          <w:tcPr>
            <w:tcW w:w="7120" w:type="dxa"/>
            <w:shd w:val="clear" w:color="auto" w:fill="auto"/>
          </w:tcPr>
          <w:p w14:paraId="215C38D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14:paraId="6AF8FF04" w14:textId="77777777" w:rsidTr="00841158">
        <w:trPr>
          <w:divId w:val="2116439976"/>
        </w:trPr>
        <w:tc>
          <w:tcPr>
            <w:tcW w:w="7120" w:type="dxa"/>
            <w:shd w:val="clear" w:color="auto" w:fill="auto"/>
          </w:tcPr>
          <w:p w14:paraId="4F14C5E7"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14:paraId="01CFE169" w14:textId="77777777" w:rsidTr="00841158">
        <w:trPr>
          <w:divId w:val="2116439976"/>
        </w:trPr>
        <w:tc>
          <w:tcPr>
            <w:tcW w:w="7120" w:type="dxa"/>
            <w:shd w:val="clear" w:color="auto" w:fill="auto"/>
          </w:tcPr>
          <w:p w14:paraId="6D5C1CF5"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please specify in the Statement of Particulars</w:t>
            </w:r>
            <w:r w:rsidRPr="00841158">
              <w:rPr>
                <w:rFonts w:ascii="Times New Roman" w:hAnsi="Times New Roman" w:cs="Times New Roman"/>
                <w:lang w:val="en-GB" w:eastAsia="en-US"/>
              </w:rPr>
              <w:t>]*.</w:t>
            </w:r>
          </w:p>
        </w:tc>
      </w:tr>
      <w:tr w:rsidR="004066EF" w:rsidRPr="00841158" w14:paraId="73C004FB" w14:textId="77777777" w:rsidTr="00841158">
        <w:trPr>
          <w:divId w:val="2116439976"/>
        </w:trPr>
        <w:tc>
          <w:tcPr>
            <w:tcW w:w="7120" w:type="dxa"/>
            <w:shd w:val="clear" w:color="auto" w:fill="auto"/>
          </w:tcPr>
          <w:p w14:paraId="1F073D1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2041B79D" w14:textId="77777777" w:rsidTr="00841158">
        <w:trPr>
          <w:divId w:val="2116439976"/>
        </w:trPr>
        <w:tc>
          <w:tcPr>
            <w:tcW w:w="7120" w:type="dxa"/>
            <w:shd w:val="clear" w:color="auto" w:fill="auto"/>
          </w:tcPr>
          <w:p w14:paraId="288C0FA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3B3CB5DF" w14:textId="77777777" w:rsidTr="00841158">
        <w:trPr>
          <w:divId w:val="2116439976"/>
        </w:trPr>
        <w:tc>
          <w:tcPr>
            <w:tcW w:w="7120" w:type="dxa"/>
            <w:shd w:val="clear" w:color="auto" w:fill="auto"/>
          </w:tcPr>
          <w:p w14:paraId="142DC71F"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36E6BECF" w14:textId="77777777" w:rsidTr="00841158">
        <w:trPr>
          <w:divId w:val="2116439976"/>
        </w:trPr>
        <w:tc>
          <w:tcPr>
            <w:tcW w:w="7120" w:type="dxa"/>
            <w:shd w:val="clear" w:color="auto" w:fill="auto"/>
          </w:tcPr>
          <w:p w14:paraId="2319FC0A"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14:paraId="34E29E4C" w14:textId="77777777" w:rsidTr="00841158">
        <w:trPr>
          <w:divId w:val="2116439976"/>
        </w:trPr>
        <w:tc>
          <w:tcPr>
            <w:tcW w:w="7120" w:type="dxa"/>
            <w:shd w:val="clear" w:color="auto" w:fill="auto"/>
          </w:tcPr>
          <w:p w14:paraId="4D32E75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14:paraId="40973B15" w14:textId="77777777" w:rsidTr="00841158">
        <w:trPr>
          <w:divId w:val="2116439976"/>
        </w:trPr>
        <w:tc>
          <w:tcPr>
            <w:tcW w:w="7120" w:type="dxa"/>
            <w:shd w:val="clear" w:color="auto" w:fill="auto"/>
          </w:tcPr>
          <w:p w14:paraId="74DF9655"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30DE513C" w14:textId="77777777" w:rsidTr="00841158">
        <w:trPr>
          <w:divId w:val="2116439976"/>
        </w:trPr>
        <w:tc>
          <w:tcPr>
            <w:tcW w:w="7120" w:type="dxa"/>
            <w:shd w:val="clear" w:color="auto" w:fill="auto"/>
          </w:tcPr>
          <w:p w14:paraId="04C2666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14:paraId="1CFD4E0C" w14:textId="77777777" w:rsidTr="00841158">
        <w:trPr>
          <w:divId w:val="2116439976"/>
        </w:trPr>
        <w:tc>
          <w:tcPr>
            <w:tcW w:w="7120" w:type="dxa"/>
            <w:shd w:val="clear" w:color="auto" w:fill="auto"/>
          </w:tcPr>
          <w:p w14:paraId="5BDF34E6"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14:paraId="10E82035" w14:textId="77777777" w:rsidTr="00841158">
        <w:trPr>
          <w:divId w:val="2116439976"/>
        </w:trPr>
        <w:tc>
          <w:tcPr>
            <w:tcW w:w="7120" w:type="dxa"/>
            <w:shd w:val="clear" w:color="auto" w:fill="auto"/>
          </w:tcPr>
          <w:p w14:paraId="3CA7EAD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14:paraId="075D518F" w14:textId="77777777" w:rsidTr="00841158">
        <w:trPr>
          <w:divId w:val="2116439976"/>
        </w:trPr>
        <w:tc>
          <w:tcPr>
            <w:tcW w:w="7120" w:type="dxa"/>
            <w:shd w:val="clear" w:color="auto" w:fill="auto"/>
          </w:tcPr>
          <w:p w14:paraId="3428414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14:paraId="231341ED" w14:textId="77777777" w:rsidTr="00841158">
        <w:trPr>
          <w:divId w:val="2116439976"/>
        </w:trPr>
        <w:tc>
          <w:tcPr>
            <w:tcW w:w="7120" w:type="dxa"/>
            <w:shd w:val="clear" w:color="auto" w:fill="auto"/>
          </w:tcPr>
          <w:p w14:paraId="220E8BB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14:paraId="68D6E46D" w14:textId="77777777" w:rsidTr="00841158">
        <w:trPr>
          <w:divId w:val="2116439976"/>
        </w:trPr>
        <w:tc>
          <w:tcPr>
            <w:tcW w:w="7120" w:type="dxa"/>
            <w:shd w:val="clear" w:color="auto" w:fill="auto"/>
          </w:tcPr>
          <w:p w14:paraId="34D4F56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14:paraId="62227348" w14:textId="77777777" w:rsidTr="00841158">
        <w:trPr>
          <w:divId w:val="2116439976"/>
        </w:trPr>
        <w:tc>
          <w:tcPr>
            <w:tcW w:w="7120" w:type="dxa"/>
            <w:shd w:val="clear" w:color="auto" w:fill="auto"/>
          </w:tcPr>
          <w:p w14:paraId="1706276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 xml:space="preserve">to state </w:t>
            </w:r>
            <w:proofErr w:type="gramStart"/>
            <w:r w:rsidRPr="00841158">
              <w:rPr>
                <w:rFonts w:ascii="Times New Roman" w:hAnsi="Times New Roman" w:cs="Times New Roman"/>
                <w:i/>
                <w:lang w:val="en-GB" w:eastAsia="en-US"/>
              </w:rPr>
              <w:t>number</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(if available).</w:t>
            </w:r>
          </w:p>
        </w:tc>
      </w:tr>
      <w:tr w:rsidR="004066EF" w:rsidRPr="00841158" w14:paraId="40612E1E" w14:textId="77777777" w:rsidTr="00841158">
        <w:trPr>
          <w:divId w:val="2116439976"/>
        </w:trPr>
        <w:tc>
          <w:tcPr>
            <w:tcW w:w="7120" w:type="dxa"/>
            <w:shd w:val="clear" w:color="auto" w:fill="auto"/>
          </w:tcPr>
          <w:p w14:paraId="5EAD7B5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14:paraId="1E50D6C9" w14:textId="77777777" w:rsidTr="00841158">
        <w:trPr>
          <w:divId w:val="2116439976"/>
        </w:trPr>
        <w:tc>
          <w:tcPr>
            <w:tcW w:w="7120" w:type="dxa"/>
            <w:shd w:val="clear" w:color="auto" w:fill="auto"/>
          </w:tcPr>
          <w:p w14:paraId="6B32FE40"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14:paraId="7DE8006C" w14:textId="77777777" w:rsidTr="00841158">
        <w:trPr>
          <w:divId w:val="2116439976"/>
        </w:trPr>
        <w:tc>
          <w:tcPr>
            <w:tcW w:w="7120" w:type="dxa"/>
            <w:shd w:val="clear" w:color="auto" w:fill="auto"/>
          </w:tcPr>
          <w:p w14:paraId="1E4CA87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14:paraId="6AA0870A" w14:textId="77777777" w:rsidTr="00841158">
        <w:trPr>
          <w:divId w:val="2116439976"/>
        </w:trPr>
        <w:tc>
          <w:tcPr>
            <w:tcW w:w="7120" w:type="dxa"/>
            <w:shd w:val="clear" w:color="auto" w:fill="auto"/>
          </w:tcPr>
          <w:p w14:paraId="4865209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14:paraId="07C70A89" w14:textId="77777777" w:rsidTr="00841158">
        <w:trPr>
          <w:divId w:val="2116439976"/>
        </w:trPr>
        <w:tc>
          <w:tcPr>
            <w:tcW w:w="7120" w:type="dxa"/>
            <w:shd w:val="clear" w:color="auto" w:fill="auto"/>
          </w:tcPr>
          <w:p w14:paraId="2B69755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67883795" w14:textId="77777777" w:rsidTr="00841158">
        <w:trPr>
          <w:divId w:val="2116439976"/>
        </w:trPr>
        <w:tc>
          <w:tcPr>
            <w:tcW w:w="7120" w:type="dxa"/>
            <w:shd w:val="clear" w:color="auto" w:fill="auto"/>
          </w:tcPr>
          <w:p w14:paraId="79EBD646"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8D882D9" w14:textId="77777777" w:rsidTr="00841158">
        <w:trPr>
          <w:divId w:val="2116439976"/>
        </w:trPr>
        <w:tc>
          <w:tcPr>
            <w:tcW w:w="7120" w:type="dxa"/>
            <w:shd w:val="clear" w:color="auto" w:fill="auto"/>
          </w:tcPr>
          <w:p w14:paraId="6FC94E9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092A0E3C" w14:textId="77777777" w:rsidTr="00841158">
        <w:trPr>
          <w:divId w:val="2116439976"/>
        </w:trPr>
        <w:tc>
          <w:tcPr>
            <w:tcW w:w="7120" w:type="dxa"/>
            <w:shd w:val="clear" w:color="auto" w:fill="auto"/>
          </w:tcPr>
          <w:p w14:paraId="452074B5"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14:paraId="5DC435A1" w14:textId="77777777" w:rsidTr="00841158">
        <w:trPr>
          <w:divId w:val="2116439976"/>
        </w:trPr>
        <w:tc>
          <w:tcPr>
            <w:tcW w:w="7120" w:type="dxa"/>
            <w:shd w:val="clear" w:color="auto" w:fill="auto"/>
          </w:tcPr>
          <w:p w14:paraId="2D70DC67"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14:paraId="7DD22925" w14:textId="77777777" w:rsidTr="00841158">
        <w:trPr>
          <w:divId w:val="2116439976"/>
        </w:trPr>
        <w:tc>
          <w:tcPr>
            <w:tcW w:w="7120" w:type="dxa"/>
            <w:shd w:val="clear" w:color="auto" w:fill="auto"/>
          </w:tcPr>
          <w:p w14:paraId="4B4A560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39558C80" w14:textId="77777777" w:rsidTr="00841158">
        <w:trPr>
          <w:divId w:val="2116439976"/>
        </w:trPr>
        <w:tc>
          <w:tcPr>
            <w:tcW w:w="7120" w:type="dxa"/>
            <w:shd w:val="clear" w:color="auto" w:fill="auto"/>
          </w:tcPr>
          <w:p w14:paraId="028166E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14:paraId="583A1D5B" w14:textId="77777777" w:rsidTr="00841158">
        <w:trPr>
          <w:divId w:val="2116439976"/>
        </w:trPr>
        <w:tc>
          <w:tcPr>
            <w:tcW w:w="7120" w:type="dxa"/>
            <w:shd w:val="clear" w:color="auto" w:fill="auto"/>
          </w:tcPr>
          <w:p w14:paraId="21FBE98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343443BA" w14:textId="77777777" w:rsidTr="00841158">
        <w:trPr>
          <w:divId w:val="2116439976"/>
        </w:trPr>
        <w:tc>
          <w:tcPr>
            <w:tcW w:w="7120" w:type="dxa"/>
            <w:shd w:val="clear" w:color="auto" w:fill="auto"/>
          </w:tcPr>
          <w:p w14:paraId="488512E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14:paraId="0FD28C60" w14:textId="77777777" w:rsidTr="00841158">
        <w:trPr>
          <w:divId w:val="2116439976"/>
        </w:trPr>
        <w:tc>
          <w:tcPr>
            <w:tcW w:w="7120" w:type="dxa"/>
            <w:shd w:val="clear" w:color="auto" w:fill="auto"/>
          </w:tcPr>
          <w:p w14:paraId="5416F56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4EACCCA8" w14:textId="77777777" w:rsidTr="00841158">
        <w:trPr>
          <w:divId w:val="2116439976"/>
        </w:trPr>
        <w:tc>
          <w:tcPr>
            <w:tcW w:w="7120" w:type="dxa"/>
            <w:shd w:val="clear" w:color="auto" w:fill="auto"/>
          </w:tcPr>
          <w:p w14:paraId="1B600BAE"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14:paraId="27532BE5" w14:textId="77777777" w:rsidTr="00841158">
        <w:trPr>
          <w:divId w:val="2116439976"/>
        </w:trPr>
        <w:tc>
          <w:tcPr>
            <w:tcW w:w="7120" w:type="dxa"/>
            <w:shd w:val="clear" w:color="auto" w:fill="auto"/>
          </w:tcPr>
          <w:p w14:paraId="5634169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14:paraId="5559C0B3" w14:textId="77777777" w:rsidTr="00841158">
        <w:trPr>
          <w:divId w:val="2116439976"/>
        </w:trPr>
        <w:tc>
          <w:tcPr>
            <w:tcW w:w="7120" w:type="dxa"/>
            <w:shd w:val="clear" w:color="auto" w:fill="auto"/>
          </w:tcPr>
          <w:p w14:paraId="3CC7BAE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14:paraId="664B24CC" w14:textId="77777777" w:rsidTr="00841158">
        <w:trPr>
          <w:divId w:val="2116439976"/>
        </w:trPr>
        <w:tc>
          <w:tcPr>
            <w:tcW w:w="7120" w:type="dxa"/>
            <w:shd w:val="clear" w:color="auto" w:fill="auto"/>
          </w:tcPr>
          <w:p w14:paraId="6F42873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14:paraId="1374D30E" w14:textId="77777777" w:rsidTr="00841158">
        <w:trPr>
          <w:divId w:val="2116439976"/>
        </w:trPr>
        <w:tc>
          <w:tcPr>
            <w:tcW w:w="7120" w:type="dxa"/>
            <w:shd w:val="clear" w:color="auto" w:fill="auto"/>
          </w:tcPr>
          <w:p w14:paraId="6BCF86D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14:paraId="15EC25BF" w14:textId="77777777" w:rsidTr="00841158">
        <w:trPr>
          <w:divId w:val="2116439976"/>
        </w:trPr>
        <w:tc>
          <w:tcPr>
            <w:tcW w:w="7120" w:type="dxa"/>
            <w:shd w:val="clear" w:color="auto" w:fill="auto"/>
          </w:tcPr>
          <w:p w14:paraId="03D177C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14:paraId="43EE88C5" w14:textId="77777777" w:rsidTr="00841158">
        <w:trPr>
          <w:divId w:val="2116439976"/>
        </w:trPr>
        <w:tc>
          <w:tcPr>
            <w:tcW w:w="7120" w:type="dxa"/>
            <w:shd w:val="clear" w:color="auto" w:fill="auto"/>
          </w:tcPr>
          <w:p w14:paraId="1F70C2D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14:paraId="29605414" w14:textId="77777777" w:rsidTr="00841158">
        <w:trPr>
          <w:divId w:val="2116439976"/>
        </w:trPr>
        <w:tc>
          <w:tcPr>
            <w:tcW w:w="7120" w:type="dxa"/>
            <w:shd w:val="clear" w:color="auto" w:fill="auto"/>
          </w:tcPr>
          <w:p w14:paraId="3101B3E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i/>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035EBEA" w14:textId="77777777" w:rsidTr="00841158">
        <w:trPr>
          <w:divId w:val="2116439976"/>
        </w:trPr>
        <w:tc>
          <w:tcPr>
            <w:tcW w:w="7120" w:type="dxa"/>
            <w:shd w:val="clear" w:color="auto" w:fill="auto"/>
          </w:tcPr>
          <w:p w14:paraId="6F8659F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345FC9C" w14:textId="77777777" w:rsidTr="00841158">
        <w:trPr>
          <w:divId w:val="2116439976"/>
        </w:trPr>
        <w:tc>
          <w:tcPr>
            <w:tcW w:w="7120" w:type="dxa"/>
            <w:shd w:val="clear" w:color="auto" w:fill="auto"/>
          </w:tcPr>
          <w:p w14:paraId="7FA836A9" w14:textId="77777777"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14:paraId="0BB8C0C0" w14:textId="77777777" w:rsidTr="00841158">
        <w:trPr>
          <w:divId w:val="2116439976"/>
        </w:trPr>
        <w:tc>
          <w:tcPr>
            <w:tcW w:w="7120" w:type="dxa"/>
            <w:shd w:val="clear" w:color="auto" w:fill="auto"/>
          </w:tcPr>
          <w:p w14:paraId="5EF8D964" w14:textId="77777777"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14:paraId="7B7DD125" w14:textId="77777777" w:rsidTr="00841158">
        <w:trPr>
          <w:divId w:val="2116439976"/>
        </w:trPr>
        <w:tc>
          <w:tcPr>
            <w:tcW w:w="7120" w:type="dxa"/>
            <w:shd w:val="clear" w:color="auto" w:fill="auto"/>
          </w:tcPr>
          <w:p w14:paraId="49C73D0C"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14:paraId="76C8A412" w14:textId="77777777" w:rsidTr="00841158">
        <w:trPr>
          <w:divId w:val="2116439976"/>
        </w:trPr>
        <w:tc>
          <w:tcPr>
            <w:tcW w:w="7120" w:type="dxa"/>
            <w:shd w:val="clear" w:color="auto" w:fill="auto"/>
          </w:tcPr>
          <w:p w14:paraId="24CD65D7"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14:paraId="049DDC15" w14:textId="77777777" w:rsidTr="00841158">
        <w:trPr>
          <w:divId w:val="2116439976"/>
        </w:trPr>
        <w:tc>
          <w:tcPr>
            <w:tcW w:w="7120" w:type="dxa"/>
            <w:shd w:val="clear" w:color="auto" w:fill="auto"/>
          </w:tcPr>
          <w:p w14:paraId="0A4B44DF" w14:textId="77777777"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14:paraId="199D0C07" w14:textId="77777777" w:rsidTr="00841158">
        <w:trPr>
          <w:divId w:val="2116439976"/>
        </w:trPr>
        <w:tc>
          <w:tcPr>
            <w:tcW w:w="7120" w:type="dxa"/>
            <w:shd w:val="clear" w:color="auto" w:fill="auto"/>
          </w:tcPr>
          <w:p w14:paraId="3710C68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p>
        </w:tc>
      </w:tr>
      <w:tr w:rsidR="004066EF" w:rsidRPr="00841158" w14:paraId="7B6920FA" w14:textId="77777777" w:rsidTr="00841158">
        <w:trPr>
          <w:divId w:val="2116439976"/>
        </w:trPr>
        <w:tc>
          <w:tcPr>
            <w:tcW w:w="7120" w:type="dxa"/>
            <w:shd w:val="clear" w:color="auto" w:fill="auto"/>
          </w:tcPr>
          <w:p w14:paraId="38E319F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14:paraId="5B933A5F" w14:textId="77777777" w:rsidTr="00841158">
        <w:trPr>
          <w:divId w:val="2116439976"/>
        </w:trPr>
        <w:tc>
          <w:tcPr>
            <w:tcW w:w="7120" w:type="dxa"/>
            <w:shd w:val="clear" w:color="auto" w:fill="auto"/>
          </w:tcPr>
          <w:p w14:paraId="0B2312C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14:paraId="5A5A56F1" w14:textId="77777777" w:rsidTr="00841158">
        <w:trPr>
          <w:divId w:val="2116439976"/>
        </w:trPr>
        <w:tc>
          <w:tcPr>
            <w:tcW w:w="7120" w:type="dxa"/>
            <w:shd w:val="clear" w:color="auto" w:fill="auto"/>
          </w:tcPr>
          <w:p w14:paraId="3A333A8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is a person under a disability*.</w:t>
            </w:r>
          </w:p>
        </w:tc>
      </w:tr>
      <w:tr w:rsidR="004066EF" w:rsidRPr="00841158" w14:paraId="0C5176A2" w14:textId="77777777" w:rsidTr="00841158">
        <w:trPr>
          <w:divId w:val="2116439976"/>
        </w:trPr>
        <w:tc>
          <w:tcPr>
            <w:tcW w:w="7120" w:type="dxa"/>
            <w:shd w:val="clear" w:color="auto" w:fill="auto"/>
          </w:tcPr>
          <w:p w14:paraId="56C630F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14:paraId="5097EA97" w14:textId="77777777" w:rsidTr="00841158">
        <w:trPr>
          <w:divId w:val="2116439976"/>
        </w:trPr>
        <w:tc>
          <w:tcPr>
            <w:tcW w:w="7120" w:type="dxa"/>
            <w:shd w:val="clear" w:color="auto" w:fill="auto"/>
          </w:tcPr>
          <w:p w14:paraId="2C40E4D8"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w:t>
            </w:r>
            <w:proofErr w:type="gramStart"/>
            <w:r w:rsidRPr="00841158">
              <w:rPr>
                <w:rFonts w:ascii="Times New Roman" w:hAnsi="Times New Roman" w:cs="Times New Roman"/>
                <w:lang w:val="en-GB" w:eastAsia="en-US"/>
              </w:rPr>
              <w:t>*, or</w:t>
            </w:r>
            <w:proofErr w:type="gramEnd"/>
            <w:r w:rsidRPr="00841158">
              <w:rPr>
                <w:rFonts w:ascii="Times New Roman" w:hAnsi="Times New Roman" w:cs="Times New Roman"/>
                <w:lang w:val="en-GB" w:eastAsia="en-US"/>
              </w:rPr>
              <w:t xml:space="preserve"> has been informed by the solicitor acting for him about*, the options of family mediation or counselling, before filing the defence.</w:t>
            </w:r>
          </w:p>
        </w:tc>
      </w:tr>
      <w:tr w:rsidR="004066EF" w:rsidRPr="00841158" w14:paraId="0C127005" w14:textId="77777777" w:rsidTr="00841158">
        <w:trPr>
          <w:divId w:val="2116439976"/>
        </w:trPr>
        <w:tc>
          <w:tcPr>
            <w:tcW w:w="7120" w:type="dxa"/>
            <w:shd w:val="clear" w:color="auto" w:fill="auto"/>
          </w:tcPr>
          <w:p w14:paraId="6F0F7E9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14:paraId="407767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14:paraId="3FBB35F9"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14:paraId="1689F6A9" w14:textId="77777777" w:rsidTr="00841158">
        <w:trPr>
          <w:divId w:val="2116439976"/>
        </w:trPr>
        <w:tc>
          <w:tcPr>
            <w:tcW w:w="7120" w:type="dxa"/>
            <w:shd w:val="clear" w:color="auto" w:fill="auto"/>
          </w:tcPr>
          <w:p w14:paraId="3A602C22"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14:paraId="45C870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9E7BFE" w14:textId="77777777"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69648C65" w14:textId="77777777" w:rsidTr="006F2CA2">
        <w:trPr>
          <w:divId w:val="2116439976"/>
          <w:cantSplit/>
          <w:jc w:val="center"/>
        </w:trPr>
        <w:tc>
          <w:tcPr>
            <w:tcW w:w="7120" w:type="dxa"/>
          </w:tcPr>
          <w:p w14:paraId="1C0791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1070EC7D" w14:textId="77777777" w:rsidTr="006F2CA2">
        <w:trPr>
          <w:divId w:val="2116439976"/>
          <w:cantSplit/>
          <w:jc w:val="center"/>
        </w:trPr>
        <w:tc>
          <w:tcPr>
            <w:tcW w:w="7120" w:type="dxa"/>
          </w:tcPr>
          <w:p w14:paraId="516AF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7ACD5864" w14:textId="77777777" w:rsidTr="006F2CA2">
        <w:trPr>
          <w:divId w:val="2116439976"/>
          <w:cantSplit/>
          <w:jc w:val="center"/>
        </w:trPr>
        <w:tc>
          <w:tcPr>
            <w:tcW w:w="7120" w:type="dxa"/>
          </w:tcPr>
          <w:p w14:paraId="572D2A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A10C9B4" w14:textId="77777777" w:rsidTr="006F2CA2">
        <w:trPr>
          <w:divId w:val="2116439976"/>
          <w:cantSplit/>
          <w:jc w:val="center"/>
        </w:trPr>
        <w:tc>
          <w:tcPr>
            <w:tcW w:w="7120" w:type="dxa"/>
          </w:tcPr>
          <w:p w14:paraId="32C4F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46F413C" w14:textId="77777777" w:rsidTr="006F2CA2">
        <w:trPr>
          <w:divId w:val="2116439976"/>
          <w:cantSplit/>
          <w:jc w:val="center"/>
        </w:trPr>
        <w:tc>
          <w:tcPr>
            <w:tcW w:w="7120" w:type="dxa"/>
          </w:tcPr>
          <w:p w14:paraId="0116D8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E24804" w14:textId="77777777" w:rsidTr="006F2CA2">
        <w:trPr>
          <w:divId w:val="2116439976"/>
          <w:cantSplit/>
          <w:jc w:val="center"/>
        </w:trPr>
        <w:tc>
          <w:tcPr>
            <w:tcW w:w="7120" w:type="dxa"/>
          </w:tcPr>
          <w:p w14:paraId="1B26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9167DFE" w14:textId="77777777" w:rsidTr="006F2CA2">
        <w:trPr>
          <w:divId w:val="2116439976"/>
          <w:cantSplit/>
          <w:jc w:val="center"/>
        </w:trPr>
        <w:tc>
          <w:tcPr>
            <w:tcW w:w="7120" w:type="dxa"/>
          </w:tcPr>
          <w:p w14:paraId="5CF188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1B29C8" w14:textId="77777777" w:rsidTr="006F2CA2">
        <w:trPr>
          <w:divId w:val="2116439976"/>
          <w:cantSplit/>
          <w:jc w:val="center"/>
        </w:trPr>
        <w:tc>
          <w:tcPr>
            <w:tcW w:w="7120" w:type="dxa"/>
          </w:tcPr>
          <w:p w14:paraId="2EEC44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FCFCA4" w14:textId="77777777" w:rsidTr="006F2CA2">
        <w:trPr>
          <w:divId w:val="2116439976"/>
          <w:cantSplit/>
          <w:jc w:val="center"/>
        </w:trPr>
        <w:tc>
          <w:tcPr>
            <w:tcW w:w="7120" w:type="dxa"/>
          </w:tcPr>
          <w:p w14:paraId="621EA0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79FE8AA0" w14:textId="77777777" w:rsidTr="006F2CA2">
        <w:trPr>
          <w:divId w:val="2116439976"/>
          <w:cantSplit/>
          <w:jc w:val="center"/>
        </w:trPr>
        <w:tc>
          <w:tcPr>
            <w:tcW w:w="7120" w:type="dxa"/>
          </w:tcPr>
          <w:p w14:paraId="4374FC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1ED69A79" w14:textId="77777777" w:rsidTr="006F2CA2">
        <w:trPr>
          <w:divId w:val="2116439976"/>
          <w:cantSplit/>
          <w:jc w:val="center"/>
        </w:trPr>
        <w:tc>
          <w:tcPr>
            <w:tcW w:w="7120" w:type="dxa"/>
          </w:tcPr>
          <w:p w14:paraId="351918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16FFC967" w14:textId="77777777" w:rsidTr="006F2CA2">
        <w:trPr>
          <w:divId w:val="2116439976"/>
          <w:cantSplit/>
          <w:jc w:val="center"/>
        </w:trPr>
        <w:tc>
          <w:tcPr>
            <w:tcW w:w="7120" w:type="dxa"/>
          </w:tcPr>
          <w:p w14:paraId="29F0D3F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7EF52AA0" w14:textId="77777777" w:rsidTr="006F2CA2">
        <w:trPr>
          <w:divId w:val="2116439976"/>
          <w:cantSplit/>
          <w:jc w:val="center"/>
        </w:trPr>
        <w:tc>
          <w:tcPr>
            <w:tcW w:w="7120" w:type="dxa"/>
          </w:tcPr>
          <w:p w14:paraId="6DDE29C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7AE4A016" w14:textId="77777777" w:rsidTr="006F2CA2">
        <w:trPr>
          <w:divId w:val="2116439976"/>
          <w:cantSplit/>
          <w:jc w:val="center"/>
        </w:trPr>
        <w:tc>
          <w:tcPr>
            <w:tcW w:w="7120" w:type="dxa"/>
          </w:tcPr>
          <w:p w14:paraId="1E71480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F8852E9" w14:textId="77777777" w:rsidTr="006F2CA2">
        <w:trPr>
          <w:divId w:val="2116439976"/>
          <w:cantSplit/>
          <w:jc w:val="center"/>
        </w:trPr>
        <w:tc>
          <w:tcPr>
            <w:tcW w:w="7120" w:type="dxa"/>
          </w:tcPr>
          <w:p w14:paraId="2FDE55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B14EF7B" w14:textId="77777777" w:rsidTr="006F2CA2">
        <w:trPr>
          <w:divId w:val="2116439976"/>
          <w:cantSplit/>
          <w:jc w:val="center"/>
        </w:trPr>
        <w:tc>
          <w:tcPr>
            <w:tcW w:w="7120" w:type="dxa"/>
          </w:tcPr>
          <w:p w14:paraId="2BE1A8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0B48AEFA" w14:textId="77777777" w:rsidTr="006F2CA2">
        <w:trPr>
          <w:divId w:val="2116439976"/>
          <w:cantSplit/>
          <w:jc w:val="center"/>
        </w:trPr>
        <w:tc>
          <w:tcPr>
            <w:tcW w:w="7120" w:type="dxa"/>
          </w:tcPr>
          <w:p w14:paraId="3D33E79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478F58B3" w14:textId="77777777" w:rsidTr="006F2CA2">
        <w:trPr>
          <w:divId w:val="2116439976"/>
          <w:cantSplit/>
          <w:jc w:val="center"/>
        </w:trPr>
        <w:tc>
          <w:tcPr>
            <w:tcW w:w="7120" w:type="dxa"/>
          </w:tcPr>
          <w:p w14:paraId="7E6D70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91399C5" w14:textId="77777777" w:rsidTr="006F2CA2">
        <w:trPr>
          <w:divId w:val="2116439976"/>
          <w:cantSplit/>
          <w:jc w:val="center"/>
        </w:trPr>
        <w:tc>
          <w:tcPr>
            <w:tcW w:w="7120" w:type="dxa"/>
          </w:tcPr>
          <w:p w14:paraId="614AAE7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E91FDE3" w14:textId="77777777" w:rsidTr="006F2CA2">
        <w:trPr>
          <w:divId w:val="2116439976"/>
          <w:cantSplit/>
          <w:jc w:val="center"/>
        </w:trPr>
        <w:tc>
          <w:tcPr>
            <w:tcW w:w="7120" w:type="dxa"/>
          </w:tcPr>
          <w:p w14:paraId="4FFED7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608F12A0" w14:textId="77777777" w:rsidTr="006F2CA2">
        <w:trPr>
          <w:divId w:val="2116439976"/>
          <w:cantSplit/>
          <w:jc w:val="center"/>
        </w:trPr>
        <w:tc>
          <w:tcPr>
            <w:tcW w:w="7120" w:type="dxa"/>
          </w:tcPr>
          <w:p w14:paraId="41C5E92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510D15AA" w14:textId="77777777" w:rsidTr="006F2CA2">
        <w:trPr>
          <w:divId w:val="2116439976"/>
          <w:cantSplit/>
          <w:jc w:val="center"/>
        </w:trPr>
        <w:tc>
          <w:tcPr>
            <w:tcW w:w="7120" w:type="dxa"/>
          </w:tcPr>
          <w:p w14:paraId="6BCA75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72B8FA67" w14:textId="77777777" w:rsidTr="006F2CA2">
        <w:trPr>
          <w:divId w:val="2116439976"/>
          <w:cantSplit/>
          <w:jc w:val="center"/>
        </w:trPr>
        <w:tc>
          <w:tcPr>
            <w:tcW w:w="7120" w:type="dxa"/>
          </w:tcPr>
          <w:p w14:paraId="7E04FA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200899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04E8D1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53B9256D" w14:textId="77777777" w:rsidTr="006F2CA2">
        <w:trPr>
          <w:divId w:val="2116439976"/>
          <w:cantSplit/>
          <w:jc w:val="center"/>
        </w:trPr>
        <w:tc>
          <w:tcPr>
            <w:tcW w:w="7120" w:type="dxa"/>
          </w:tcPr>
          <w:p w14:paraId="3D6B2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0DDA71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608ED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55051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B0CB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74063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30D56FF4" w14:textId="77777777" w:rsidTr="006F2CA2">
        <w:trPr>
          <w:divId w:val="2116439976"/>
          <w:cantSplit/>
          <w:jc w:val="center"/>
        </w:trPr>
        <w:tc>
          <w:tcPr>
            <w:tcW w:w="7120" w:type="dxa"/>
          </w:tcPr>
          <w:p w14:paraId="7C1E48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0D27EB6E" w14:textId="77777777" w:rsidTr="006F2CA2">
        <w:trPr>
          <w:divId w:val="2116439976"/>
          <w:cantSplit/>
          <w:jc w:val="center"/>
        </w:trPr>
        <w:tc>
          <w:tcPr>
            <w:tcW w:w="7120" w:type="dxa"/>
          </w:tcPr>
          <w:p w14:paraId="0734B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69D903C2" w14:textId="77777777" w:rsidTr="006F2CA2">
        <w:trPr>
          <w:divId w:val="2116439976"/>
          <w:cantSplit/>
          <w:jc w:val="center"/>
        </w:trPr>
        <w:tc>
          <w:tcPr>
            <w:tcW w:w="7120" w:type="dxa"/>
          </w:tcPr>
          <w:p w14:paraId="4F7F83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28B855F" w14:textId="77777777" w:rsidTr="006F2CA2">
        <w:trPr>
          <w:divId w:val="2116439976"/>
          <w:cantSplit/>
          <w:jc w:val="center"/>
        </w:trPr>
        <w:tc>
          <w:tcPr>
            <w:tcW w:w="7120" w:type="dxa"/>
          </w:tcPr>
          <w:p w14:paraId="457207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741DEB9" w14:textId="77777777" w:rsidTr="006F2CA2">
        <w:trPr>
          <w:divId w:val="2116439976"/>
          <w:cantSplit/>
          <w:jc w:val="center"/>
        </w:trPr>
        <w:tc>
          <w:tcPr>
            <w:tcW w:w="7120" w:type="dxa"/>
          </w:tcPr>
          <w:p w14:paraId="7D8876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92C1A33" w14:textId="77777777" w:rsidTr="006F2CA2">
        <w:trPr>
          <w:divId w:val="2116439976"/>
          <w:cantSplit/>
          <w:jc w:val="center"/>
        </w:trPr>
        <w:tc>
          <w:tcPr>
            <w:tcW w:w="7120" w:type="dxa"/>
          </w:tcPr>
          <w:p w14:paraId="350A5A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45FBF2" w14:textId="77777777" w:rsidTr="006F2CA2">
        <w:trPr>
          <w:divId w:val="2116439976"/>
          <w:cantSplit/>
          <w:jc w:val="center"/>
        </w:trPr>
        <w:tc>
          <w:tcPr>
            <w:tcW w:w="7120" w:type="dxa"/>
          </w:tcPr>
          <w:p w14:paraId="5BF613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436B51" w14:textId="77777777" w:rsidTr="006F2CA2">
        <w:trPr>
          <w:divId w:val="2116439976"/>
          <w:cantSplit/>
          <w:jc w:val="center"/>
        </w:trPr>
        <w:tc>
          <w:tcPr>
            <w:tcW w:w="7120" w:type="dxa"/>
          </w:tcPr>
          <w:p w14:paraId="39DF30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6785B6" w14:textId="77777777" w:rsidTr="006F2CA2">
        <w:trPr>
          <w:divId w:val="2116439976"/>
          <w:cantSplit/>
          <w:jc w:val="center"/>
        </w:trPr>
        <w:tc>
          <w:tcPr>
            <w:tcW w:w="7120" w:type="dxa"/>
          </w:tcPr>
          <w:p w14:paraId="2F78E1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48A3A683" w14:textId="77777777" w:rsidTr="006F2CA2">
        <w:trPr>
          <w:divId w:val="2116439976"/>
          <w:cantSplit/>
          <w:jc w:val="center"/>
        </w:trPr>
        <w:tc>
          <w:tcPr>
            <w:tcW w:w="7120" w:type="dxa"/>
          </w:tcPr>
          <w:p w14:paraId="5D8168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7EFD52B0" w14:textId="77777777" w:rsidTr="006F2CA2">
        <w:trPr>
          <w:divId w:val="2116439976"/>
          <w:cantSplit/>
          <w:jc w:val="center"/>
        </w:trPr>
        <w:tc>
          <w:tcPr>
            <w:tcW w:w="7120" w:type="dxa"/>
          </w:tcPr>
          <w:p w14:paraId="4937DB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5ED7CD5" w14:textId="77777777" w:rsidTr="006F2CA2">
        <w:trPr>
          <w:divId w:val="2116439976"/>
          <w:cantSplit/>
          <w:jc w:val="center"/>
        </w:trPr>
        <w:tc>
          <w:tcPr>
            <w:tcW w:w="7120" w:type="dxa"/>
          </w:tcPr>
          <w:p w14:paraId="575A153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F5CC5BB" w14:textId="77777777" w:rsidTr="006F2CA2">
        <w:trPr>
          <w:divId w:val="2116439976"/>
          <w:cantSplit/>
          <w:jc w:val="center"/>
        </w:trPr>
        <w:tc>
          <w:tcPr>
            <w:tcW w:w="7120" w:type="dxa"/>
          </w:tcPr>
          <w:p w14:paraId="72DACFA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53CF5D4E" w14:textId="77777777" w:rsidTr="006F2CA2">
        <w:trPr>
          <w:divId w:val="2116439976"/>
          <w:cantSplit/>
          <w:jc w:val="center"/>
        </w:trPr>
        <w:tc>
          <w:tcPr>
            <w:tcW w:w="7120" w:type="dxa"/>
          </w:tcPr>
          <w:p w14:paraId="351A7A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628D9904" w14:textId="77777777" w:rsidTr="006F2CA2">
        <w:trPr>
          <w:divId w:val="2116439976"/>
          <w:cantSplit/>
          <w:jc w:val="center"/>
        </w:trPr>
        <w:tc>
          <w:tcPr>
            <w:tcW w:w="7120" w:type="dxa"/>
          </w:tcPr>
          <w:p w14:paraId="553B648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0090B286" w14:textId="77777777" w:rsidTr="006F2CA2">
        <w:trPr>
          <w:divId w:val="2116439976"/>
          <w:cantSplit/>
          <w:jc w:val="center"/>
        </w:trPr>
        <w:tc>
          <w:tcPr>
            <w:tcW w:w="7120" w:type="dxa"/>
          </w:tcPr>
          <w:p w14:paraId="6D340AD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689FA3F5" w14:textId="77777777" w:rsidTr="006F2CA2">
        <w:trPr>
          <w:divId w:val="2116439976"/>
          <w:cantSplit/>
          <w:jc w:val="center"/>
        </w:trPr>
        <w:tc>
          <w:tcPr>
            <w:tcW w:w="7120" w:type="dxa"/>
          </w:tcPr>
          <w:p w14:paraId="4A1D7F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9E56578" w14:textId="77777777" w:rsidTr="006F2CA2">
        <w:trPr>
          <w:divId w:val="2116439976"/>
          <w:cantSplit/>
          <w:jc w:val="center"/>
        </w:trPr>
        <w:tc>
          <w:tcPr>
            <w:tcW w:w="7120" w:type="dxa"/>
          </w:tcPr>
          <w:p w14:paraId="4F61E6F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76F4E6F7" w14:textId="77777777" w:rsidTr="006F2CA2">
        <w:trPr>
          <w:divId w:val="2116439976"/>
          <w:cantSplit/>
          <w:jc w:val="center"/>
        </w:trPr>
        <w:tc>
          <w:tcPr>
            <w:tcW w:w="7120" w:type="dxa"/>
          </w:tcPr>
          <w:p w14:paraId="7072961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43DEE18" w14:textId="77777777" w:rsidTr="006F2CA2">
        <w:trPr>
          <w:divId w:val="2116439976"/>
          <w:cantSplit/>
          <w:jc w:val="center"/>
        </w:trPr>
        <w:tc>
          <w:tcPr>
            <w:tcW w:w="7120" w:type="dxa"/>
          </w:tcPr>
          <w:p w14:paraId="2C4D80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2D9D474F" w14:textId="77777777" w:rsidTr="006F2CA2">
        <w:trPr>
          <w:divId w:val="2116439976"/>
          <w:cantSplit/>
          <w:jc w:val="center"/>
        </w:trPr>
        <w:tc>
          <w:tcPr>
            <w:tcW w:w="7120" w:type="dxa"/>
          </w:tcPr>
          <w:p w14:paraId="46E3D6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024BCB8" w14:textId="77777777" w:rsidTr="006F2CA2">
        <w:trPr>
          <w:divId w:val="2116439976"/>
          <w:cantSplit/>
          <w:jc w:val="center"/>
        </w:trPr>
        <w:tc>
          <w:tcPr>
            <w:tcW w:w="7120" w:type="dxa"/>
          </w:tcPr>
          <w:p w14:paraId="05C560F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73773D50" w14:textId="77777777" w:rsidTr="006F2CA2">
        <w:trPr>
          <w:divId w:val="2116439976"/>
          <w:cantSplit/>
          <w:jc w:val="center"/>
        </w:trPr>
        <w:tc>
          <w:tcPr>
            <w:tcW w:w="7120" w:type="dxa"/>
          </w:tcPr>
          <w:p w14:paraId="1C6897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407816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A0DCB2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372CE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C240F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42C2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3938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32A4E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BED79E8" w14:textId="77777777"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14:paraId="306A650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7C189074" w14:textId="77777777" w:rsidTr="006F2CA2">
        <w:trPr>
          <w:divId w:val="2116439976"/>
          <w:cantSplit/>
          <w:jc w:val="center"/>
        </w:trPr>
        <w:tc>
          <w:tcPr>
            <w:tcW w:w="7120" w:type="dxa"/>
          </w:tcPr>
          <w:p w14:paraId="7CB30D7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77883FE3" w14:textId="77777777" w:rsidTr="006F2CA2">
        <w:trPr>
          <w:divId w:val="2116439976"/>
          <w:cantSplit/>
          <w:jc w:val="center"/>
        </w:trPr>
        <w:tc>
          <w:tcPr>
            <w:tcW w:w="7120" w:type="dxa"/>
          </w:tcPr>
          <w:p w14:paraId="556AA6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66E501BA" w14:textId="77777777" w:rsidTr="006F2CA2">
        <w:trPr>
          <w:divId w:val="2116439976"/>
          <w:cantSplit/>
          <w:jc w:val="center"/>
        </w:trPr>
        <w:tc>
          <w:tcPr>
            <w:tcW w:w="7120" w:type="dxa"/>
          </w:tcPr>
          <w:p w14:paraId="4107E4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0C89639" w14:textId="77777777" w:rsidTr="006F2CA2">
        <w:trPr>
          <w:divId w:val="2116439976"/>
          <w:cantSplit/>
          <w:jc w:val="center"/>
        </w:trPr>
        <w:tc>
          <w:tcPr>
            <w:tcW w:w="7120" w:type="dxa"/>
          </w:tcPr>
          <w:p w14:paraId="7A802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785E562" w14:textId="77777777" w:rsidTr="006F2CA2">
        <w:trPr>
          <w:divId w:val="2116439976"/>
          <w:cantSplit/>
          <w:jc w:val="center"/>
        </w:trPr>
        <w:tc>
          <w:tcPr>
            <w:tcW w:w="7120" w:type="dxa"/>
          </w:tcPr>
          <w:p w14:paraId="4A37BE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8C5C5C9" w14:textId="77777777" w:rsidTr="006F2CA2">
        <w:trPr>
          <w:divId w:val="2116439976"/>
          <w:cantSplit/>
          <w:jc w:val="center"/>
        </w:trPr>
        <w:tc>
          <w:tcPr>
            <w:tcW w:w="7120" w:type="dxa"/>
          </w:tcPr>
          <w:p w14:paraId="46BDC1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27C7C29" w14:textId="77777777" w:rsidTr="006F2CA2">
        <w:trPr>
          <w:divId w:val="2116439976"/>
          <w:cantSplit/>
          <w:jc w:val="center"/>
        </w:trPr>
        <w:tc>
          <w:tcPr>
            <w:tcW w:w="7120" w:type="dxa"/>
          </w:tcPr>
          <w:p w14:paraId="5641B9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FF31827" w14:textId="77777777" w:rsidTr="006F2CA2">
        <w:trPr>
          <w:divId w:val="2116439976"/>
          <w:cantSplit/>
          <w:jc w:val="center"/>
        </w:trPr>
        <w:tc>
          <w:tcPr>
            <w:tcW w:w="7120" w:type="dxa"/>
          </w:tcPr>
          <w:p w14:paraId="6CB3FC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4C9B39" w14:textId="77777777" w:rsidTr="006F2CA2">
        <w:trPr>
          <w:divId w:val="2116439976"/>
          <w:cantSplit/>
          <w:jc w:val="center"/>
        </w:trPr>
        <w:tc>
          <w:tcPr>
            <w:tcW w:w="7120" w:type="dxa"/>
          </w:tcPr>
          <w:p w14:paraId="3BF26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604D65C0" w14:textId="77777777" w:rsidTr="006F2CA2">
        <w:trPr>
          <w:divId w:val="2116439976"/>
          <w:cantSplit/>
          <w:jc w:val="center"/>
        </w:trPr>
        <w:tc>
          <w:tcPr>
            <w:tcW w:w="7120" w:type="dxa"/>
          </w:tcPr>
          <w:p w14:paraId="3BEBCE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41F8051D" w14:textId="77777777" w:rsidTr="006F2CA2">
        <w:trPr>
          <w:divId w:val="2116439976"/>
          <w:cantSplit/>
          <w:jc w:val="center"/>
        </w:trPr>
        <w:tc>
          <w:tcPr>
            <w:tcW w:w="7120" w:type="dxa"/>
          </w:tcPr>
          <w:p w14:paraId="14454F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20FC827F" w14:textId="77777777" w:rsidTr="006F2CA2">
        <w:trPr>
          <w:divId w:val="2116439976"/>
          <w:cantSplit/>
          <w:jc w:val="center"/>
        </w:trPr>
        <w:tc>
          <w:tcPr>
            <w:tcW w:w="7120" w:type="dxa"/>
          </w:tcPr>
          <w:p w14:paraId="62E90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E5B3AAA" w14:textId="77777777" w:rsidTr="006F2CA2">
        <w:trPr>
          <w:divId w:val="2116439976"/>
          <w:cantSplit/>
          <w:jc w:val="center"/>
        </w:trPr>
        <w:tc>
          <w:tcPr>
            <w:tcW w:w="7120" w:type="dxa"/>
          </w:tcPr>
          <w:p w14:paraId="122707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04C4E069" w14:textId="77777777" w:rsidTr="006F2CA2">
        <w:trPr>
          <w:divId w:val="2116439976"/>
          <w:cantSplit/>
          <w:jc w:val="center"/>
        </w:trPr>
        <w:tc>
          <w:tcPr>
            <w:tcW w:w="7120" w:type="dxa"/>
          </w:tcPr>
          <w:p w14:paraId="0CE693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63A7C6C9" w14:textId="77777777" w:rsidTr="006F2CA2">
        <w:trPr>
          <w:divId w:val="2116439976"/>
          <w:cantSplit/>
          <w:jc w:val="center"/>
        </w:trPr>
        <w:tc>
          <w:tcPr>
            <w:tcW w:w="7120" w:type="dxa"/>
          </w:tcPr>
          <w:p w14:paraId="0FE1C74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35C0BB33" w14:textId="77777777" w:rsidTr="006F2CA2">
        <w:trPr>
          <w:divId w:val="2116439976"/>
          <w:cantSplit/>
          <w:jc w:val="center"/>
        </w:trPr>
        <w:tc>
          <w:tcPr>
            <w:tcW w:w="7120" w:type="dxa"/>
          </w:tcPr>
          <w:p w14:paraId="368209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7E9CEC96" w14:textId="77777777" w:rsidTr="006F2CA2">
        <w:trPr>
          <w:divId w:val="2116439976"/>
          <w:cantSplit/>
          <w:jc w:val="center"/>
        </w:trPr>
        <w:tc>
          <w:tcPr>
            <w:tcW w:w="7120" w:type="dxa"/>
          </w:tcPr>
          <w:p w14:paraId="3DDA66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113C4C23" w14:textId="77777777" w:rsidTr="006F2CA2">
        <w:trPr>
          <w:divId w:val="2116439976"/>
          <w:cantSplit/>
          <w:jc w:val="center"/>
        </w:trPr>
        <w:tc>
          <w:tcPr>
            <w:tcW w:w="7120" w:type="dxa"/>
          </w:tcPr>
          <w:p w14:paraId="652D2DA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5CFB4852" w14:textId="77777777" w:rsidTr="006F2CA2">
        <w:trPr>
          <w:divId w:val="2116439976"/>
          <w:cantSplit/>
          <w:jc w:val="center"/>
        </w:trPr>
        <w:tc>
          <w:tcPr>
            <w:tcW w:w="7120" w:type="dxa"/>
          </w:tcPr>
          <w:p w14:paraId="51419B9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704A5EDA" w14:textId="77777777" w:rsidTr="006F2CA2">
        <w:trPr>
          <w:divId w:val="2116439976"/>
          <w:cantSplit/>
          <w:jc w:val="center"/>
        </w:trPr>
        <w:tc>
          <w:tcPr>
            <w:tcW w:w="7120" w:type="dxa"/>
          </w:tcPr>
          <w:p w14:paraId="2F1268C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1475CC5" w14:textId="77777777" w:rsidTr="006F2CA2">
        <w:trPr>
          <w:divId w:val="2116439976"/>
          <w:cantSplit/>
          <w:jc w:val="center"/>
        </w:trPr>
        <w:tc>
          <w:tcPr>
            <w:tcW w:w="7120" w:type="dxa"/>
          </w:tcPr>
          <w:p w14:paraId="7025B2C0"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09379364" w14:textId="77777777" w:rsidTr="006F2CA2">
        <w:trPr>
          <w:divId w:val="2116439976"/>
          <w:cantSplit/>
          <w:jc w:val="center"/>
        </w:trPr>
        <w:tc>
          <w:tcPr>
            <w:tcW w:w="7120" w:type="dxa"/>
          </w:tcPr>
          <w:p w14:paraId="59BED67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02ED3C89" w14:textId="77777777" w:rsidTr="006F2CA2">
        <w:trPr>
          <w:divId w:val="2116439976"/>
          <w:cantSplit/>
          <w:jc w:val="center"/>
        </w:trPr>
        <w:tc>
          <w:tcPr>
            <w:tcW w:w="7120" w:type="dxa"/>
          </w:tcPr>
          <w:p w14:paraId="341E21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1ACE29D0" w14:textId="77777777" w:rsidTr="006F2CA2">
        <w:trPr>
          <w:divId w:val="2116439976"/>
          <w:cantSplit/>
          <w:jc w:val="center"/>
        </w:trPr>
        <w:tc>
          <w:tcPr>
            <w:tcW w:w="7120" w:type="dxa"/>
          </w:tcPr>
          <w:p w14:paraId="6238096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w:t>
            </w:r>
            <w:proofErr w:type="gramStart"/>
            <w:r w:rsidRPr="006F2CA2">
              <w:rPr>
                <w:rFonts w:ascii="Times New Roman" w:hAnsi="Times New Roman" w:cs="Times New Roman"/>
                <w:i/>
                <w:sz w:val="22"/>
                <w:szCs w:val="20"/>
                <w:lang w:val="en-GB" w:eastAsia="zh-CN"/>
              </w:rPr>
              <w:t>period of time</w:t>
            </w:r>
            <w:proofErr w:type="gramEnd"/>
            <w:r w:rsidRPr="006F2CA2">
              <w:rPr>
                <w:rFonts w:ascii="Times New Roman" w:hAnsi="Times New Roman" w:cs="Times New Roman"/>
                <w:i/>
                <w:sz w:val="22"/>
                <w:szCs w:val="20"/>
                <w:lang w:val="en-GB" w:eastAsia="zh-CN"/>
              </w:rPr>
              <w:t>, i.e. from which date till the present date</w:t>
            </w:r>
            <w:r w:rsidRPr="006F2CA2">
              <w:rPr>
                <w:rFonts w:ascii="Times New Roman" w:hAnsi="Times New Roman" w:cs="Times New Roman"/>
                <w:sz w:val="22"/>
                <w:szCs w:val="20"/>
                <w:lang w:val="en-GB" w:eastAsia="zh-CN"/>
              </w:rPr>
              <w:t>]</w:t>
            </w:r>
          </w:p>
        </w:tc>
      </w:tr>
      <w:tr w:rsidR="006F2CA2" w:rsidRPr="006F2CA2" w14:paraId="56F32602" w14:textId="77777777" w:rsidTr="006F2CA2">
        <w:trPr>
          <w:divId w:val="2116439976"/>
          <w:cantSplit/>
          <w:jc w:val="center"/>
        </w:trPr>
        <w:tc>
          <w:tcPr>
            <w:tcW w:w="7120" w:type="dxa"/>
          </w:tcPr>
          <w:p w14:paraId="7226D62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478B0DE" w14:textId="77777777" w:rsidTr="006F2CA2">
        <w:trPr>
          <w:divId w:val="2116439976"/>
          <w:cantSplit/>
          <w:jc w:val="center"/>
        </w:trPr>
        <w:tc>
          <w:tcPr>
            <w:tcW w:w="7120" w:type="dxa"/>
          </w:tcPr>
          <w:p w14:paraId="4905F44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CAE099F" w14:textId="77777777" w:rsidTr="006F2CA2">
        <w:trPr>
          <w:divId w:val="2116439976"/>
          <w:cantSplit/>
          <w:jc w:val="center"/>
        </w:trPr>
        <w:tc>
          <w:tcPr>
            <w:tcW w:w="7120" w:type="dxa"/>
          </w:tcPr>
          <w:p w14:paraId="2525F82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416ECF9E" w14:textId="77777777" w:rsidTr="006F2CA2">
        <w:trPr>
          <w:divId w:val="2116439976"/>
          <w:cantSplit/>
          <w:jc w:val="center"/>
        </w:trPr>
        <w:tc>
          <w:tcPr>
            <w:tcW w:w="7120" w:type="dxa"/>
          </w:tcPr>
          <w:p w14:paraId="7BB3F29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032D085A" w14:textId="77777777" w:rsidTr="006F2CA2">
        <w:trPr>
          <w:divId w:val="2116439976"/>
          <w:cantSplit/>
          <w:jc w:val="center"/>
        </w:trPr>
        <w:tc>
          <w:tcPr>
            <w:tcW w:w="7120" w:type="dxa"/>
          </w:tcPr>
          <w:p w14:paraId="531FB9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0E6145FC" w14:textId="77777777" w:rsidTr="006F2CA2">
        <w:trPr>
          <w:divId w:val="2116439976"/>
          <w:cantSplit/>
          <w:jc w:val="center"/>
        </w:trPr>
        <w:tc>
          <w:tcPr>
            <w:tcW w:w="7120" w:type="dxa"/>
          </w:tcPr>
          <w:p w14:paraId="71A6283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12D27806" w14:textId="77777777" w:rsidTr="006F2CA2">
        <w:trPr>
          <w:divId w:val="2116439976"/>
          <w:cantSplit/>
          <w:jc w:val="center"/>
        </w:trPr>
        <w:tc>
          <w:tcPr>
            <w:tcW w:w="7120" w:type="dxa"/>
          </w:tcPr>
          <w:p w14:paraId="44C69F1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2515122C" w14:textId="77777777" w:rsidTr="006F2CA2">
        <w:trPr>
          <w:divId w:val="2116439976"/>
          <w:cantSplit/>
          <w:jc w:val="center"/>
        </w:trPr>
        <w:tc>
          <w:tcPr>
            <w:tcW w:w="7120" w:type="dxa"/>
          </w:tcPr>
          <w:p w14:paraId="2F532DE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A28C9BE" w14:textId="77777777" w:rsidTr="006F2CA2">
        <w:trPr>
          <w:divId w:val="2116439976"/>
          <w:cantSplit/>
          <w:jc w:val="center"/>
        </w:trPr>
        <w:tc>
          <w:tcPr>
            <w:tcW w:w="7120" w:type="dxa"/>
          </w:tcPr>
          <w:p w14:paraId="3466E33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0A0F3C38" w14:textId="77777777" w:rsidTr="006F2CA2">
        <w:trPr>
          <w:divId w:val="2116439976"/>
          <w:cantSplit/>
          <w:jc w:val="center"/>
        </w:trPr>
        <w:tc>
          <w:tcPr>
            <w:tcW w:w="7120" w:type="dxa"/>
          </w:tcPr>
          <w:p w14:paraId="39D0606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7B065207" w14:textId="77777777" w:rsidTr="006F2CA2">
        <w:trPr>
          <w:divId w:val="2116439976"/>
          <w:cantSplit/>
          <w:jc w:val="center"/>
        </w:trPr>
        <w:tc>
          <w:tcPr>
            <w:tcW w:w="7120" w:type="dxa"/>
          </w:tcPr>
          <w:p w14:paraId="0585D9E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76836402" w14:textId="77777777" w:rsidTr="006F2CA2">
        <w:trPr>
          <w:divId w:val="2116439976"/>
          <w:cantSplit/>
          <w:jc w:val="center"/>
        </w:trPr>
        <w:tc>
          <w:tcPr>
            <w:tcW w:w="7120" w:type="dxa"/>
          </w:tcPr>
          <w:p w14:paraId="3C85DD3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1E600AA" w14:textId="77777777" w:rsidTr="006F2CA2">
        <w:trPr>
          <w:divId w:val="2116439976"/>
          <w:cantSplit/>
          <w:jc w:val="center"/>
        </w:trPr>
        <w:tc>
          <w:tcPr>
            <w:tcW w:w="7120" w:type="dxa"/>
          </w:tcPr>
          <w:p w14:paraId="29A09E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7CC55926" w14:textId="77777777" w:rsidTr="006F2CA2">
        <w:trPr>
          <w:divId w:val="2116439976"/>
          <w:cantSplit/>
          <w:jc w:val="center"/>
        </w:trPr>
        <w:tc>
          <w:tcPr>
            <w:tcW w:w="7120" w:type="dxa"/>
          </w:tcPr>
          <w:p w14:paraId="3FB423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08939D" w14:textId="77777777" w:rsidTr="006F2CA2">
        <w:trPr>
          <w:divId w:val="2116439976"/>
          <w:cantSplit/>
          <w:jc w:val="center"/>
        </w:trPr>
        <w:tc>
          <w:tcPr>
            <w:tcW w:w="7120" w:type="dxa"/>
          </w:tcPr>
          <w:p w14:paraId="39FA01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27A22E9F" w14:textId="77777777" w:rsidTr="006F2CA2">
        <w:trPr>
          <w:divId w:val="2116439976"/>
          <w:cantSplit/>
          <w:jc w:val="center"/>
        </w:trPr>
        <w:tc>
          <w:tcPr>
            <w:tcW w:w="7120" w:type="dxa"/>
          </w:tcPr>
          <w:p w14:paraId="2F13DA1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14C74440" w14:textId="77777777" w:rsidTr="006F2CA2">
        <w:trPr>
          <w:divId w:val="2116439976"/>
          <w:cantSplit/>
          <w:jc w:val="center"/>
        </w:trPr>
        <w:tc>
          <w:tcPr>
            <w:tcW w:w="7120" w:type="dxa"/>
          </w:tcPr>
          <w:p w14:paraId="13E35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6CC601A4" w14:textId="77777777" w:rsidTr="006F2CA2">
        <w:trPr>
          <w:divId w:val="2116439976"/>
          <w:cantSplit/>
          <w:jc w:val="center"/>
        </w:trPr>
        <w:tc>
          <w:tcPr>
            <w:tcW w:w="7120" w:type="dxa"/>
          </w:tcPr>
          <w:p w14:paraId="3B920B3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11ED718" w14:textId="77777777" w:rsidTr="006F2CA2">
        <w:trPr>
          <w:divId w:val="2116439976"/>
          <w:cantSplit/>
          <w:jc w:val="center"/>
        </w:trPr>
        <w:tc>
          <w:tcPr>
            <w:tcW w:w="7120" w:type="dxa"/>
          </w:tcPr>
          <w:p w14:paraId="0339F2A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51B71B94" w14:textId="77777777" w:rsidTr="006F2CA2">
        <w:trPr>
          <w:divId w:val="2116439976"/>
          <w:cantSplit/>
          <w:jc w:val="center"/>
        </w:trPr>
        <w:tc>
          <w:tcPr>
            <w:tcW w:w="7120" w:type="dxa"/>
          </w:tcPr>
          <w:p w14:paraId="772E99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27304342" w14:textId="77777777" w:rsidTr="006F2CA2">
        <w:trPr>
          <w:divId w:val="2116439976"/>
          <w:cantSplit/>
          <w:jc w:val="center"/>
        </w:trPr>
        <w:tc>
          <w:tcPr>
            <w:tcW w:w="7120" w:type="dxa"/>
          </w:tcPr>
          <w:p w14:paraId="78A9DA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26E8EEA" w14:textId="77777777" w:rsidTr="006F2CA2">
        <w:trPr>
          <w:divId w:val="2116439976"/>
          <w:cantSplit/>
          <w:jc w:val="center"/>
        </w:trPr>
        <w:tc>
          <w:tcPr>
            <w:tcW w:w="7120" w:type="dxa"/>
          </w:tcPr>
          <w:p w14:paraId="0190FE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3FE9B98B" w14:textId="77777777" w:rsidTr="006F2CA2">
        <w:trPr>
          <w:divId w:val="2116439976"/>
          <w:cantSplit/>
          <w:jc w:val="center"/>
        </w:trPr>
        <w:tc>
          <w:tcPr>
            <w:tcW w:w="7120" w:type="dxa"/>
          </w:tcPr>
          <w:p w14:paraId="566D733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38CB5138" w14:textId="77777777" w:rsidTr="006F2CA2">
        <w:trPr>
          <w:divId w:val="2116439976"/>
          <w:cantSplit/>
          <w:jc w:val="center"/>
        </w:trPr>
        <w:tc>
          <w:tcPr>
            <w:tcW w:w="7120" w:type="dxa"/>
          </w:tcPr>
          <w:p w14:paraId="047FE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60A7BF33" w14:textId="77777777" w:rsidTr="006F2CA2">
        <w:trPr>
          <w:divId w:val="2116439976"/>
          <w:cantSplit/>
          <w:jc w:val="center"/>
        </w:trPr>
        <w:tc>
          <w:tcPr>
            <w:tcW w:w="7120" w:type="dxa"/>
          </w:tcPr>
          <w:p w14:paraId="6AF79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6F103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73203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34CABC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CEF572B" w14:textId="77777777" w:rsidTr="006F2CA2">
        <w:trPr>
          <w:divId w:val="2116439976"/>
          <w:cantSplit/>
          <w:jc w:val="center"/>
        </w:trPr>
        <w:tc>
          <w:tcPr>
            <w:tcW w:w="7120" w:type="dxa"/>
          </w:tcPr>
          <w:p w14:paraId="1E5EFB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4EFE9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CDAA0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70017B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99E30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A660F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21D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9A4AF3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E403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5E1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0331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83B5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DE0F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FE12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1C941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26ABACE"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38D59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60AA073F"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75E4DA25"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791AA9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0D861412" w14:textId="77777777" w:rsidTr="006F2CA2">
        <w:trPr>
          <w:divId w:val="2116439976"/>
          <w:cantSplit/>
          <w:jc w:val="center"/>
        </w:trPr>
        <w:tc>
          <w:tcPr>
            <w:tcW w:w="7120" w:type="dxa"/>
          </w:tcPr>
          <w:p w14:paraId="5A4B15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07425E2" w14:textId="77777777" w:rsidTr="006F2CA2">
        <w:trPr>
          <w:divId w:val="2116439976"/>
          <w:cantSplit/>
          <w:jc w:val="center"/>
        </w:trPr>
        <w:tc>
          <w:tcPr>
            <w:tcW w:w="7120" w:type="dxa"/>
          </w:tcPr>
          <w:p w14:paraId="6BBCAE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5FB2F8C6" w14:textId="77777777" w:rsidTr="006F2CA2">
        <w:trPr>
          <w:divId w:val="2116439976"/>
          <w:cantSplit/>
          <w:jc w:val="center"/>
        </w:trPr>
        <w:tc>
          <w:tcPr>
            <w:tcW w:w="7120" w:type="dxa"/>
          </w:tcPr>
          <w:p w14:paraId="42DE28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78F8DE0" w14:textId="77777777" w:rsidTr="006F2CA2">
        <w:trPr>
          <w:divId w:val="2116439976"/>
          <w:cantSplit/>
          <w:jc w:val="center"/>
        </w:trPr>
        <w:tc>
          <w:tcPr>
            <w:tcW w:w="7120" w:type="dxa"/>
          </w:tcPr>
          <w:p w14:paraId="6FFEA8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B1BB53F" w14:textId="77777777" w:rsidTr="006F2CA2">
        <w:trPr>
          <w:divId w:val="2116439976"/>
          <w:cantSplit/>
          <w:jc w:val="center"/>
        </w:trPr>
        <w:tc>
          <w:tcPr>
            <w:tcW w:w="7120" w:type="dxa"/>
          </w:tcPr>
          <w:p w14:paraId="79429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958CD6" w14:textId="77777777" w:rsidTr="006F2CA2">
        <w:trPr>
          <w:divId w:val="2116439976"/>
          <w:cantSplit/>
          <w:jc w:val="center"/>
        </w:trPr>
        <w:tc>
          <w:tcPr>
            <w:tcW w:w="7120" w:type="dxa"/>
          </w:tcPr>
          <w:p w14:paraId="4104D6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54D7521" w14:textId="77777777" w:rsidTr="006F2CA2">
        <w:trPr>
          <w:divId w:val="2116439976"/>
          <w:cantSplit/>
          <w:jc w:val="center"/>
        </w:trPr>
        <w:tc>
          <w:tcPr>
            <w:tcW w:w="7120" w:type="dxa"/>
          </w:tcPr>
          <w:p w14:paraId="1148EA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653B114" w14:textId="77777777" w:rsidTr="006F2CA2">
        <w:trPr>
          <w:divId w:val="2116439976"/>
          <w:cantSplit/>
          <w:jc w:val="center"/>
        </w:trPr>
        <w:tc>
          <w:tcPr>
            <w:tcW w:w="7120" w:type="dxa"/>
          </w:tcPr>
          <w:p w14:paraId="77933B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BC49BF5" w14:textId="77777777" w:rsidTr="006F2CA2">
        <w:trPr>
          <w:divId w:val="2116439976"/>
          <w:cantSplit/>
          <w:jc w:val="center"/>
        </w:trPr>
        <w:tc>
          <w:tcPr>
            <w:tcW w:w="7120" w:type="dxa"/>
          </w:tcPr>
          <w:p w14:paraId="33BD2F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56AAAA89" w14:textId="77777777" w:rsidTr="006F2CA2">
        <w:trPr>
          <w:divId w:val="2116439976"/>
          <w:cantSplit/>
          <w:jc w:val="center"/>
        </w:trPr>
        <w:tc>
          <w:tcPr>
            <w:tcW w:w="7120" w:type="dxa"/>
          </w:tcPr>
          <w:p w14:paraId="40A0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B03D6AA" w14:textId="77777777" w:rsidTr="006F2CA2">
        <w:trPr>
          <w:divId w:val="2116439976"/>
          <w:cantSplit/>
          <w:trHeight w:val="200"/>
          <w:jc w:val="center"/>
        </w:trPr>
        <w:tc>
          <w:tcPr>
            <w:tcW w:w="7120" w:type="dxa"/>
          </w:tcPr>
          <w:p w14:paraId="6C5D1B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0DB368A3" w14:textId="77777777" w:rsidTr="006F2CA2">
        <w:trPr>
          <w:divId w:val="2116439976"/>
          <w:cantSplit/>
          <w:trHeight w:val="200"/>
          <w:jc w:val="center"/>
        </w:trPr>
        <w:tc>
          <w:tcPr>
            <w:tcW w:w="7120" w:type="dxa"/>
          </w:tcPr>
          <w:p w14:paraId="6D4F13B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7F1A102" w14:textId="77777777" w:rsidTr="006F2CA2">
        <w:trPr>
          <w:divId w:val="2116439976"/>
          <w:cantSplit/>
          <w:trHeight w:val="200"/>
          <w:jc w:val="center"/>
        </w:trPr>
        <w:tc>
          <w:tcPr>
            <w:tcW w:w="7120" w:type="dxa"/>
          </w:tcPr>
          <w:p w14:paraId="36C1E81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1418D6F" w14:textId="77777777" w:rsidTr="006F2CA2">
        <w:trPr>
          <w:divId w:val="2116439976"/>
          <w:cantSplit/>
          <w:trHeight w:val="200"/>
          <w:jc w:val="center"/>
        </w:trPr>
        <w:tc>
          <w:tcPr>
            <w:tcW w:w="7120" w:type="dxa"/>
          </w:tcPr>
          <w:p w14:paraId="1BBA9DB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4BDE459E" w14:textId="77777777" w:rsidTr="006F2CA2">
        <w:trPr>
          <w:divId w:val="2116439976"/>
          <w:cantSplit/>
          <w:trHeight w:val="200"/>
          <w:jc w:val="center"/>
        </w:trPr>
        <w:tc>
          <w:tcPr>
            <w:tcW w:w="7120" w:type="dxa"/>
          </w:tcPr>
          <w:p w14:paraId="2ADBC3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07A97B8B" w14:textId="77777777" w:rsidTr="006F2CA2">
        <w:trPr>
          <w:divId w:val="2116439976"/>
          <w:cantSplit/>
          <w:trHeight w:val="200"/>
          <w:jc w:val="center"/>
        </w:trPr>
        <w:tc>
          <w:tcPr>
            <w:tcW w:w="7120" w:type="dxa"/>
          </w:tcPr>
          <w:p w14:paraId="292190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B72A74C" w14:textId="77777777" w:rsidTr="006F2CA2">
        <w:trPr>
          <w:divId w:val="2116439976"/>
          <w:cantSplit/>
          <w:trHeight w:val="200"/>
          <w:jc w:val="center"/>
        </w:trPr>
        <w:tc>
          <w:tcPr>
            <w:tcW w:w="7120" w:type="dxa"/>
          </w:tcPr>
          <w:p w14:paraId="0BF5455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960FD66" w14:textId="77777777" w:rsidTr="006F2CA2">
        <w:trPr>
          <w:divId w:val="2116439976"/>
          <w:cantSplit/>
          <w:trHeight w:val="200"/>
          <w:jc w:val="center"/>
        </w:trPr>
        <w:tc>
          <w:tcPr>
            <w:tcW w:w="7120" w:type="dxa"/>
          </w:tcPr>
          <w:p w14:paraId="5888F66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66AEE38F" w14:textId="77777777" w:rsidTr="006F2CA2">
        <w:trPr>
          <w:divId w:val="2116439976"/>
          <w:cantSplit/>
          <w:trHeight w:val="200"/>
          <w:jc w:val="center"/>
        </w:trPr>
        <w:tc>
          <w:tcPr>
            <w:tcW w:w="7120" w:type="dxa"/>
          </w:tcPr>
          <w:p w14:paraId="38E5E5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A463812" w14:textId="77777777" w:rsidTr="006F2CA2">
        <w:trPr>
          <w:divId w:val="2116439976"/>
          <w:cantSplit/>
          <w:trHeight w:val="200"/>
          <w:jc w:val="center"/>
        </w:trPr>
        <w:tc>
          <w:tcPr>
            <w:tcW w:w="7120" w:type="dxa"/>
          </w:tcPr>
          <w:p w14:paraId="5E5CD43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ACA5F8A" w14:textId="77777777" w:rsidTr="006F2CA2">
        <w:trPr>
          <w:divId w:val="2116439976"/>
          <w:cantSplit/>
          <w:jc w:val="center"/>
        </w:trPr>
        <w:tc>
          <w:tcPr>
            <w:tcW w:w="7120" w:type="dxa"/>
          </w:tcPr>
          <w:p w14:paraId="62E1C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EF59FC" w14:textId="77777777" w:rsidTr="006F2CA2">
        <w:trPr>
          <w:divId w:val="2116439976"/>
          <w:cantSplit/>
          <w:jc w:val="center"/>
        </w:trPr>
        <w:tc>
          <w:tcPr>
            <w:tcW w:w="7120" w:type="dxa"/>
          </w:tcPr>
          <w:p w14:paraId="10BFF32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2EDFAD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14:paraId="560676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095BEBA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6BDD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14B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1B1D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3F4F50"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56E19603" w14:textId="77777777" w:rsidTr="006F2CA2">
        <w:trPr>
          <w:divId w:val="2116439976"/>
          <w:cantSplit/>
          <w:jc w:val="center"/>
        </w:trPr>
        <w:tc>
          <w:tcPr>
            <w:tcW w:w="7120" w:type="dxa"/>
          </w:tcPr>
          <w:p w14:paraId="7BD289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626D2C1" w14:textId="77777777" w:rsidTr="006F2CA2">
        <w:trPr>
          <w:divId w:val="2116439976"/>
          <w:cantSplit/>
          <w:jc w:val="center"/>
        </w:trPr>
        <w:tc>
          <w:tcPr>
            <w:tcW w:w="7120" w:type="dxa"/>
          </w:tcPr>
          <w:p w14:paraId="2744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6574B417" w14:textId="77777777" w:rsidTr="006F2CA2">
        <w:trPr>
          <w:divId w:val="2116439976"/>
          <w:cantSplit/>
          <w:jc w:val="center"/>
        </w:trPr>
        <w:tc>
          <w:tcPr>
            <w:tcW w:w="7120" w:type="dxa"/>
          </w:tcPr>
          <w:p w14:paraId="6A6FFE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BFD9B1B" w14:textId="77777777" w:rsidTr="006F2CA2">
        <w:trPr>
          <w:divId w:val="2116439976"/>
          <w:cantSplit/>
          <w:jc w:val="center"/>
        </w:trPr>
        <w:tc>
          <w:tcPr>
            <w:tcW w:w="7120" w:type="dxa"/>
          </w:tcPr>
          <w:p w14:paraId="492DC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97B63D" w14:textId="77777777" w:rsidTr="006F2CA2">
        <w:trPr>
          <w:divId w:val="2116439976"/>
          <w:cantSplit/>
          <w:jc w:val="center"/>
        </w:trPr>
        <w:tc>
          <w:tcPr>
            <w:tcW w:w="7120" w:type="dxa"/>
          </w:tcPr>
          <w:p w14:paraId="4B3447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DC16E9D" w14:textId="77777777" w:rsidTr="006F2CA2">
        <w:trPr>
          <w:divId w:val="2116439976"/>
          <w:cantSplit/>
          <w:jc w:val="center"/>
        </w:trPr>
        <w:tc>
          <w:tcPr>
            <w:tcW w:w="7120" w:type="dxa"/>
          </w:tcPr>
          <w:p w14:paraId="6A3712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B13BD09" w14:textId="77777777" w:rsidTr="006F2CA2">
        <w:trPr>
          <w:divId w:val="2116439976"/>
          <w:cantSplit/>
          <w:jc w:val="center"/>
        </w:trPr>
        <w:tc>
          <w:tcPr>
            <w:tcW w:w="7120" w:type="dxa"/>
          </w:tcPr>
          <w:p w14:paraId="60BD59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69CA443" w14:textId="77777777" w:rsidTr="006F2CA2">
        <w:trPr>
          <w:divId w:val="2116439976"/>
          <w:cantSplit/>
          <w:jc w:val="center"/>
        </w:trPr>
        <w:tc>
          <w:tcPr>
            <w:tcW w:w="7120" w:type="dxa"/>
          </w:tcPr>
          <w:p w14:paraId="1F47F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913FC7B" w14:textId="77777777" w:rsidTr="006F2CA2">
        <w:trPr>
          <w:divId w:val="2116439976"/>
          <w:cantSplit/>
          <w:jc w:val="center"/>
        </w:trPr>
        <w:tc>
          <w:tcPr>
            <w:tcW w:w="7120" w:type="dxa"/>
          </w:tcPr>
          <w:p w14:paraId="625670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1E2D5E66" w14:textId="77777777" w:rsidTr="006F2CA2">
        <w:trPr>
          <w:divId w:val="2116439976"/>
          <w:cantSplit/>
          <w:jc w:val="center"/>
        </w:trPr>
        <w:tc>
          <w:tcPr>
            <w:tcW w:w="7120" w:type="dxa"/>
          </w:tcPr>
          <w:p w14:paraId="7EC9C8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716762A8" w14:textId="77777777" w:rsidTr="006F2CA2">
        <w:trPr>
          <w:divId w:val="2116439976"/>
          <w:cantSplit/>
          <w:jc w:val="center"/>
        </w:trPr>
        <w:tc>
          <w:tcPr>
            <w:tcW w:w="7120" w:type="dxa"/>
          </w:tcPr>
          <w:p w14:paraId="4D8B3B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1CBDEAD7" w14:textId="77777777" w:rsidTr="006F2CA2">
        <w:trPr>
          <w:divId w:val="2116439976"/>
          <w:cantSplit/>
          <w:jc w:val="center"/>
        </w:trPr>
        <w:tc>
          <w:tcPr>
            <w:tcW w:w="7120" w:type="dxa"/>
          </w:tcPr>
          <w:p w14:paraId="2640BDC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0642F01E" w14:textId="77777777" w:rsidTr="006F2CA2">
        <w:trPr>
          <w:divId w:val="2116439976"/>
          <w:cantSplit/>
          <w:jc w:val="center"/>
        </w:trPr>
        <w:tc>
          <w:tcPr>
            <w:tcW w:w="7120" w:type="dxa"/>
          </w:tcPr>
          <w:p w14:paraId="3CE708A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64B860B5" w14:textId="77777777" w:rsidTr="006F2CA2">
        <w:trPr>
          <w:divId w:val="2116439976"/>
          <w:cantSplit/>
          <w:jc w:val="center"/>
        </w:trPr>
        <w:tc>
          <w:tcPr>
            <w:tcW w:w="7120" w:type="dxa"/>
          </w:tcPr>
          <w:p w14:paraId="51026A6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E19AD2C" w14:textId="77777777" w:rsidTr="006F2CA2">
        <w:trPr>
          <w:divId w:val="2116439976"/>
          <w:cantSplit/>
          <w:jc w:val="center"/>
        </w:trPr>
        <w:tc>
          <w:tcPr>
            <w:tcW w:w="7120" w:type="dxa"/>
          </w:tcPr>
          <w:p w14:paraId="1062EC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1CCD7EDF" w14:textId="77777777" w:rsidTr="006F2CA2">
        <w:trPr>
          <w:divId w:val="2116439976"/>
          <w:cantSplit/>
          <w:jc w:val="center"/>
        </w:trPr>
        <w:tc>
          <w:tcPr>
            <w:tcW w:w="7120" w:type="dxa"/>
          </w:tcPr>
          <w:p w14:paraId="7A15438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B0E05ED" w14:textId="77777777" w:rsidTr="006F2CA2">
        <w:trPr>
          <w:divId w:val="2116439976"/>
          <w:cantSplit/>
          <w:jc w:val="center"/>
        </w:trPr>
        <w:tc>
          <w:tcPr>
            <w:tcW w:w="7120" w:type="dxa"/>
          </w:tcPr>
          <w:p w14:paraId="1288F43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08FC24A0" w14:textId="77777777" w:rsidTr="006F2CA2">
        <w:trPr>
          <w:divId w:val="2116439976"/>
          <w:cantSplit/>
          <w:jc w:val="center"/>
        </w:trPr>
        <w:tc>
          <w:tcPr>
            <w:tcW w:w="7120" w:type="dxa"/>
          </w:tcPr>
          <w:p w14:paraId="5406190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7BBC2B14" w14:textId="77777777" w:rsidTr="006F2CA2">
        <w:trPr>
          <w:divId w:val="2116439976"/>
          <w:cantSplit/>
          <w:jc w:val="center"/>
        </w:trPr>
        <w:tc>
          <w:tcPr>
            <w:tcW w:w="7120" w:type="dxa"/>
          </w:tcPr>
          <w:p w14:paraId="4C15CF3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4095895" w14:textId="77777777" w:rsidTr="006F2CA2">
        <w:trPr>
          <w:divId w:val="2116439976"/>
          <w:cantSplit/>
          <w:jc w:val="center"/>
        </w:trPr>
        <w:tc>
          <w:tcPr>
            <w:tcW w:w="7120" w:type="dxa"/>
          </w:tcPr>
          <w:p w14:paraId="7CCD88E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F562362" w14:textId="77777777" w:rsidTr="006F2CA2">
        <w:trPr>
          <w:divId w:val="2116439976"/>
          <w:cantSplit/>
          <w:jc w:val="center"/>
        </w:trPr>
        <w:tc>
          <w:tcPr>
            <w:tcW w:w="7120" w:type="dxa"/>
          </w:tcPr>
          <w:p w14:paraId="2598508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AD01682" w14:textId="77777777" w:rsidTr="006F2CA2">
        <w:trPr>
          <w:divId w:val="2116439976"/>
          <w:cantSplit/>
          <w:jc w:val="center"/>
        </w:trPr>
        <w:tc>
          <w:tcPr>
            <w:tcW w:w="7120" w:type="dxa"/>
          </w:tcPr>
          <w:p w14:paraId="0698465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572E85D3" w14:textId="77777777" w:rsidTr="006F2CA2">
        <w:trPr>
          <w:divId w:val="2116439976"/>
          <w:cantSplit/>
          <w:jc w:val="center"/>
        </w:trPr>
        <w:tc>
          <w:tcPr>
            <w:tcW w:w="7120" w:type="dxa"/>
          </w:tcPr>
          <w:p w14:paraId="3BFC3FF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1CFF3F3B" w14:textId="77777777" w:rsidTr="006F2CA2">
        <w:trPr>
          <w:divId w:val="2116439976"/>
          <w:cantSplit/>
          <w:jc w:val="center"/>
        </w:trPr>
        <w:tc>
          <w:tcPr>
            <w:tcW w:w="7120" w:type="dxa"/>
          </w:tcPr>
          <w:p w14:paraId="2ED0D81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5BA6B299" w14:textId="77777777" w:rsidTr="006F2CA2">
        <w:trPr>
          <w:divId w:val="2116439976"/>
          <w:cantSplit/>
          <w:jc w:val="center"/>
        </w:trPr>
        <w:tc>
          <w:tcPr>
            <w:tcW w:w="7120" w:type="dxa"/>
          </w:tcPr>
          <w:p w14:paraId="07296F7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2027FD69" w14:textId="77777777" w:rsidTr="006F2CA2">
        <w:trPr>
          <w:divId w:val="2116439976"/>
          <w:cantSplit/>
          <w:jc w:val="center"/>
        </w:trPr>
        <w:tc>
          <w:tcPr>
            <w:tcW w:w="7120" w:type="dxa"/>
          </w:tcPr>
          <w:p w14:paraId="251E8D8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92F4EBF" w14:textId="77777777" w:rsidTr="006F2CA2">
        <w:trPr>
          <w:divId w:val="2116439976"/>
          <w:cantSplit/>
          <w:jc w:val="center"/>
        </w:trPr>
        <w:tc>
          <w:tcPr>
            <w:tcW w:w="7120" w:type="dxa"/>
          </w:tcPr>
          <w:p w14:paraId="393173A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270A47E8" w14:textId="77777777" w:rsidTr="006F2CA2">
        <w:trPr>
          <w:divId w:val="2116439976"/>
          <w:cantSplit/>
          <w:jc w:val="center"/>
        </w:trPr>
        <w:tc>
          <w:tcPr>
            <w:tcW w:w="7120" w:type="dxa"/>
          </w:tcPr>
          <w:p w14:paraId="66ECD73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0661D6E" w14:textId="77777777" w:rsidTr="006F2CA2">
        <w:trPr>
          <w:divId w:val="2116439976"/>
          <w:cantSplit/>
          <w:jc w:val="center"/>
        </w:trPr>
        <w:tc>
          <w:tcPr>
            <w:tcW w:w="7120" w:type="dxa"/>
          </w:tcPr>
          <w:p w14:paraId="507555B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37D01458" w14:textId="77777777" w:rsidTr="006F2CA2">
        <w:trPr>
          <w:divId w:val="2116439976"/>
          <w:cantSplit/>
          <w:jc w:val="center"/>
        </w:trPr>
        <w:tc>
          <w:tcPr>
            <w:tcW w:w="7120" w:type="dxa"/>
          </w:tcPr>
          <w:p w14:paraId="2883D7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64F05C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420B5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5DD5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DA4F52D" w14:textId="77777777" w:rsidTr="006F2CA2">
        <w:trPr>
          <w:divId w:val="2116439976"/>
          <w:cantSplit/>
          <w:jc w:val="center"/>
        </w:trPr>
        <w:tc>
          <w:tcPr>
            <w:tcW w:w="7120" w:type="dxa"/>
          </w:tcPr>
          <w:p w14:paraId="44A94A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C5E81E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0A9A0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789F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8E4A7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CC0B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D3BE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418DE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ED7B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9E707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4E39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FF78E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26FD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DDC757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93DC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C89AA1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5002F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8F5F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48F4E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E919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717E0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FCA8A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38DE43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0EDE944" w14:textId="77777777" w:rsidTr="006F2CA2">
        <w:trPr>
          <w:divId w:val="2116439976"/>
          <w:cantSplit/>
          <w:jc w:val="center"/>
        </w:trPr>
        <w:tc>
          <w:tcPr>
            <w:tcW w:w="7120" w:type="dxa"/>
          </w:tcPr>
          <w:p w14:paraId="41DC71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562349C7" w14:textId="77777777" w:rsidTr="006F2CA2">
        <w:trPr>
          <w:divId w:val="2116439976"/>
          <w:cantSplit/>
          <w:jc w:val="center"/>
        </w:trPr>
        <w:tc>
          <w:tcPr>
            <w:tcW w:w="7120" w:type="dxa"/>
          </w:tcPr>
          <w:p w14:paraId="021AB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75E1A072" w14:textId="77777777" w:rsidTr="006F2CA2">
        <w:trPr>
          <w:divId w:val="2116439976"/>
          <w:cantSplit/>
          <w:jc w:val="center"/>
        </w:trPr>
        <w:tc>
          <w:tcPr>
            <w:tcW w:w="7120" w:type="dxa"/>
          </w:tcPr>
          <w:p w14:paraId="22D239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A6EA310" w14:textId="77777777" w:rsidTr="006F2CA2">
        <w:trPr>
          <w:divId w:val="2116439976"/>
          <w:cantSplit/>
          <w:jc w:val="center"/>
        </w:trPr>
        <w:tc>
          <w:tcPr>
            <w:tcW w:w="7120" w:type="dxa"/>
          </w:tcPr>
          <w:p w14:paraId="6BD521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0416AB4" w14:textId="77777777" w:rsidTr="006F2CA2">
        <w:trPr>
          <w:divId w:val="2116439976"/>
          <w:cantSplit/>
          <w:jc w:val="center"/>
        </w:trPr>
        <w:tc>
          <w:tcPr>
            <w:tcW w:w="7120" w:type="dxa"/>
          </w:tcPr>
          <w:p w14:paraId="31727D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295371D" w14:textId="77777777" w:rsidTr="006F2CA2">
        <w:trPr>
          <w:divId w:val="2116439976"/>
          <w:cantSplit/>
          <w:jc w:val="center"/>
        </w:trPr>
        <w:tc>
          <w:tcPr>
            <w:tcW w:w="7120" w:type="dxa"/>
          </w:tcPr>
          <w:p w14:paraId="38A73B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3EBF731" w14:textId="77777777" w:rsidTr="006F2CA2">
        <w:trPr>
          <w:divId w:val="2116439976"/>
          <w:cantSplit/>
          <w:jc w:val="center"/>
        </w:trPr>
        <w:tc>
          <w:tcPr>
            <w:tcW w:w="7120" w:type="dxa"/>
          </w:tcPr>
          <w:p w14:paraId="31701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66B57B" w14:textId="77777777" w:rsidTr="006F2CA2">
        <w:trPr>
          <w:divId w:val="2116439976"/>
          <w:cantSplit/>
          <w:jc w:val="center"/>
        </w:trPr>
        <w:tc>
          <w:tcPr>
            <w:tcW w:w="7120" w:type="dxa"/>
          </w:tcPr>
          <w:p w14:paraId="7E76F3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EAF5D21" w14:textId="77777777" w:rsidTr="006F2CA2">
        <w:trPr>
          <w:divId w:val="2116439976"/>
          <w:cantSplit/>
          <w:jc w:val="center"/>
        </w:trPr>
        <w:tc>
          <w:tcPr>
            <w:tcW w:w="7120" w:type="dxa"/>
          </w:tcPr>
          <w:p w14:paraId="634D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025B9187" w14:textId="77777777" w:rsidTr="006F2CA2">
        <w:trPr>
          <w:divId w:val="2116439976"/>
          <w:cantSplit/>
          <w:jc w:val="center"/>
        </w:trPr>
        <w:tc>
          <w:tcPr>
            <w:tcW w:w="7120" w:type="dxa"/>
          </w:tcPr>
          <w:p w14:paraId="489475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79B0EDC4" w14:textId="77777777" w:rsidTr="006F2CA2">
        <w:trPr>
          <w:divId w:val="2116439976"/>
          <w:cantSplit/>
          <w:jc w:val="center"/>
        </w:trPr>
        <w:tc>
          <w:tcPr>
            <w:tcW w:w="7120" w:type="dxa"/>
          </w:tcPr>
          <w:p w14:paraId="0DEA89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42611563" w14:textId="77777777" w:rsidTr="006F2CA2">
        <w:trPr>
          <w:divId w:val="2116439976"/>
          <w:cantSplit/>
          <w:jc w:val="center"/>
        </w:trPr>
        <w:tc>
          <w:tcPr>
            <w:tcW w:w="7120" w:type="dxa"/>
          </w:tcPr>
          <w:p w14:paraId="139E7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0528696F" w14:textId="77777777" w:rsidTr="006F2CA2">
        <w:trPr>
          <w:divId w:val="2116439976"/>
          <w:cantSplit/>
          <w:jc w:val="center"/>
        </w:trPr>
        <w:tc>
          <w:tcPr>
            <w:tcW w:w="7120" w:type="dxa"/>
          </w:tcPr>
          <w:p w14:paraId="217E4B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0AFE21A3" w14:textId="77777777" w:rsidTr="006F2CA2">
        <w:trPr>
          <w:divId w:val="2116439976"/>
          <w:cantSplit/>
          <w:jc w:val="center"/>
        </w:trPr>
        <w:tc>
          <w:tcPr>
            <w:tcW w:w="7120" w:type="dxa"/>
          </w:tcPr>
          <w:p w14:paraId="7A618A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591AE30A" w14:textId="77777777" w:rsidTr="006F2CA2">
        <w:trPr>
          <w:divId w:val="2116439976"/>
          <w:cantSplit/>
          <w:jc w:val="center"/>
        </w:trPr>
        <w:tc>
          <w:tcPr>
            <w:tcW w:w="7120" w:type="dxa"/>
          </w:tcPr>
          <w:p w14:paraId="525D1C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414F14D0" w14:textId="77777777" w:rsidTr="006F2CA2">
        <w:trPr>
          <w:divId w:val="2116439976"/>
          <w:cantSplit/>
          <w:jc w:val="center"/>
        </w:trPr>
        <w:tc>
          <w:tcPr>
            <w:tcW w:w="7120" w:type="dxa"/>
          </w:tcPr>
          <w:p w14:paraId="7784EB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18483F5E" w14:textId="77777777" w:rsidTr="006F2CA2">
        <w:trPr>
          <w:divId w:val="2116439976"/>
          <w:cantSplit/>
          <w:jc w:val="center"/>
        </w:trPr>
        <w:tc>
          <w:tcPr>
            <w:tcW w:w="7120" w:type="dxa"/>
          </w:tcPr>
          <w:p w14:paraId="11DE4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B3BC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426D2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626BF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D524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E5EB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821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7383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8FDC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123F6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01728B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8297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0395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897EF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47C6743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3661D8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14:paraId="0D9E6D70" w14:textId="77777777" w:rsidTr="004066EF">
        <w:trPr>
          <w:divId w:val="2116439976"/>
          <w:cantSplit/>
          <w:jc w:val="center"/>
        </w:trPr>
        <w:tc>
          <w:tcPr>
            <w:tcW w:w="7160" w:type="dxa"/>
          </w:tcPr>
          <w:p w14:paraId="1F86B36F"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50B1968F" w14:textId="77777777" w:rsidTr="004066EF">
        <w:trPr>
          <w:divId w:val="2116439976"/>
          <w:cantSplit/>
          <w:jc w:val="center"/>
        </w:trPr>
        <w:tc>
          <w:tcPr>
            <w:tcW w:w="7160" w:type="dxa"/>
          </w:tcPr>
          <w:p w14:paraId="11D91970"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6D8F50FA" w14:textId="77777777" w:rsidTr="004066EF">
        <w:trPr>
          <w:divId w:val="2116439976"/>
          <w:cantSplit/>
          <w:jc w:val="center"/>
        </w:trPr>
        <w:tc>
          <w:tcPr>
            <w:tcW w:w="7160" w:type="dxa"/>
          </w:tcPr>
          <w:p w14:paraId="47E9C09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7A304A8D" w14:textId="77777777" w:rsidTr="004066EF">
        <w:trPr>
          <w:divId w:val="2116439976"/>
          <w:cantSplit/>
          <w:jc w:val="center"/>
        </w:trPr>
        <w:tc>
          <w:tcPr>
            <w:tcW w:w="7160" w:type="dxa"/>
          </w:tcPr>
          <w:p w14:paraId="2E227005"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53C4609E" w14:textId="77777777" w:rsidTr="004066EF">
        <w:trPr>
          <w:divId w:val="2116439976"/>
          <w:cantSplit/>
          <w:jc w:val="center"/>
        </w:trPr>
        <w:tc>
          <w:tcPr>
            <w:tcW w:w="7160" w:type="dxa"/>
          </w:tcPr>
          <w:p w14:paraId="29A90227"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4479F510" w14:textId="77777777" w:rsidTr="004066EF">
        <w:trPr>
          <w:divId w:val="2116439976"/>
          <w:cantSplit/>
          <w:jc w:val="center"/>
        </w:trPr>
        <w:tc>
          <w:tcPr>
            <w:tcW w:w="7160" w:type="dxa"/>
          </w:tcPr>
          <w:p w14:paraId="2FBB6E0F"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Plaintiff</w:t>
            </w:r>
          </w:p>
        </w:tc>
      </w:tr>
      <w:tr w:rsidR="004066EF" w:rsidRPr="004066EF" w14:paraId="4CE56A3E" w14:textId="77777777" w:rsidTr="004066EF">
        <w:trPr>
          <w:divId w:val="2116439976"/>
          <w:cantSplit/>
          <w:jc w:val="center"/>
        </w:trPr>
        <w:tc>
          <w:tcPr>
            <w:tcW w:w="7160" w:type="dxa"/>
          </w:tcPr>
          <w:p w14:paraId="15BB48D2"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127B1CF7" w14:textId="77777777" w:rsidTr="004066EF">
        <w:trPr>
          <w:divId w:val="2116439976"/>
          <w:cantSplit/>
          <w:jc w:val="center"/>
        </w:trPr>
        <w:tc>
          <w:tcPr>
            <w:tcW w:w="7160" w:type="dxa"/>
          </w:tcPr>
          <w:p w14:paraId="1829B114"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Defendant</w:t>
            </w:r>
          </w:p>
        </w:tc>
      </w:tr>
      <w:tr w:rsidR="004066EF" w:rsidRPr="004066EF" w14:paraId="2B3DF06A" w14:textId="77777777" w:rsidTr="004066EF">
        <w:trPr>
          <w:divId w:val="2116439976"/>
          <w:cantSplit/>
          <w:jc w:val="center"/>
        </w:trPr>
        <w:tc>
          <w:tcPr>
            <w:tcW w:w="7160" w:type="dxa"/>
          </w:tcPr>
          <w:p w14:paraId="1812FB43"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736CA4B8" w14:textId="77777777" w:rsidTr="004066EF">
        <w:trPr>
          <w:divId w:val="2116439976"/>
          <w:cantSplit/>
          <w:jc w:val="center"/>
        </w:trPr>
        <w:tc>
          <w:tcPr>
            <w:tcW w:w="7160" w:type="dxa"/>
          </w:tcPr>
          <w:p w14:paraId="023CD965"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D49922B" w14:textId="77777777" w:rsidTr="004066EF">
        <w:trPr>
          <w:divId w:val="2116439976"/>
          <w:cantSplit/>
          <w:jc w:val="center"/>
        </w:trPr>
        <w:tc>
          <w:tcPr>
            <w:tcW w:w="7160" w:type="dxa"/>
          </w:tcPr>
          <w:p w14:paraId="29F82D6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30F3351E"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E5A0462" w14:textId="77777777" w:rsidTr="004066EF">
        <w:trPr>
          <w:divId w:val="2116439976"/>
          <w:cantSplit/>
          <w:jc w:val="center"/>
        </w:trPr>
        <w:tc>
          <w:tcPr>
            <w:tcW w:w="7160" w:type="dxa"/>
          </w:tcPr>
          <w:p w14:paraId="0A796666"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25374E9F" w14:textId="77777777" w:rsidTr="004066EF">
        <w:trPr>
          <w:divId w:val="2116439976"/>
          <w:cantSplit/>
          <w:jc w:val="center"/>
        </w:trPr>
        <w:tc>
          <w:tcPr>
            <w:tcW w:w="7160" w:type="dxa"/>
          </w:tcPr>
          <w:p w14:paraId="0E671FB0"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26222696" w14:textId="77777777" w:rsidTr="004066EF">
        <w:trPr>
          <w:divId w:val="2116439976"/>
          <w:cantSplit/>
          <w:jc w:val="center"/>
        </w:trPr>
        <w:tc>
          <w:tcPr>
            <w:tcW w:w="7160" w:type="dxa"/>
          </w:tcPr>
          <w:p w14:paraId="55CFFFA1"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278EA379"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318D9EDE" w14:textId="77777777" w:rsidTr="004066EF">
        <w:trPr>
          <w:divId w:val="2116439976"/>
          <w:cantSplit/>
          <w:jc w:val="center"/>
        </w:trPr>
        <w:tc>
          <w:tcPr>
            <w:tcW w:w="7160" w:type="dxa"/>
          </w:tcPr>
          <w:p w14:paraId="072F02DD"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2BC6BA1A" w14:textId="77777777" w:rsidTr="004066EF">
        <w:trPr>
          <w:divId w:val="2116439976"/>
          <w:cantSplit/>
          <w:jc w:val="center"/>
        </w:trPr>
        <w:tc>
          <w:tcPr>
            <w:tcW w:w="7160" w:type="dxa"/>
          </w:tcPr>
          <w:p w14:paraId="2114888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443564FE" w14:textId="77777777" w:rsidTr="004066EF">
        <w:trPr>
          <w:divId w:val="2116439976"/>
          <w:cantSplit/>
          <w:jc w:val="center"/>
        </w:trPr>
        <w:tc>
          <w:tcPr>
            <w:tcW w:w="7160" w:type="dxa"/>
          </w:tcPr>
          <w:p w14:paraId="01DE321E"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E2E9CAE" w14:textId="77777777" w:rsidTr="004066EF">
        <w:trPr>
          <w:divId w:val="2116439976"/>
          <w:cantSplit/>
          <w:jc w:val="center"/>
        </w:trPr>
        <w:tc>
          <w:tcPr>
            <w:tcW w:w="7160" w:type="dxa"/>
          </w:tcPr>
          <w:p w14:paraId="4F7031A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proofErr w:type="spellStart"/>
            <w:r w:rsidRPr="004066EF">
              <w:rPr>
                <w:rFonts w:ascii="Times New Roman" w:hAnsi="Times New Roman" w:cs="Times New Roman"/>
                <w:sz w:val="22"/>
                <w:szCs w:val="20"/>
                <w:lang w:val="en-GB" w:eastAsia="en-US"/>
              </w:rPr>
              <w:t>i</w:t>
            </w:r>
            <w:proofErr w:type="spellEnd"/>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3CC114F1" w14:textId="77777777" w:rsidTr="004066EF">
        <w:trPr>
          <w:divId w:val="2116439976"/>
          <w:cantSplit/>
          <w:jc w:val="center"/>
        </w:trPr>
        <w:tc>
          <w:tcPr>
            <w:tcW w:w="7160" w:type="dxa"/>
          </w:tcPr>
          <w:p w14:paraId="7D3D8916"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6B2E8588" w14:textId="77777777" w:rsidTr="004066EF">
        <w:trPr>
          <w:divId w:val="2116439976"/>
          <w:cantSplit/>
          <w:jc w:val="center"/>
        </w:trPr>
        <w:tc>
          <w:tcPr>
            <w:tcW w:w="7160" w:type="dxa"/>
          </w:tcPr>
          <w:p w14:paraId="564D3672"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715260ED" w14:textId="77777777" w:rsidTr="004066EF">
        <w:trPr>
          <w:divId w:val="2116439976"/>
          <w:cantSplit/>
          <w:jc w:val="center"/>
        </w:trPr>
        <w:tc>
          <w:tcPr>
            <w:tcW w:w="7160" w:type="dxa"/>
          </w:tcPr>
          <w:p w14:paraId="72C5B59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25D4D73F"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r>
            <w:proofErr w:type="gramStart"/>
            <w:r w:rsidRPr="004066EF">
              <w:rPr>
                <w:rFonts w:ascii="Times New Roman" w:hAnsi="Times New Roman" w:cs="Times New Roman"/>
                <w:sz w:val="22"/>
                <w:szCs w:val="20"/>
                <w:lang w:val="en-GB" w:eastAsia="en-US"/>
              </w:rPr>
              <w:t>Particulars of</w:t>
            </w:r>
            <w:proofErr w:type="gramEnd"/>
            <w:r w:rsidRPr="004066EF">
              <w:rPr>
                <w:rFonts w:ascii="Times New Roman" w:hAnsi="Times New Roman" w:cs="Times New Roman"/>
                <w:sz w:val="22"/>
                <w:szCs w:val="20"/>
                <w:lang w:val="en-GB" w:eastAsia="en-US"/>
              </w:rPr>
              <w:t xml:space="preserve"> Bankruptcy (if applicable)</w:t>
            </w:r>
          </w:p>
        </w:tc>
      </w:tr>
      <w:tr w:rsidR="004066EF" w:rsidRPr="004066EF" w14:paraId="1ACC4510" w14:textId="77777777" w:rsidTr="004066EF">
        <w:trPr>
          <w:divId w:val="2116439976"/>
          <w:cantSplit/>
          <w:jc w:val="center"/>
        </w:trPr>
        <w:tc>
          <w:tcPr>
            <w:tcW w:w="7160" w:type="dxa"/>
          </w:tcPr>
          <w:p w14:paraId="005D6A86"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041E3C1B" w14:textId="77777777" w:rsidTr="004066EF">
        <w:trPr>
          <w:divId w:val="2116439976"/>
          <w:cantSplit/>
          <w:trHeight w:val="220"/>
          <w:jc w:val="center"/>
        </w:trPr>
        <w:tc>
          <w:tcPr>
            <w:tcW w:w="7160" w:type="dxa"/>
          </w:tcPr>
          <w:p w14:paraId="29823B00"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3E092745" w14:textId="77777777" w:rsidTr="004066EF">
        <w:trPr>
          <w:divId w:val="2116439976"/>
          <w:cantSplit/>
          <w:trHeight w:val="220"/>
          <w:jc w:val="center"/>
        </w:trPr>
        <w:tc>
          <w:tcPr>
            <w:tcW w:w="7160" w:type="dxa"/>
          </w:tcPr>
          <w:p w14:paraId="16F487C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73ED427E" w14:textId="77777777" w:rsidTr="004066EF">
        <w:trPr>
          <w:divId w:val="2116439976"/>
          <w:cantSplit/>
          <w:trHeight w:val="220"/>
          <w:jc w:val="center"/>
        </w:trPr>
        <w:tc>
          <w:tcPr>
            <w:tcW w:w="7160" w:type="dxa"/>
          </w:tcPr>
          <w:p w14:paraId="00345D55"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1DE2495F" w14:textId="77777777" w:rsidTr="004066EF">
        <w:trPr>
          <w:divId w:val="2116439976"/>
          <w:cantSplit/>
          <w:trHeight w:val="220"/>
          <w:jc w:val="center"/>
        </w:trPr>
        <w:tc>
          <w:tcPr>
            <w:tcW w:w="7160" w:type="dxa"/>
          </w:tcPr>
          <w:p w14:paraId="701CD9F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6A6744C3" w14:textId="77777777" w:rsidTr="004066EF">
        <w:trPr>
          <w:divId w:val="2116439976"/>
          <w:cantSplit/>
          <w:trHeight w:val="220"/>
          <w:jc w:val="center"/>
        </w:trPr>
        <w:tc>
          <w:tcPr>
            <w:tcW w:w="7160" w:type="dxa"/>
          </w:tcPr>
          <w:p w14:paraId="0D25925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756CACE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653155A8"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(i.e. Plaintiff or Defendant):</w:t>
            </w:r>
          </w:p>
          <w:p w14:paraId="30AFFC1A"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420C91B4" w14:textId="77777777" w:rsidTr="004066EF">
        <w:trPr>
          <w:divId w:val="2116439976"/>
          <w:cantSplit/>
          <w:jc w:val="center"/>
        </w:trPr>
        <w:tc>
          <w:tcPr>
            <w:tcW w:w="7160" w:type="dxa"/>
          </w:tcPr>
          <w:p w14:paraId="16C5EC7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32E9F332" w14:textId="77777777" w:rsidTr="004066EF">
        <w:trPr>
          <w:divId w:val="2116439976"/>
          <w:cantSplit/>
          <w:jc w:val="center"/>
        </w:trPr>
        <w:tc>
          <w:tcPr>
            <w:tcW w:w="7160" w:type="dxa"/>
          </w:tcPr>
          <w:p w14:paraId="773E7A6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542386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F464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11D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559D0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74D1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A2A12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0C7D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3783C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708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9F66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21C5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B386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3F392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8169E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C7EA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7F03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BD3B3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94F0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D03BE8"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A970986" w14:textId="77777777" w:rsidR="004066EF" w:rsidRDefault="004066EF" w:rsidP="006F2CA2">
      <w:pPr>
        <w:spacing w:before="0" w:after="200" w:line="276" w:lineRule="auto"/>
        <w:divId w:val="2116439976"/>
        <w:rPr>
          <w:rFonts w:ascii="Calibri" w:eastAsia="Calibri" w:hAnsi="Calibri" w:cs="Times New Roman"/>
          <w:sz w:val="22"/>
          <w:szCs w:val="22"/>
          <w:lang w:eastAsia="en-US"/>
        </w:rPr>
      </w:pPr>
    </w:p>
    <w:p w14:paraId="1F55362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30AE277"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39EAB78"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9251C4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207658BB" w14:textId="77777777" w:rsidTr="006F2CA2">
        <w:trPr>
          <w:divId w:val="2116439976"/>
          <w:cantSplit/>
          <w:jc w:val="center"/>
        </w:trPr>
        <w:tc>
          <w:tcPr>
            <w:tcW w:w="7120" w:type="dxa"/>
          </w:tcPr>
          <w:p w14:paraId="0FBB53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0CC466D5" w14:textId="77777777" w:rsidTr="006F2CA2">
        <w:trPr>
          <w:divId w:val="2116439976"/>
          <w:cantSplit/>
          <w:jc w:val="center"/>
        </w:trPr>
        <w:tc>
          <w:tcPr>
            <w:tcW w:w="7120" w:type="dxa"/>
          </w:tcPr>
          <w:p w14:paraId="7736C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839AC2A" w14:textId="77777777" w:rsidTr="006F2CA2">
        <w:trPr>
          <w:divId w:val="2116439976"/>
          <w:cantSplit/>
          <w:jc w:val="center"/>
        </w:trPr>
        <w:tc>
          <w:tcPr>
            <w:tcW w:w="7120" w:type="dxa"/>
          </w:tcPr>
          <w:p w14:paraId="65A9A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43A5F9A" w14:textId="77777777" w:rsidTr="006F2CA2">
        <w:trPr>
          <w:divId w:val="2116439976"/>
          <w:cantSplit/>
          <w:jc w:val="center"/>
        </w:trPr>
        <w:tc>
          <w:tcPr>
            <w:tcW w:w="7120" w:type="dxa"/>
          </w:tcPr>
          <w:p w14:paraId="178E96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649AD1B" w14:textId="77777777" w:rsidTr="006F2CA2">
        <w:trPr>
          <w:divId w:val="2116439976"/>
          <w:cantSplit/>
          <w:jc w:val="center"/>
        </w:trPr>
        <w:tc>
          <w:tcPr>
            <w:tcW w:w="7120" w:type="dxa"/>
          </w:tcPr>
          <w:p w14:paraId="5E7269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936410" w14:textId="77777777" w:rsidTr="006F2CA2">
        <w:trPr>
          <w:divId w:val="2116439976"/>
          <w:cantSplit/>
          <w:jc w:val="center"/>
        </w:trPr>
        <w:tc>
          <w:tcPr>
            <w:tcW w:w="7120" w:type="dxa"/>
          </w:tcPr>
          <w:p w14:paraId="3382CA3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6366E411" w14:textId="77777777" w:rsidTr="006F2CA2">
        <w:trPr>
          <w:divId w:val="2116439976"/>
          <w:cantSplit/>
          <w:jc w:val="center"/>
        </w:trPr>
        <w:tc>
          <w:tcPr>
            <w:tcW w:w="7120" w:type="dxa"/>
          </w:tcPr>
          <w:p w14:paraId="20727E6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59C09C46" w14:textId="77777777" w:rsidTr="006F2CA2">
        <w:trPr>
          <w:divId w:val="2116439976"/>
          <w:cantSplit/>
          <w:jc w:val="center"/>
        </w:trPr>
        <w:tc>
          <w:tcPr>
            <w:tcW w:w="7120" w:type="dxa"/>
          </w:tcPr>
          <w:p w14:paraId="7D484D0B"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7CED112D" w14:textId="77777777" w:rsidTr="006F2CA2">
        <w:trPr>
          <w:divId w:val="2116439976"/>
          <w:cantSplit/>
          <w:jc w:val="center"/>
        </w:trPr>
        <w:tc>
          <w:tcPr>
            <w:tcW w:w="7120" w:type="dxa"/>
          </w:tcPr>
          <w:p w14:paraId="4D381E3E"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2C02FD05" w14:textId="77777777" w:rsidTr="006F2CA2">
        <w:trPr>
          <w:divId w:val="2116439976"/>
          <w:cantSplit/>
          <w:jc w:val="center"/>
        </w:trPr>
        <w:tc>
          <w:tcPr>
            <w:tcW w:w="7120" w:type="dxa"/>
            <w:vAlign w:val="center"/>
          </w:tcPr>
          <w:p w14:paraId="2DB8F7B1"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69CC1C7B" w14:textId="77777777" w:rsidTr="006F2CA2">
        <w:trPr>
          <w:divId w:val="2116439976"/>
          <w:cantSplit/>
          <w:jc w:val="center"/>
        </w:trPr>
        <w:tc>
          <w:tcPr>
            <w:tcW w:w="7120" w:type="dxa"/>
            <w:vAlign w:val="center"/>
          </w:tcPr>
          <w:p w14:paraId="09B179B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78982817"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0046F1CC"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CB6C0E7"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4A1334B0"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5DD912D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6BB47FD8"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699751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82D8AF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1638BB2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1970EBC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1C125A5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07204054" w14:textId="77777777" w:rsidR="006F2CA2" w:rsidRPr="006F2CA2" w:rsidRDefault="00A13D0C"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B509AF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5E572996"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50E3508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3B965B7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I confirm that parties will not be making any further applications (e.g. abridgment of time, cost, </w:t>
            </w:r>
            <w:proofErr w:type="gramStart"/>
            <w:r w:rsidRPr="006F2CA2">
              <w:rPr>
                <w:rFonts w:ascii="Times New Roman" w:hAnsi="Times New Roman" w:cs="Times New Roman"/>
                <w:sz w:val="22"/>
                <w:szCs w:val="22"/>
                <w:lang w:val="en-GB" w:eastAsia="en-US"/>
              </w:rPr>
              <w:t>withdrawal</w:t>
            </w:r>
            <w:proofErr w:type="gramEnd"/>
            <w:r w:rsidRPr="006F2CA2">
              <w:rPr>
                <w:rFonts w:ascii="Times New Roman" w:hAnsi="Times New Roman" w:cs="Times New Roman"/>
                <w:sz w:val="22"/>
                <w:szCs w:val="22"/>
                <w:lang w:val="en-GB" w:eastAsia="en-US"/>
              </w:rPr>
              <w:t xml:space="preserve"> or amendment of pleadings etc.). </w:t>
            </w:r>
          </w:p>
          <w:p w14:paraId="123F8BB9"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ADFE11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40E2616E" w14:textId="77777777" w:rsidTr="006F2CA2">
        <w:trPr>
          <w:divId w:val="2116439976"/>
          <w:cantSplit/>
          <w:jc w:val="center"/>
        </w:trPr>
        <w:tc>
          <w:tcPr>
            <w:tcW w:w="7120" w:type="dxa"/>
            <w:vAlign w:val="center"/>
          </w:tcPr>
          <w:p w14:paraId="566D79B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F5CD035" w14:textId="77777777" w:rsidTr="006F2CA2">
        <w:trPr>
          <w:divId w:val="2116439976"/>
          <w:cantSplit/>
          <w:jc w:val="center"/>
        </w:trPr>
        <w:tc>
          <w:tcPr>
            <w:tcW w:w="7120" w:type="dxa"/>
            <w:vAlign w:val="center"/>
          </w:tcPr>
          <w:p w14:paraId="47C0828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70D7CC7D" w14:textId="77777777" w:rsidTr="006F2CA2">
        <w:trPr>
          <w:divId w:val="2116439976"/>
          <w:cantSplit/>
          <w:jc w:val="center"/>
        </w:trPr>
        <w:tc>
          <w:tcPr>
            <w:tcW w:w="7120" w:type="dxa"/>
            <w:vAlign w:val="center"/>
          </w:tcPr>
          <w:p w14:paraId="66AC668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7EE745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096613F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14:paraId="2C19B23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4622E5B4" w14:textId="77777777" w:rsidTr="006F2CA2">
        <w:trPr>
          <w:divId w:val="2116439976"/>
          <w:cantSplit/>
          <w:jc w:val="center"/>
        </w:trPr>
        <w:tc>
          <w:tcPr>
            <w:tcW w:w="7120" w:type="dxa"/>
            <w:vAlign w:val="center"/>
          </w:tcPr>
          <w:p w14:paraId="21CCBAB1"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14:paraId="43D2F63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14:paraId="223814A5" w14:textId="77777777" w:rsidTr="006F2CA2">
        <w:trPr>
          <w:divId w:val="2116439976"/>
          <w:cantSplit/>
          <w:jc w:val="center"/>
        </w:trPr>
        <w:tc>
          <w:tcPr>
            <w:tcW w:w="7120" w:type="dxa"/>
          </w:tcPr>
          <w:p w14:paraId="0F3C954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3BB12DDD" w14:textId="77777777" w:rsidTr="006F2CA2">
        <w:trPr>
          <w:divId w:val="2116439976"/>
          <w:cantSplit/>
          <w:jc w:val="center"/>
        </w:trPr>
        <w:tc>
          <w:tcPr>
            <w:tcW w:w="7120" w:type="dxa"/>
          </w:tcPr>
          <w:p w14:paraId="5C7CD2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D5D0521" w14:textId="77777777" w:rsidTr="006F2CA2">
        <w:trPr>
          <w:divId w:val="2116439976"/>
          <w:cantSplit/>
          <w:jc w:val="center"/>
        </w:trPr>
        <w:tc>
          <w:tcPr>
            <w:tcW w:w="7120" w:type="dxa"/>
          </w:tcPr>
          <w:p w14:paraId="173954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F95955" w14:textId="77777777" w:rsidTr="006F2CA2">
        <w:trPr>
          <w:divId w:val="2116439976"/>
          <w:cantSplit/>
          <w:jc w:val="center"/>
        </w:trPr>
        <w:tc>
          <w:tcPr>
            <w:tcW w:w="7120" w:type="dxa"/>
          </w:tcPr>
          <w:p w14:paraId="449A6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8BA03F7" w14:textId="77777777" w:rsidTr="006F2CA2">
        <w:trPr>
          <w:divId w:val="2116439976"/>
          <w:cantSplit/>
          <w:jc w:val="center"/>
        </w:trPr>
        <w:tc>
          <w:tcPr>
            <w:tcW w:w="7120" w:type="dxa"/>
          </w:tcPr>
          <w:p w14:paraId="62E510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6623D8" w14:textId="77777777" w:rsidTr="006F2CA2">
        <w:trPr>
          <w:divId w:val="2116439976"/>
          <w:cantSplit/>
          <w:jc w:val="center"/>
        </w:trPr>
        <w:tc>
          <w:tcPr>
            <w:tcW w:w="7120" w:type="dxa"/>
          </w:tcPr>
          <w:p w14:paraId="6336DA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29EBBB0" w14:textId="77777777" w:rsidTr="006F2CA2">
        <w:trPr>
          <w:divId w:val="2116439976"/>
          <w:cantSplit/>
          <w:jc w:val="center"/>
        </w:trPr>
        <w:tc>
          <w:tcPr>
            <w:tcW w:w="7120" w:type="dxa"/>
          </w:tcPr>
          <w:p w14:paraId="4B7A0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CAA61D3" w14:textId="77777777" w:rsidTr="006F2CA2">
        <w:trPr>
          <w:divId w:val="2116439976"/>
          <w:cantSplit/>
          <w:jc w:val="center"/>
        </w:trPr>
        <w:tc>
          <w:tcPr>
            <w:tcW w:w="7120" w:type="dxa"/>
          </w:tcPr>
          <w:p w14:paraId="3E931C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8C8D38" w14:textId="77777777" w:rsidTr="006F2CA2">
        <w:trPr>
          <w:divId w:val="2116439976"/>
          <w:cantSplit/>
          <w:jc w:val="center"/>
        </w:trPr>
        <w:tc>
          <w:tcPr>
            <w:tcW w:w="7120" w:type="dxa"/>
          </w:tcPr>
          <w:p w14:paraId="1F7794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504AAE0C" w14:textId="77777777" w:rsidTr="006F2CA2">
        <w:trPr>
          <w:divId w:val="2116439976"/>
          <w:cantSplit/>
          <w:jc w:val="center"/>
        </w:trPr>
        <w:tc>
          <w:tcPr>
            <w:tcW w:w="7120" w:type="dxa"/>
          </w:tcPr>
          <w:p w14:paraId="30127C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1ABEC6BA" w14:textId="77777777" w:rsidTr="006F2CA2">
        <w:trPr>
          <w:divId w:val="2116439976"/>
          <w:cantSplit/>
          <w:jc w:val="center"/>
        </w:trPr>
        <w:tc>
          <w:tcPr>
            <w:tcW w:w="7120" w:type="dxa"/>
          </w:tcPr>
          <w:p w14:paraId="5C03D99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4E26981" w14:textId="77777777" w:rsidTr="006F2CA2">
        <w:trPr>
          <w:divId w:val="2116439976"/>
          <w:cantSplit/>
          <w:jc w:val="center"/>
        </w:trPr>
        <w:tc>
          <w:tcPr>
            <w:tcW w:w="7120" w:type="dxa"/>
          </w:tcPr>
          <w:p w14:paraId="23DA9DB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1A531E7F" w14:textId="77777777" w:rsidTr="006F2CA2">
        <w:trPr>
          <w:divId w:val="2116439976"/>
          <w:cantSplit/>
          <w:jc w:val="center"/>
        </w:trPr>
        <w:tc>
          <w:tcPr>
            <w:tcW w:w="7120" w:type="dxa"/>
          </w:tcPr>
          <w:p w14:paraId="4CF6276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18905649" w14:textId="77777777" w:rsidTr="006F2CA2">
        <w:trPr>
          <w:divId w:val="2116439976"/>
          <w:cantSplit/>
          <w:jc w:val="center"/>
        </w:trPr>
        <w:tc>
          <w:tcPr>
            <w:tcW w:w="7120" w:type="dxa"/>
          </w:tcPr>
          <w:p w14:paraId="01C5B3D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772343F0" w14:textId="77777777" w:rsidTr="006F2CA2">
        <w:trPr>
          <w:divId w:val="2116439976"/>
          <w:cantSplit/>
          <w:jc w:val="center"/>
        </w:trPr>
        <w:tc>
          <w:tcPr>
            <w:tcW w:w="7120" w:type="dxa"/>
          </w:tcPr>
          <w:p w14:paraId="744AD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401DDE" w14:textId="77777777" w:rsidTr="006F2CA2">
        <w:trPr>
          <w:divId w:val="2116439976"/>
          <w:cantSplit/>
          <w:jc w:val="center"/>
        </w:trPr>
        <w:tc>
          <w:tcPr>
            <w:tcW w:w="7120" w:type="dxa"/>
          </w:tcPr>
          <w:p w14:paraId="1EF251F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28572E" w14:textId="77777777" w:rsidTr="006F2CA2">
        <w:trPr>
          <w:divId w:val="2116439976"/>
          <w:cantSplit/>
          <w:jc w:val="center"/>
        </w:trPr>
        <w:tc>
          <w:tcPr>
            <w:tcW w:w="7120" w:type="dxa"/>
          </w:tcPr>
          <w:p w14:paraId="23C6A80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3B055A76" w14:textId="77777777" w:rsidTr="006F2CA2">
        <w:trPr>
          <w:divId w:val="2116439976"/>
          <w:cantSplit/>
          <w:jc w:val="center"/>
        </w:trPr>
        <w:tc>
          <w:tcPr>
            <w:tcW w:w="7120" w:type="dxa"/>
          </w:tcPr>
          <w:p w14:paraId="01A53C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E06AF89" w14:textId="77777777" w:rsidTr="006F2CA2">
        <w:trPr>
          <w:divId w:val="2116439976"/>
          <w:cantSplit/>
          <w:jc w:val="center"/>
        </w:trPr>
        <w:tc>
          <w:tcPr>
            <w:tcW w:w="7120" w:type="dxa"/>
          </w:tcPr>
          <w:p w14:paraId="576C3A5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FEE8178" w14:textId="77777777" w:rsidTr="006F2CA2">
        <w:trPr>
          <w:divId w:val="2116439976"/>
          <w:cantSplit/>
          <w:jc w:val="center"/>
        </w:trPr>
        <w:tc>
          <w:tcPr>
            <w:tcW w:w="7120" w:type="dxa"/>
          </w:tcPr>
          <w:p w14:paraId="118900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1E190D63" w14:textId="77777777" w:rsidTr="006F2CA2">
        <w:trPr>
          <w:divId w:val="2116439976"/>
          <w:cantSplit/>
          <w:jc w:val="center"/>
        </w:trPr>
        <w:tc>
          <w:tcPr>
            <w:tcW w:w="7120" w:type="dxa"/>
          </w:tcPr>
          <w:p w14:paraId="0BE9A9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22827A3" w14:textId="77777777" w:rsidTr="006F2CA2">
        <w:trPr>
          <w:divId w:val="2116439976"/>
          <w:cantSplit/>
          <w:jc w:val="center"/>
        </w:trPr>
        <w:tc>
          <w:tcPr>
            <w:tcW w:w="7120" w:type="dxa"/>
          </w:tcPr>
          <w:p w14:paraId="4223600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52A88FE6" w14:textId="77777777" w:rsidTr="006F2CA2">
        <w:trPr>
          <w:divId w:val="2116439976"/>
          <w:cantSplit/>
          <w:jc w:val="center"/>
        </w:trPr>
        <w:tc>
          <w:tcPr>
            <w:tcW w:w="7120" w:type="dxa"/>
          </w:tcPr>
          <w:p w14:paraId="3985876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0C62AFAA" w14:textId="77777777" w:rsidTr="006F2CA2">
        <w:trPr>
          <w:divId w:val="2116439976"/>
          <w:cantSplit/>
          <w:jc w:val="center"/>
        </w:trPr>
        <w:tc>
          <w:tcPr>
            <w:tcW w:w="7120" w:type="dxa"/>
          </w:tcPr>
          <w:p w14:paraId="27A552B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B05504D" w14:textId="77777777" w:rsidTr="006F2CA2">
        <w:trPr>
          <w:divId w:val="2116439976"/>
          <w:cantSplit/>
          <w:jc w:val="center"/>
        </w:trPr>
        <w:tc>
          <w:tcPr>
            <w:tcW w:w="7120" w:type="dxa"/>
          </w:tcPr>
          <w:p w14:paraId="40F9D24B"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15885DA4" w14:textId="77777777" w:rsidTr="006F2CA2">
        <w:trPr>
          <w:divId w:val="2116439976"/>
          <w:cantSplit/>
          <w:jc w:val="center"/>
        </w:trPr>
        <w:tc>
          <w:tcPr>
            <w:tcW w:w="7120" w:type="dxa"/>
          </w:tcPr>
          <w:p w14:paraId="25E677A3"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7ACBF900" w14:textId="77777777" w:rsidTr="006F2CA2">
        <w:trPr>
          <w:divId w:val="2116439976"/>
          <w:cantSplit/>
          <w:jc w:val="center"/>
        </w:trPr>
        <w:tc>
          <w:tcPr>
            <w:tcW w:w="7120" w:type="dxa"/>
          </w:tcPr>
          <w:p w14:paraId="2B7D23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248140F3" w14:textId="77777777" w:rsidTr="006F2CA2">
        <w:trPr>
          <w:divId w:val="2116439976"/>
          <w:cantSplit/>
          <w:jc w:val="center"/>
        </w:trPr>
        <w:tc>
          <w:tcPr>
            <w:tcW w:w="7120" w:type="dxa"/>
          </w:tcPr>
          <w:p w14:paraId="7E1C735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That the Defendant be presumed dead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1C440433" w14:textId="77777777" w:rsidTr="006F2CA2">
        <w:trPr>
          <w:divId w:val="2116439976"/>
          <w:cantSplit/>
          <w:jc w:val="center"/>
        </w:trPr>
        <w:tc>
          <w:tcPr>
            <w:tcW w:w="7120" w:type="dxa"/>
          </w:tcPr>
          <w:p w14:paraId="0DA55F4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FB01C6C" w14:textId="77777777" w:rsidTr="006F2CA2">
        <w:trPr>
          <w:divId w:val="2116439976"/>
          <w:cantSplit/>
          <w:jc w:val="center"/>
        </w:trPr>
        <w:tc>
          <w:tcPr>
            <w:tcW w:w="7120" w:type="dxa"/>
          </w:tcPr>
          <w:p w14:paraId="7861EC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5278B6CF" w14:textId="77777777" w:rsidTr="006F2CA2">
        <w:trPr>
          <w:divId w:val="2116439976"/>
          <w:cantSplit/>
          <w:trHeight w:val="320"/>
          <w:jc w:val="center"/>
        </w:trPr>
        <w:tc>
          <w:tcPr>
            <w:tcW w:w="7120" w:type="dxa"/>
          </w:tcPr>
          <w:p w14:paraId="023F53A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272906B4" w14:textId="77777777" w:rsidTr="006F2CA2">
        <w:trPr>
          <w:divId w:val="2116439976"/>
          <w:cantSplit/>
          <w:jc w:val="center"/>
        </w:trPr>
        <w:tc>
          <w:tcPr>
            <w:tcW w:w="7120" w:type="dxa"/>
          </w:tcPr>
          <w:p w14:paraId="7C0A0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BF2FF2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3289B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01DA7E6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363053D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70C525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EBED2A8"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A439C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C49F48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C3648A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8D8980"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5E0F01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168184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177EE9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109542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DED22B9"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D59D78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AAEBC25" w14:textId="77777777"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14:paraId="1C74D0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7932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9680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C6F1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1AA9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CEE709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62C5F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250B474"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D2769F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14:paraId="7A0253C8" w14:textId="77777777" w:rsidTr="006F2CA2">
        <w:trPr>
          <w:divId w:val="2116439976"/>
          <w:cantSplit/>
          <w:jc w:val="center"/>
        </w:trPr>
        <w:tc>
          <w:tcPr>
            <w:tcW w:w="7140" w:type="dxa"/>
          </w:tcPr>
          <w:p w14:paraId="1C18AF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475E5327" w14:textId="77777777" w:rsidTr="006F2CA2">
        <w:trPr>
          <w:divId w:val="2116439976"/>
          <w:cantSplit/>
          <w:jc w:val="center"/>
        </w:trPr>
        <w:tc>
          <w:tcPr>
            <w:tcW w:w="7140" w:type="dxa"/>
          </w:tcPr>
          <w:p w14:paraId="465509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52128275" w14:textId="77777777" w:rsidTr="006F2CA2">
        <w:trPr>
          <w:divId w:val="2116439976"/>
          <w:cantSplit/>
          <w:jc w:val="center"/>
        </w:trPr>
        <w:tc>
          <w:tcPr>
            <w:tcW w:w="7140" w:type="dxa"/>
          </w:tcPr>
          <w:p w14:paraId="08A8E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FB61334" w14:textId="77777777" w:rsidTr="006F2CA2">
        <w:trPr>
          <w:divId w:val="2116439976"/>
          <w:cantSplit/>
          <w:jc w:val="center"/>
        </w:trPr>
        <w:tc>
          <w:tcPr>
            <w:tcW w:w="7140" w:type="dxa"/>
          </w:tcPr>
          <w:p w14:paraId="2B2399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EBA9099" w14:textId="77777777" w:rsidTr="006F2CA2">
        <w:trPr>
          <w:divId w:val="2116439976"/>
          <w:cantSplit/>
          <w:jc w:val="center"/>
        </w:trPr>
        <w:tc>
          <w:tcPr>
            <w:tcW w:w="7140" w:type="dxa"/>
          </w:tcPr>
          <w:p w14:paraId="570B7C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C7157F" w14:textId="77777777" w:rsidTr="006F2CA2">
        <w:trPr>
          <w:divId w:val="2116439976"/>
          <w:cantSplit/>
          <w:jc w:val="center"/>
        </w:trPr>
        <w:tc>
          <w:tcPr>
            <w:tcW w:w="7140" w:type="dxa"/>
          </w:tcPr>
          <w:p w14:paraId="064A2D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9791CEF" w14:textId="77777777" w:rsidTr="006F2CA2">
        <w:trPr>
          <w:divId w:val="2116439976"/>
          <w:cantSplit/>
          <w:jc w:val="center"/>
        </w:trPr>
        <w:tc>
          <w:tcPr>
            <w:tcW w:w="7140" w:type="dxa"/>
          </w:tcPr>
          <w:p w14:paraId="7E9086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F357312" w14:textId="77777777" w:rsidTr="006F2CA2">
        <w:trPr>
          <w:divId w:val="2116439976"/>
          <w:cantSplit/>
          <w:jc w:val="center"/>
        </w:trPr>
        <w:tc>
          <w:tcPr>
            <w:tcW w:w="7140" w:type="dxa"/>
          </w:tcPr>
          <w:p w14:paraId="0657BE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5BA5BB4" w14:textId="77777777" w:rsidTr="006F2CA2">
        <w:trPr>
          <w:divId w:val="2116439976"/>
          <w:cantSplit/>
          <w:jc w:val="center"/>
        </w:trPr>
        <w:tc>
          <w:tcPr>
            <w:tcW w:w="7140" w:type="dxa"/>
          </w:tcPr>
          <w:p w14:paraId="708C6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2D87AA47" w14:textId="77777777" w:rsidTr="006F2CA2">
        <w:trPr>
          <w:divId w:val="2116439976"/>
          <w:cantSplit/>
          <w:jc w:val="center"/>
        </w:trPr>
        <w:tc>
          <w:tcPr>
            <w:tcW w:w="7140" w:type="dxa"/>
          </w:tcPr>
          <w:p w14:paraId="695CF0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2998E5AF" w14:textId="77777777" w:rsidTr="006F2CA2">
        <w:trPr>
          <w:divId w:val="2116439976"/>
          <w:cantSplit/>
          <w:jc w:val="center"/>
        </w:trPr>
        <w:tc>
          <w:tcPr>
            <w:tcW w:w="7140" w:type="dxa"/>
          </w:tcPr>
          <w:p w14:paraId="489C27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2A48E7AA" w14:textId="77777777" w:rsidTr="006F2CA2">
        <w:trPr>
          <w:divId w:val="2116439976"/>
          <w:cantSplit/>
          <w:jc w:val="center"/>
        </w:trPr>
        <w:tc>
          <w:tcPr>
            <w:tcW w:w="7140" w:type="dxa"/>
          </w:tcPr>
          <w:p w14:paraId="69B044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04A0A27C" w14:textId="77777777" w:rsidTr="006F2CA2">
        <w:trPr>
          <w:divId w:val="2116439976"/>
          <w:cantSplit/>
          <w:jc w:val="center"/>
        </w:trPr>
        <w:tc>
          <w:tcPr>
            <w:tcW w:w="7140" w:type="dxa"/>
          </w:tcPr>
          <w:p w14:paraId="49EC2D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336E2EC4" w14:textId="77777777" w:rsidTr="006F2CA2">
        <w:trPr>
          <w:divId w:val="2116439976"/>
          <w:cantSplit/>
          <w:jc w:val="center"/>
        </w:trPr>
        <w:tc>
          <w:tcPr>
            <w:tcW w:w="7140" w:type="dxa"/>
          </w:tcPr>
          <w:p w14:paraId="21862C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45C133CB" w14:textId="77777777" w:rsidTr="006F2CA2">
        <w:trPr>
          <w:divId w:val="2116439976"/>
          <w:cantSplit/>
          <w:jc w:val="center"/>
        </w:trPr>
        <w:tc>
          <w:tcPr>
            <w:tcW w:w="7140" w:type="dxa"/>
          </w:tcPr>
          <w:p w14:paraId="2504D7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B4BDE55" w14:textId="77777777" w:rsidTr="006F2CA2">
        <w:trPr>
          <w:divId w:val="2116439976"/>
          <w:cantSplit/>
          <w:jc w:val="center"/>
        </w:trPr>
        <w:tc>
          <w:tcPr>
            <w:tcW w:w="7140" w:type="dxa"/>
          </w:tcPr>
          <w:p w14:paraId="1FECD24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EC39F1" w14:textId="77777777" w:rsidTr="006F2CA2">
        <w:trPr>
          <w:divId w:val="2116439976"/>
          <w:cantSplit/>
          <w:jc w:val="center"/>
        </w:trPr>
        <w:tc>
          <w:tcPr>
            <w:tcW w:w="7140" w:type="dxa"/>
          </w:tcPr>
          <w:p w14:paraId="089D5C5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742360C2" w14:textId="77777777" w:rsidTr="006F2CA2">
        <w:trPr>
          <w:divId w:val="2116439976"/>
          <w:cantSplit/>
          <w:jc w:val="center"/>
        </w:trPr>
        <w:tc>
          <w:tcPr>
            <w:tcW w:w="7140" w:type="dxa"/>
          </w:tcPr>
          <w:p w14:paraId="5C779F3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252695F1" w14:textId="77777777" w:rsidTr="006F2CA2">
        <w:trPr>
          <w:divId w:val="2116439976"/>
          <w:cantSplit/>
          <w:jc w:val="center"/>
        </w:trPr>
        <w:tc>
          <w:tcPr>
            <w:tcW w:w="7140" w:type="dxa"/>
          </w:tcPr>
          <w:p w14:paraId="0C43EEA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12B067F1" w14:textId="77777777" w:rsidTr="006F2CA2">
        <w:trPr>
          <w:divId w:val="2116439976"/>
          <w:cantSplit/>
          <w:jc w:val="center"/>
        </w:trPr>
        <w:tc>
          <w:tcPr>
            <w:tcW w:w="7140" w:type="dxa"/>
          </w:tcPr>
          <w:p w14:paraId="5453174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7FCE2282" w14:textId="77777777" w:rsidTr="006F2CA2">
        <w:trPr>
          <w:divId w:val="2116439976"/>
          <w:cantSplit/>
          <w:jc w:val="center"/>
        </w:trPr>
        <w:tc>
          <w:tcPr>
            <w:tcW w:w="7140" w:type="dxa"/>
          </w:tcPr>
          <w:p w14:paraId="1490530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2E2D0DFD" w14:textId="77777777" w:rsidTr="006F2CA2">
        <w:trPr>
          <w:divId w:val="2116439976"/>
          <w:cantSplit/>
          <w:jc w:val="center"/>
        </w:trPr>
        <w:tc>
          <w:tcPr>
            <w:tcW w:w="7140" w:type="dxa"/>
          </w:tcPr>
          <w:p w14:paraId="220ED5C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395CE7C3" w14:textId="77777777" w:rsidTr="006F2CA2">
        <w:trPr>
          <w:divId w:val="2116439976"/>
          <w:cantSplit/>
          <w:jc w:val="center"/>
        </w:trPr>
        <w:tc>
          <w:tcPr>
            <w:tcW w:w="7140" w:type="dxa"/>
          </w:tcPr>
          <w:p w14:paraId="117E67B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3297A260" w14:textId="77777777" w:rsidTr="006F2CA2">
        <w:trPr>
          <w:divId w:val="2116439976"/>
          <w:cantSplit/>
          <w:jc w:val="center"/>
        </w:trPr>
        <w:tc>
          <w:tcPr>
            <w:tcW w:w="7140" w:type="dxa"/>
          </w:tcPr>
          <w:p w14:paraId="3C34045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0553020C" w14:textId="77777777" w:rsidTr="006F2CA2">
        <w:trPr>
          <w:divId w:val="2116439976"/>
          <w:cantSplit/>
          <w:jc w:val="center"/>
        </w:trPr>
        <w:tc>
          <w:tcPr>
            <w:tcW w:w="7140" w:type="dxa"/>
          </w:tcPr>
          <w:p w14:paraId="7E3D00C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0D9DB9A3" w14:textId="77777777" w:rsidTr="006F2CA2">
        <w:trPr>
          <w:divId w:val="2116439976"/>
          <w:cantSplit/>
          <w:jc w:val="center"/>
        </w:trPr>
        <w:tc>
          <w:tcPr>
            <w:tcW w:w="7140" w:type="dxa"/>
          </w:tcPr>
          <w:p w14:paraId="5C824B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263C1D0A" w14:textId="77777777" w:rsidTr="006F2CA2">
        <w:trPr>
          <w:divId w:val="2116439976"/>
          <w:cantSplit/>
          <w:jc w:val="center"/>
        </w:trPr>
        <w:tc>
          <w:tcPr>
            <w:tcW w:w="7140" w:type="dxa"/>
          </w:tcPr>
          <w:p w14:paraId="76E765D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8F09B99" w14:textId="77777777" w:rsidTr="006F2CA2">
        <w:trPr>
          <w:divId w:val="2116439976"/>
          <w:cantSplit/>
          <w:jc w:val="center"/>
        </w:trPr>
        <w:tc>
          <w:tcPr>
            <w:tcW w:w="7140" w:type="dxa"/>
          </w:tcPr>
          <w:p w14:paraId="6B32DA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20A919CF" w14:textId="77777777" w:rsidTr="006F2CA2">
        <w:trPr>
          <w:divId w:val="2116439976"/>
          <w:cantSplit/>
          <w:trHeight w:val="360"/>
          <w:jc w:val="center"/>
        </w:trPr>
        <w:tc>
          <w:tcPr>
            <w:tcW w:w="7140" w:type="dxa"/>
          </w:tcPr>
          <w:p w14:paraId="618E06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C7AE189" w14:textId="77777777" w:rsidTr="006F2CA2">
        <w:trPr>
          <w:divId w:val="2116439976"/>
          <w:cantSplit/>
          <w:jc w:val="center"/>
        </w:trPr>
        <w:tc>
          <w:tcPr>
            <w:tcW w:w="7140" w:type="dxa"/>
          </w:tcPr>
          <w:p w14:paraId="124FDA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12B141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14:paraId="5A2AD8AA" w14:textId="77777777" w:rsidTr="006F2CA2">
        <w:trPr>
          <w:divId w:val="2116439976"/>
          <w:cantSplit/>
          <w:jc w:val="center"/>
        </w:trPr>
        <w:tc>
          <w:tcPr>
            <w:tcW w:w="7160" w:type="dxa"/>
          </w:tcPr>
          <w:p w14:paraId="5CAFAA73"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3F634866" w14:textId="77777777" w:rsidTr="006F2CA2">
        <w:trPr>
          <w:divId w:val="2116439976"/>
          <w:cantSplit/>
          <w:jc w:val="center"/>
        </w:trPr>
        <w:tc>
          <w:tcPr>
            <w:tcW w:w="7160" w:type="dxa"/>
          </w:tcPr>
          <w:p w14:paraId="38C6D8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699AAFDB" w14:textId="77777777" w:rsidTr="006F2CA2">
        <w:trPr>
          <w:divId w:val="2116439976"/>
          <w:cantSplit/>
          <w:jc w:val="center"/>
        </w:trPr>
        <w:tc>
          <w:tcPr>
            <w:tcW w:w="7160" w:type="dxa"/>
          </w:tcPr>
          <w:p w14:paraId="5EDD44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16AF8D6" w14:textId="77777777" w:rsidTr="006F2CA2">
        <w:trPr>
          <w:divId w:val="2116439976"/>
          <w:cantSplit/>
          <w:jc w:val="center"/>
        </w:trPr>
        <w:tc>
          <w:tcPr>
            <w:tcW w:w="7160" w:type="dxa"/>
          </w:tcPr>
          <w:p w14:paraId="6E594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5EF1FE8" w14:textId="77777777" w:rsidTr="006F2CA2">
        <w:trPr>
          <w:divId w:val="2116439976"/>
          <w:cantSplit/>
          <w:jc w:val="center"/>
        </w:trPr>
        <w:tc>
          <w:tcPr>
            <w:tcW w:w="7160" w:type="dxa"/>
          </w:tcPr>
          <w:p w14:paraId="2FD914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11124CD3" w14:textId="77777777" w:rsidTr="006F2CA2">
        <w:trPr>
          <w:divId w:val="2116439976"/>
          <w:cantSplit/>
          <w:jc w:val="center"/>
        </w:trPr>
        <w:tc>
          <w:tcPr>
            <w:tcW w:w="7160" w:type="dxa"/>
          </w:tcPr>
          <w:p w14:paraId="31A7E5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2C47145C" w14:textId="77777777" w:rsidTr="006F2CA2">
        <w:trPr>
          <w:divId w:val="2116439976"/>
          <w:cantSplit/>
          <w:jc w:val="center"/>
        </w:trPr>
        <w:tc>
          <w:tcPr>
            <w:tcW w:w="7160" w:type="dxa"/>
          </w:tcPr>
          <w:p w14:paraId="0619F1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F248290" w14:textId="77777777" w:rsidTr="006F2CA2">
        <w:trPr>
          <w:divId w:val="2116439976"/>
          <w:cantSplit/>
          <w:jc w:val="center"/>
        </w:trPr>
        <w:tc>
          <w:tcPr>
            <w:tcW w:w="7160" w:type="dxa"/>
          </w:tcPr>
          <w:p w14:paraId="3DE4D7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20C5CB8" w14:textId="77777777" w:rsidTr="006F2CA2">
        <w:trPr>
          <w:divId w:val="2116439976"/>
          <w:cantSplit/>
          <w:jc w:val="center"/>
        </w:trPr>
        <w:tc>
          <w:tcPr>
            <w:tcW w:w="7160" w:type="dxa"/>
          </w:tcPr>
          <w:p w14:paraId="06B17C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8F96F6" w14:textId="77777777" w:rsidTr="006F2CA2">
        <w:trPr>
          <w:divId w:val="2116439976"/>
          <w:cantSplit/>
          <w:jc w:val="center"/>
        </w:trPr>
        <w:tc>
          <w:tcPr>
            <w:tcW w:w="7160" w:type="dxa"/>
          </w:tcPr>
          <w:p w14:paraId="0F4DD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989F247" w14:textId="77777777" w:rsidTr="006F2CA2">
        <w:trPr>
          <w:divId w:val="2116439976"/>
          <w:cantSplit/>
          <w:jc w:val="center"/>
        </w:trPr>
        <w:tc>
          <w:tcPr>
            <w:tcW w:w="7160" w:type="dxa"/>
          </w:tcPr>
          <w:p w14:paraId="549F2C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4772E747" w14:textId="77777777" w:rsidTr="006F2CA2">
        <w:trPr>
          <w:divId w:val="2116439976"/>
          <w:cantSplit/>
          <w:jc w:val="center"/>
        </w:trPr>
        <w:tc>
          <w:tcPr>
            <w:tcW w:w="7160" w:type="dxa"/>
          </w:tcPr>
          <w:p w14:paraId="3C208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70EF43D" w14:textId="77777777" w:rsidTr="006F2CA2">
        <w:trPr>
          <w:divId w:val="2116439976"/>
          <w:cantSplit/>
          <w:jc w:val="center"/>
        </w:trPr>
        <w:tc>
          <w:tcPr>
            <w:tcW w:w="7160" w:type="dxa"/>
          </w:tcPr>
          <w:p w14:paraId="1E1F6FC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05609A08" w14:textId="77777777" w:rsidTr="006F2CA2">
        <w:trPr>
          <w:divId w:val="2116439976"/>
          <w:cantSplit/>
          <w:jc w:val="center"/>
        </w:trPr>
        <w:tc>
          <w:tcPr>
            <w:tcW w:w="7160" w:type="dxa"/>
          </w:tcPr>
          <w:p w14:paraId="53BC99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6F559F17" w14:textId="77777777" w:rsidTr="006F2CA2">
        <w:trPr>
          <w:divId w:val="2116439976"/>
          <w:cantSplit/>
          <w:jc w:val="center"/>
        </w:trPr>
        <w:tc>
          <w:tcPr>
            <w:tcW w:w="7160" w:type="dxa"/>
          </w:tcPr>
          <w:p w14:paraId="6601D50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19EEC64" w14:textId="77777777" w:rsidTr="006F2CA2">
        <w:trPr>
          <w:divId w:val="2116439976"/>
          <w:cantSplit/>
          <w:jc w:val="center"/>
        </w:trPr>
        <w:tc>
          <w:tcPr>
            <w:tcW w:w="7160" w:type="dxa"/>
          </w:tcPr>
          <w:p w14:paraId="42C52E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629B7CF1" w14:textId="77777777" w:rsidTr="006F2CA2">
        <w:trPr>
          <w:divId w:val="2116439976"/>
          <w:cantSplit/>
          <w:jc w:val="center"/>
        </w:trPr>
        <w:tc>
          <w:tcPr>
            <w:tcW w:w="7160" w:type="dxa"/>
          </w:tcPr>
          <w:p w14:paraId="68DF891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B1BC5E7" w14:textId="77777777" w:rsidTr="006F2CA2">
        <w:trPr>
          <w:divId w:val="2116439976"/>
          <w:cantSplit/>
          <w:jc w:val="center"/>
        </w:trPr>
        <w:tc>
          <w:tcPr>
            <w:tcW w:w="7160" w:type="dxa"/>
          </w:tcPr>
          <w:p w14:paraId="021502D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2F925237" w14:textId="77777777" w:rsidTr="006F2CA2">
        <w:trPr>
          <w:divId w:val="2116439976"/>
          <w:cantSplit/>
          <w:jc w:val="center"/>
        </w:trPr>
        <w:tc>
          <w:tcPr>
            <w:tcW w:w="7160" w:type="dxa"/>
          </w:tcPr>
          <w:p w14:paraId="738425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1D33FA6F" w14:textId="77777777" w:rsidTr="006F2CA2">
        <w:trPr>
          <w:divId w:val="2116439976"/>
          <w:cantSplit/>
          <w:jc w:val="center"/>
        </w:trPr>
        <w:tc>
          <w:tcPr>
            <w:tcW w:w="7160" w:type="dxa"/>
          </w:tcPr>
          <w:p w14:paraId="1B68C4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27170401" w14:textId="77777777" w:rsidTr="006F2CA2">
        <w:trPr>
          <w:divId w:val="2116439976"/>
          <w:cantSplit/>
          <w:jc w:val="center"/>
        </w:trPr>
        <w:tc>
          <w:tcPr>
            <w:tcW w:w="7160" w:type="dxa"/>
          </w:tcPr>
          <w:p w14:paraId="6E1B44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310F767" w14:textId="77777777" w:rsidTr="006F2CA2">
        <w:trPr>
          <w:divId w:val="2116439976"/>
          <w:cantSplit/>
          <w:jc w:val="center"/>
        </w:trPr>
        <w:tc>
          <w:tcPr>
            <w:tcW w:w="7160" w:type="dxa"/>
          </w:tcPr>
          <w:p w14:paraId="390154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56744AA5" w14:textId="77777777" w:rsidTr="006F2CA2">
        <w:trPr>
          <w:divId w:val="2116439976"/>
          <w:cantSplit/>
          <w:trHeight w:val="340"/>
          <w:jc w:val="center"/>
        </w:trPr>
        <w:tc>
          <w:tcPr>
            <w:tcW w:w="7160" w:type="dxa"/>
          </w:tcPr>
          <w:p w14:paraId="3CEFCC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7E76611C" w14:textId="77777777" w:rsidTr="006F2CA2">
        <w:trPr>
          <w:divId w:val="2116439976"/>
          <w:cantSplit/>
          <w:jc w:val="center"/>
        </w:trPr>
        <w:tc>
          <w:tcPr>
            <w:tcW w:w="7160" w:type="dxa"/>
          </w:tcPr>
          <w:p w14:paraId="46607B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E785C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78888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1A65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A684C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4054F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08EB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48814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9590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7E2331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7BCFC3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14:paraId="4F446699" w14:textId="77777777" w:rsidTr="006F2CA2">
        <w:trPr>
          <w:divId w:val="2116439976"/>
          <w:cantSplit/>
          <w:jc w:val="center"/>
        </w:trPr>
        <w:tc>
          <w:tcPr>
            <w:tcW w:w="7120" w:type="dxa"/>
          </w:tcPr>
          <w:p w14:paraId="6C8898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1CB3E164" w14:textId="77777777" w:rsidTr="006F2CA2">
        <w:trPr>
          <w:divId w:val="2116439976"/>
          <w:cantSplit/>
          <w:jc w:val="center"/>
        </w:trPr>
        <w:tc>
          <w:tcPr>
            <w:tcW w:w="7120" w:type="dxa"/>
          </w:tcPr>
          <w:p w14:paraId="0E20D5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48C30785" w14:textId="77777777" w:rsidTr="006F2CA2">
        <w:trPr>
          <w:divId w:val="2116439976"/>
          <w:cantSplit/>
          <w:jc w:val="center"/>
        </w:trPr>
        <w:tc>
          <w:tcPr>
            <w:tcW w:w="7120" w:type="dxa"/>
          </w:tcPr>
          <w:p w14:paraId="3BDA82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B7DE59E" w14:textId="77777777" w:rsidTr="006F2CA2">
        <w:trPr>
          <w:divId w:val="2116439976"/>
          <w:cantSplit/>
          <w:jc w:val="center"/>
        </w:trPr>
        <w:tc>
          <w:tcPr>
            <w:tcW w:w="7120" w:type="dxa"/>
          </w:tcPr>
          <w:p w14:paraId="7D045D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2C276B3" w14:textId="77777777" w:rsidTr="006F2CA2">
        <w:trPr>
          <w:divId w:val="2116439976"/>
          <w:cantSplit/>
          <w:jc w:val="center"/>
        </w:trPr>
        <w:tc>
          <w:tcPr>
            <w:tcW w:w="7120" w:type="dxa"/>
          </w:tcPr>
          <w:p w14:paraId="17DEA0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8A7CB7" w14:textId="77777777" w:rsidTr="006F2CA2">
        <w:trPr>
          <w:divId w:val="2116439976"/>
          <w:cantSplit/>
          <w:jc w:val="center"/>
        </w:trPr>
        <w:tc>
          <w:tcPr>
            <w:tcW w:w="7120" w:type="dxa"/>
          </w:tcPr>
          <w:p w14:paraId="095088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E14BB1E" w14:textId="77777777" w:rsidTr="006F2CA2">
        <w:trPr>
          <w:divId w:val="2116439976"/>
          <w:cantSplit/>
          <w:jc w:val="center"/>
        </w:trPr>
        <w:tc>
          <w:tcPr>
            <w:tcW w:w="7120" w:type="dxa"/>
          </w:tcPr>
          <w:p w14:paraId="68DF6A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7D139A" w14:textId="77777777" w:rsidTr="006F2CA2">
        <w:trPr>
          <w:divId w:val="2116439976"/>
          <w:cantSplit/>
          <w:jc w:val="center"/>
        </w:trPr>
        <w:tc>
          <w:tcPr>
            <w:tcW w:w="7120" w:type="dxa"/>
          </w:tcPr>
          <w:p w14:paraId="5C5B45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3F1F39B" w14:textId="77777777" w:rsidTr="006F2CA2">
        <w:trPr>
          <w:divId w:val="2116439976"/>
          <w:cantSplit/>
          <w:jc w:val="center"/>
        </w:trPr>
        <w:tc>
          <w:tcPr>
            <w:tcW w:w="7120" w:type="dxa"/>
          </w:tcPr>
          <w:p w14:paraId="3D65C2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50D38B10" w14:textId="77777777" w:rsidTr="006F2CA2">
        <w:trPr>
          <w:divId w:val="2116439976"/>
          <w:cantSplit/>
          <w:jc w:val="center"/>
        </w:trPr>
        <w:tc>
          <w:tcPr>
            <w:tcW w:w="7120" w:type="dxa"/>
          </w:tcPr>
          <w:p w14:paraId="741B27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0F0DF852" w14:textId="77777777" w:rsidTr="006F2CA2">
        <w:trPr>
          <w:divId w:val="2116439976"/>
          <w:cantSplit/>
          <w:jc w:val="center"/>
        </w:trPr>
        <w:tc>
          <w:tcPr>
            <w:tcW w:w="7120" w:type="dxa"/>
          </w:tcPr>
          <w:p w14:paraId="5E8AD4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51E8879" w14:textId="77777777" w:rsidTr="006F2CA2">
        <w:trPr>
          <w:divId w:val="2116439976"/>
          <w:cantSplit/>
          <w:jc w:val="center"/>
        </w:trPr>
        <w:tc>
          <w:tcPr>
            <w:tcW w:w="7120" w:type="dxa"/>
          </w:tcPr>
          <w:p w14:paraId="25FC24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9C3F01A" w14:textId="77777777" w:rsidTr="006F2CA2">
        <w:trPr>
          <w:divId w:val="2116439976"/>
          <w:cantSplit/>
          <w:jc w:val="center"/>
        </w:trPr>
        <w:tc>
          <w:tcPr>
            <w:tcW w:w="7120" w:type="dxa"/>
          </w:tcPr>
          <w:p w14:paraId="0F667C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32A7F180" w14:textId="77777777" w:rsidTr="006F2CA2">
        <w:trPr>
          <w:divId w:val="2116439976"/>
          <w:cantSplit/>
          <w:jc w:val="center"/>
        </w:trPr>
        <w:tc>
          <w:tcPr>
            <w:tcW w:w="7120" w:type="dxa"/>
          </w:tcPr>
          <w:p w14:paraId="1CDF03F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void in law and the Plaintiff/Defendant* was and is free from all bond of marriage with the Defendant/Plaintiff*.</w:t>
            </w:r>
          </w:p>
        </w:tc>
      </w:tr>
      <w:tr w:rsidR="006F2CA2" w:rsidRPr="006F2CA2" w14:paraId="44EA67FD" w14:textId="77777777" w:rsidTr="006F2CA2">
        <w:trPr>
          <w:divId w:val="2116439976"/>
          <w:cantSplit/>
          <w:jc w:val="center"/>
        </w:trPr>
        <w:tc>
          <w:tcPr>
            <w:tcW w:w="7120" w:type="dxa"/>
          </w:tcPr>
          <w:p w14:paraId="6FE87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A5739C5" w14:textId="77777777" w:rsidTr="006F2CA2">
        <w:trPr>
          <w:divId w:val="2116439976"/>
          <w:cantSplit/>
          <w:jc w:val="center"/>
        </w:trPr>
        <w:tc>
          <w:tcPr>
            <w:tcW w:w="7120" w:type="dxa"/>
          </w:tcPr>
          <w:p w14:paraId="6FA43A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467D83E9" w14:textId="77777777" w:rsidTr="006F2CA2">
        <w:trPr>
          <w:divId w:val="2116439976"/>
          <w:cantSplit/>
          <w:jc w:val="center"/>
        </w:trPr>
        <w:tc>
          <w:tcPr>
            <w:tcW w:w="7120" w:type="dxa"/>
          </w:tcPr>
          <w:p w14:paraId="4F4FE12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48096F0" w14:textId="77777777" w:rsidTr="006F2CA2">
        <w:trPr>
          <w:divId w:val="2116439976"/>
          <w:cantSplit/>
          <w:jc w:val="center"/>
        </w:trPr>
        <w:tc>
          <w:tcPr>
            <w:tcW w:w="7120" w:type="dxa"/>
          </w:tcPr>
          <w:p w14:paraId="583A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EF07547" w14:textId="77777777" w:rsidTr="006F2CA2">
        <w:trPr>
          <w:divId w:val="2116439976"/>
          <w:cantSplit/>
          <w:jc w:val="center"/>
        </w:trPr>
        <w:tc>
          <w:tcPr>
            <w:tcW w:w="7120" w:type="dxa"/>
          </w:tcPr>
          <w:p w14:paraId="642B5F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5FEBEA9C" w14:textId="77777777" w:rsidTr="006F2CA2">
        <w:trPr>
          <w:divId w:val="2116439976"/>
          <w:cantSplit/>
          <w:jc w:val="center"/>
        </w:trPr>
        <w:tc>
          <w:tcPr>
            <w:tcW w:w="7120" w:type="dxa"/>
          </w:tcPr>
          <w:p w14:paraId="19D01CC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Defendant is presumed dead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69CE202A" w14:textId="77777777" w:rsidTr="006F2CA2">
        <w:trPr>
          <w:divId w:val="2116439976"/>
          <w:cantSplit/>
          <w:jc w:val="center"/>
        </w:trPr>
        <w:tc>
          <w:tcPr>
            <w:tcW w:w="7120" w:type="dxa"/>
          </w:tcPr>
          <w:p w14:paraId="78943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4792AA37" w14:textId="77777777" w:rsidTr="006F2CA2">
        <w:trPr>
          <w:divId w:val="2116439976"/>
          <w:cantSplit/>
          <w:jc w:val="center"/>
        </w:trPr>
        <w:tc>
          <w:tcPr>
            <w:tcW w:w="7120" w:type="dxa"/>
          </w:tcPr>
          <w:p w14:paraId="23B4E1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6D3E70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0F72F0F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6098D73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284837C" w14:textId="77777777"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14:paraId="0FFC959C" w14:textId="77777777" w:rsidTr="006F2CA2">
        <w:trPr>
          <w:divId w:val="2116439976"/>
          <w:cantSplit/>
          <w:jc w:val="center"/>
        </w:trPr>
        <w:tc>
          <w:tcPr>
            <w:tcW w:w="7020" w:type="dxa"/>
            <w:gridSpan w:val="3"/>
          </w:tcPr>
          <w:p w14:paraId="10B52296" w14:textId="77777777"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14:paraId="0394AEB3" w14:textId="77777777" w:rsidTr="006F2CA2">
        <w:trPr>
          <w:divId w:val="2116439976"/>
          <w:cantSplit/>
          <w:jc w:val="center"/>
        </w:trPr>
        <w:tc>
          <w:tcPr>
            <w:tcW w:w="7020" w:type="dxa"/>
            <w:gridSpan w:val="3"/>
          </w:tcPr>
          <w:p w14:paraId="68042F3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398D3553" w14:textId="77777777" w:rsidTr="006F2CA2">
        <w:trPr>
          <w:divId w:val="2116439976"/>
          <w:cantSplit/>
          <w:jc w:val="center"/>
        </w:trPr>
        <w:tc>
          <w:tcPr>
            <w:tcW w:w="7020" w:type="dxa"/>
            <w:gridSpan w:val="3"/>
          </w:tcPr>
          <w:p w14:paraId="79FEA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JUSTICE COURTS OF THE</w:t>
            </w:r>
            <w:r w:rsidRPr="006F2CA2">
              <w:rPr>
                <w:rFonts w:ascii="Times New Roman" w:hAnsi="Times New Roman" w:cs="Times New Roman"/>
                <w:sz w:val="20"/>
                <w:szCs w:val="20"/>
                <w:lang w:val="en-GB" w:eastAsia="en-US"/>
              </w:rPr>
              <w:br/>
              <w:t>REPUBLIC OF SINGAPORE</w:t>
            </w:r>
          </w:p>
        </w:tc>
      </w:tr>
      <w:tr w:rsidR="006F2CA2" w:rsidRPr="006F2CA2" w14:paraId="312536CD" w14:textId="77777777" w:rsidTr="006F2CA2">
        <w:trPr>
          <w:divId w:val="2116439976"/>
          <w:cantSplit/>
          <w:jc w:val="center"/>
        </w:trPr>
        <w:tc>
          <w:tcPr>
            <w:tcW w:w="2780" w:type="dxa"/>
          </w:tcPr>
          <w:p w14:paraId="794386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MSS </w:t>
            </w:r>
            <w:proofErr w:type="gramStart"/>
            <w:r w:rsidRPr="006F2CA2">
              <w:rPr>
                <w:rFonts w:ascii="Times New Roman" w:hAnsi="Times New Roman" w:cs="Times New Roman"/>
                <w:sz w:val="20"/>
                <w:szCs w:val="20"/>
                <w:lang w:val="en-GB" w:eastAsia="en-US"/>
              </w:rPr>
              <w:t>No. )</w:t>
            </w:r>
            <w:proofErr w:type="gramEnd"/>
          </w:p>
        </w:tc>
        <w:tc>
          <w:tcPr>
            <w:tcW w:w="1900" w:type="dxa"/>
          </w:tcPr>
          <w:p w14:paraId="2E914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14:paraId="170836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14:paraId="4FD1C8B3" w14:textId="77777777" w:rsidTr="006F2CA2">
        <w:trPr>
          <w:divId w:val="2116439976"/>
          <w:cantSplit/>
          <w:jc w:val="center"/>
        </w:trPr>
        <w:tc>
          <w:tcPr>
            <w:tcW w:w="2780" w:type="dxa"/>
          </w:tcPr>
          <w:p w14:paraId="7BB42E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of </w:t>
            </w:r>
            <w:proofErr w:type="gramStart"/>
            <w:r w:rsidRPr="006F2CA2">
              <w:rPr>
                <w:rFonts w:ascii="Times New Roman" w:hAnsi="Times New Roman" w:cs="Times New Roman"/>
                <w:sz w:val="20"/>
                <w:szCs w:val="20"/>
                <w:lang w:val="en-GB" w:eastAsia="en-US"/>
              </w:rPr>
              <w:t>20 )</w:t>
            </w:r>
            <w:proofErr w:type="gramEnd"/>
          </w:p>
        </w:tc>
        <w:tc>
          <w:tcPr>
            <w:tcW w:w="1900" w:type="dxa"/>
          </w:tcPr>
          <w:p w14:paraId="4A6F01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14:paraId="1F9C72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14:paraId="1F47F7AA" w14:textId="77777777" w:rsidTr="006F2CA2">
        <w:trPr>
          <w:divId w:val="2116439976"/>
          <w:cantSplit/>
          <w:jc w:val="center"/>
        </w:trPr>
        <w:tc>
          <w:tcPr>
            <w:tcW w:w="2780" w:type="dxa"/>
          </w:tcPr>
          <w:p w14:paraId="3E0D6D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14:paraId="243DA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6D743CA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14:paraId="0044E258" w14:textId="77777777" w:rsidTr="006F2CA2">
        <w:trPr>
          <w:divId w:val="2116439976"/>
          <w:cantSplit/>
          <w:jc w:val="center"/>
        </w:trPr>
        <w:tc>
          <w:tcPr>
            <w:tcW w:w="2780" w:type="dxa"/>
          </w:tcPr>
          <w:p w14:paraId="26F4E7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14:paraId="1C5B99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010A39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14:paraId="712D3422" w14:textId="77777777" w:rsidTr="006F2CA2">
        <w:trPr>
          <w:divId w:val="2116439976"/>
          <w:cantSplit/>
          <w:jc w:val="center"/>
        </w:trPr>
        <w:tc>
          <w:tcPr>
            <w:tcW w:w="2780" w:type="dxa"/>
          </w:tcPr>
          <w:p w14:paraId="6DABF3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14:paraId="789FE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14:paraId="2A5A9C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14:paraId="28578310" w14:textId="77777777" w:rsidTr="006F2CA2">
        <w:trPr>
          <w:divId w:val="2116439976"/>
          <w:cantSplit/>
          <w:jc w:val="center"/>
        </w:trPr>
        <w:tc>
          <w:tcPr>
            <w:tcW w:w="7020" w:type="dxa"/>
            <w:gridSpan w:val="3"/>
          </w:tcPr>
          <w:p w14:paraId="6E35FD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by the Judge that all debts due or accruing due from the abovementioned garnishee to the abovementioned defendant (in the sum of $        ) be attached to answer an order made in the High Court/Family Justice Courts on the     day of        20     ordering payment by the defendant of the sums of $        as maintenance (together with the costs of the garnishee proceedings) on which order the sum of $          remains due and unpaid.</w:t>
            </w:r>
          </w:p>
        </w:tc>
      </w:tr>
      <w:tr w:rsidR="006F2CA2" w:rsidRPr="006F2CA2" w14:paraId="33A84DB1" w14:textId="77777777" w:rsidTr="006F2CA2">
        <w:trPr>
          <w:divId w:val="2116439976"/>
          <w:cantSplit/>
          <w:jc w:val="center"/>
        </w:trPr>
        <w:tc>
          <w:tcPr>
            <w:tcW w:w="7020" w:type="dxa"/>
            <w:gridSpan w:val="3"/>
          </w:tcPr>
          <w:p w14:paraId="404BB69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1369CE15" w14:textId="77777777" w:rsidTr="006F2CA2">
        <w:trPr>
          <w:divId w:val="2116439976"/>
          <w:cantSplit/>
          <w:jc w:val="center"/>
        </w:trPr>
        <w:tc>
          <w:tcPr>
            <w:tcW w:w="7020" w:type="dxa"/>
            <w:gridSpan w:val="3"/>
          </w:tcPr>
          <w:p w14:paraId="5AB95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6BE75A7" w14:textId="77777777" w:rsidTr="006F2CA2">
        <w:trPr>
          <w:divId w:val="2116439976"/>
          <w:cantSplit/>
          <w:jc w:val="center"/>
        </w:trPr>
        <w:tc>
          <w:tcPr>
            <w:tcW w:w="7020" w:type="dxa"/>
            <w:gridSpan w:val="3"/>
          </w:tcPr>
          <w:p w14:paraId="5D13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BB13705" w14:textId="77777777" w:rsidTr="006F2CA2">
        <w:trPr>
          <w:divId w:val="2116439976"/>
          <w:cantSplit/>
          <w:jc w:val="center"/>
        </w:trPr>
        <w:tc>
          <w:tcPr>
            <w:tcW w:w="7020" w:type="dxa"/>
            <w:gridSpan w:val="3"/>
          </w:tcPr>
          <w:p w14:paraId="63B46C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0C8C70BF" w14:textId="77777777" w:rsidTr="006F2CA2">
        <w:trPr>
          <w:divId w:val="2116439976"/>
          <w:cantSplit/>
          <w:jc w:val="center"/>
        </w:trPr>
        <w:tc>
          <w:tcPr>
            <w:tcW w:w="7020" w:type="dxa"/>
            <w:gridSpan w:val="3"/>
          </w:tcPr>
          <w:p w14:paraId="789879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14:paraId="02CE0B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A99A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9698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CA14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EA2FCB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C540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5420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76D18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25147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24F5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DD7E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41807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E960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624BBF7"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14:paraId="4B7A919D" w14:textId="77777777" w:rsidTr="006F2CA2">
        <w:trPr>
          <w:divId w:val="2116439976"/>
          <w:cantSplit/>
          <w:jc w:val="center"/>
        </w:trPr>
        <w:tc>
          <w:tcPr>
            <w:tcW w:w="7080" w:type="dxa"/>
          </w:tcPr>
          <w:p w14:paraId="7A4BDD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14:paraId="4BE5A7F2" w14:textId="77777777" w:rsidTr="006F2CA2">
        <w:trPr>
          <w:divId w:val="2116439976"/>
          <w:cantSplit/>
          <w:jc w:val="center"/>
        </w:trPr>
        <w:tc>
          <w:tcPr>
            <w:tcW w:w="7080" w:type="dxa"/>
          </w:tcPr>
          <w:p w14:paraId="383106F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022CAE53" w14:textId="77777777" w:rsidTr="006F2CA2">
        <w:trPr>
          <w:divId w:val="2116439976"/>
          <w:cantSplit/>
          <w:jc w:val="center"/>
        </w:trPr>
        <w:tc>
          <w:tcPr>
            <w:tcW w:w="7080" w:type="dxa"/>
          </w:tcPr>
          <w:p w14:paraId="4468C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327641FE" w14:textId="77777777" w:rsidTr="006F2CA2">
        <w:trPr>
          <w:divId w:val="2116439976"/>
          <w:cantSplit/>
          <w:jc w:val="center"/>
        </w:trPr>
        <w:tc>
          <w:tcPr>
            <w:tcW w:w="7080" w:type="dxa"/>
          </w:tcPr>
          <w:p w14:paraId="07285C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730E682D" w14:textId="77777777" w:rsidTr="006F2CA2">
        <w:trPr>
          <w:divId w:val="2116439976"/>
          <w:cantSplit/>
          <w:jc w:val="center"/>
        </w:trPr>
        <w:tc>
          <w:tcPr>
            <w:tcW w:w="7080" w:type="dxa"/>
          </w:tcPr>
          <w:p w14:paraId="7DCE6BE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14:paraId="6DD680C8" w14:textId="77777777" w:rsidTr="006F2CA2">
        <w:trPr>
          <w:divId w:val="2116439976"/>
          <w:cantSplit/>
          <w:jc w:val="center"/>
        </w:trPr>
        <w:tc>
          <w:tcPr>
            <w:tcW w:w="7080" w:type="dxa"/>
          </w:tcPr>
          <w:p w14:paraId="0ABF7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72315C5D" w14:textId="77777777" w:rsidTr="006F2CA2">
        <w:trPr>
          <w:divId w:val="2116439976"/>
          <w:cantSplit/>
          <w:jc w:val="center"/>
        </w:trPr>
        <w:tc>
          <w:tcPr>
            <w:tcW w:w="7080" w:type="dxa"/>
          </w:tcPr>
          <w:p w14:paraId="591769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2CAD9E13" w14:textId="77777777" w:rsidTr="006F2CA2">
        <w:trPr>
          <w:divId w:val="2116439976"/>
          <w:cantSplit/>
          <w:jc w:val="center"/>
        </w:trPr>
        <w:tc>
          <w:tcPr>
            <w:tcW w:w="7080" w:type="dxa"/>
          </w:tcPr>
          <w:p w14:paraId="6AB13E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683D22D3" w14:textId="77777777" w:rsidTr="006F2CA2">
        <w:trPr>
          <w:divId w:val="2116439976"/>
          <w:cantSplit/>
          <w:jc w:val="center"/>
        </w:trPr>
        <w:tc>
          <w:tcPr>
            <w:tcW w:w="7080" w:type="dxa"/>
          </w:tcPr>
          <w:p w14:paraId="1B9618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6CBDD71B" w14:textId="77777777" w:rsidTr="006F2CA2">
        <w:trPr>
          <w:divId w:val="2116439976"/>
          <w:cantSplit/>
          <w:jc w:val="center"/>
        </w:trPr>
        <w:tc>
          <w:tcPr>
            <w:tcW w:w="7080" w:type="dxa"/>
          </w:tcPr>
          <w:p w14:paraId="0C6DD62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683A2225" w14:textId="77777777" w:rsidTr="006F2CA2">
        <w:trPr>
          <w:divId w:val="2116439976"/>
          <w:cantSplit/>
          <w:jc w:val="center"/>
        </w:trPr>
        <w:tc>
          <w:tcPr>
            <w:tcW w:w="7080" w:type="dxa"/>
          </w:tcPr>
          <w:p w14:paraId="49F21C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4D5FFDD9" w14:textId="77777777" w:rsidTr="006F2CA2">
        <w:trPr>
          <w:divId w:val="2116439976"/>
          <w:cantSplit/>
          <w:jc w:val="center"/>
        </w:trPr>
        <w:tc>
          <w:tcPr>
            <w:tcW w:w="7080" w:type="dxa"/>
          </w:tcPr>
          <w:p w14:paraId="193CD2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1B291BB7" w14:textId="77777777" w:rsidTr="006F2CA2">
        <w:trPr>
          <w:divId w:val="2116439976"/>
          <w:cantSplit/>
          <w:jc w:val="center"/>
        </w:trPr>
        <w:tc>
          <w:tcPr>
            <w:tcW w:w="7080" w:type="dxa"/>
          </w:tcPr>
          <w:p w14:paraId="769A5E8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14:paraId="3FE16FAD" w14:textId="77777777" w:rsidTr="006F2CA2">
        <w:trPr>
          <w:divId w:val="2116439976"/>
          <w:cantSplit/>
          <w:jc w:val="center"/>
        </w:trPr>
        <w:tc>
          <w:tcPr>
            <w:tcW w:w="7080" w:type="dxa"/>
          </w:tcPr>
          <w:p w14:paraId="1318F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14:paraId="1EDCA5E9" w14:textId="77777777" w:rsidTr="006F2CA2">
        <w:trPr>
          <w:divId w:val="2116439976"/>
          <w:cantSplit/>
          <w:jc w:val="center"/>
        </w:trPr>
        <w:tc>
          <w:tcPr>
            <w:tcW w:w="7080" w:type="dxa"/>
          </w:tcPr>
          <w:p w14:paraId="468607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6F2CA2">
              <w:rPr>
                <w:rFonts w:ascii="Times New Roman" w:hAnsi="Times New Roman" w:cs="Times New Roman"/>
                <w:sz w:val="20"/>
                <w:szCs w:val="20"/>
                <w:lang w:val="en-GB" w:eastAsia="en-US"/>
              </w:rPr>
              <w:t>received</w:t>
            </w:r>
            <w:proofErr w:type="spellEnd"/>
            <w:r w:rsidRPr="006F2CA2">
              <w:rPr>
                <w:rFonts w:ascii="Times New Roman" w:hAnsi="Times New Roman" w:cs="Times New Roman"/>
                <w:sz w:val="20"/>
                <w:szCs w:val="20"/>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48C96AF8" w14:textId="77777777" w:rsidTr="006F2CA2">
        <w:trPr>
          <w:divId w:val="2116439976"/>
          <w:cantSplit/>
          <w:jc w:val="center"/>
        </w:trPr>
        <w:tc>
          <w:tcPr>
            <w:tcW w:w="7080" w:type="dxa"/>
          </w:tcPr>
          <w:p w14:paraId="11D58E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753BD95" w14:textId="77777777" w:rsidTr="006F2CA2">
        <w:trPr>
          <w:divId w:val="2116439976"/>
          <w:cantSplit/>
          <w:jc w:val="center"/>
        </w:trPr>
        <w:tc>
          <w:tcPr>
            <w:tcW w:w="7080" w:type="dxa"/>
          </w:tcPr>
          <w:p w14:paraId="721980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80C2175" w14:textId="77777777" w:rsidTr="006F2CA2">
        <w:trPr>
          <w:divId w:val="2116439976"/>
          <w:cantSplit/>
          <w:jc w:val="center"/>
        </w:trPr>
        <w:tc>
          <w:tcPr>
            <w:tcW w:w="7080" w:type="dxa"/>
          </w:tcPr>
          <w:p w14:paraId="429CE5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246C310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A2149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FBC08A" w14:textId="77777777"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14:paraId="0AA7555F" w14:textId="77777777" w:rsidTr="006F2CA2">
        <w:trPr>
          <w:divId w:val="2116439976"/>
          <w:cantSplit/>
          <w:jc w:val="center"/>
        </w:trPr>
        <w:tc>
          <w:tcPr>
            <w:tcW w:w="7040" w:type="dxa"/>
          </w:tcPr>
          <w:p w14:paraId="76163B02" w14:textId="77777777" w:rsidR="00BC37A7" w:rsidRDefault="00BC37A7" w:rsidP="006F2CA2">
            <w:pPr>
              <w:spacing w:before="60" w:after="60" w:line="240" w:lineRule="auto"/>
              <w:jc w:val="center"/>
              <w:rPr>
                <w:rFonts w:ascii="Times New Roman" w:hAnsi="Times New Roman" w:cs="Times New Roman"/>
                <w:sz w:val="22"/>
                <w:szCs w:val="20"/>
                <w:lang w:val="en-GB" w:eastAsia="en-US"/>
              </w:rPr>
            </w:pPr>
          </w:p>
          <w:p w14:paraId="4DE2A3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14:paraId="46AF1F0A" w14:textId="77777777" w:rsidTr="006F2CA2">
        <w:trPr>
          <w:divId w:val="2116439976"/>
          <w:cantSplit/>
          <w:jc w:val="center"/>
        </w:trPr>
        <w:tc>
          <w:tcPr>
            <w:tcW w:w="7040" w:type="dxa"/>
          </w:tcPr>
          <w:p w14:paraId="5082D84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14:paraId="78725C35" w14:textId="77777777" w:rsidTr="006F2CA2">
        <w:trPr>
          <w:divId w:val="2116439976"/>
          <w:cantSplit/>
          <w:jc w:val="center"/>
        </w:trPr>
        <w:tc>
          <w:tcPr>
            <w:tcW w:w="7040" w:type="dxa"/>
          </w:tcPr>
          <w:p w14:paraId="47468B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14:paraId="2FA69527" w14:textId="77777777" w:rsidTr="006F2CA2">
        <w:trPr>
          <w:divId w:val="2116439976"/>
          <w:cantSplit/>
          <w:jc w:val="center"/>
        </w:trPr>
        <w:tc>
          <w:tcPr>
            <w:tcW w:w="7040" w:type="dxa"/>
          </w:tcPr>
          <w:p w14:paraId="564853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4799EAB3" w14:textId="77777777" w:rsidTr="006F2CA2">
        <w:trPr>
          <w:divId w:val="2116439976"/>
          <w:cantSplit/>
          <w:jc w:val="center"/>
        </w:trPr>
        <w:tc>
          <w:tcPr>
            <w:tcW w:w="7040" w:type="dxa"/>
          </w:tcPr>
          <w:p w14:paraId="24B4CF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and the order nisi herein, dated the          day of         20    , and upon hearing (counsel for) the applicant, the garnishee and the defendant.</w:t>
            </w:r>
          </w:p>
        </w:tc>
      </w:tr>
      <w:tr w:rsidR="006F2CA2" w:rsidRPr="006F2CA2" w14:paraId="4DFC1253" w14:textId="77777777" w:rsidTr="006F2CA2">
        <w:trPr>
          <w:divId w:val="2116439976"/>
          <w:cantSplit/>
          <w:jc w:val="center"/>
        </w:trPr>
        <w:tc>
          <w:tcPr>
            <w:tcW w:w="7040" w:type="dxa"/>
          </w:tcPr>
          <w:p w14:paraId="76CDBD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14:paraId="78B6EE8F" w14:textId="77777777" w:rsidTr="006F2CA2">
        <w:trPr>
          <w:divId w:val="2116439976"/>
          <w:cantSplit/>
          <w:jc w:val="center"/>
        </w:trPr>
        <w:tc>
          <w:tcPr>
            <w:tcW w:w="7040" w:type="dxa"/>
          </w:tcPr>
          <w:p w14:paraId="5A57E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7AACB8FF" w14:textId="77777777" w:rsidTr="006F2CA2">
        <w:trPr>
          <w:divId w:val="2116439976"/>
          <w:cantSplit/>
          <w:jc w:val="center"/>
        </w:trPr>
        <w:tc>
          <w:tcPr>
            <w:tcW w:w="7040" w:type="dxa"/>
          </w:tcPr>
          <w:p w14:paraId="1CEAE7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34C179F5" w14:textId="77777777" w:rsidTr="006F2CA2">
        <w:trPr>
          <w:divId w:val="2116439976"/>
          <w:cantSplit/>
          <w:jc w:val="center"/>
        </w:trPr>
        <w:tc>
          <w:tcPr>
            <w:tcW w:w="7040" w:type="dxa"/>
          </w:tcPr>
          <w:p w14:paraId="4F42123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7D708BC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AE96EC"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1E0C8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505" w:type="dxa"/>
        <w:jc w:val="center"/>
        <w:tblLook w:val="04A0" w:firstRow="1" w:lastRow="0" w:firstColumn="1" w:lastColumn="0" w:noHBand="0" w:noVBand="1"/>
      </w:tblPr>
      <w:tblGrid>
        <w:gridCol w:w="709"/>
        <w:gridCol w:w="517"/>
        <w:gridCol w:w="4873"/>
        <w:gridCol w:w="1157"/>
        <w:gridCol w:w="541"/>
        <w:gridCol w:w="708"/>
      </w:tblGrid>
      <w:tr w:rsidR="00892A9E" w14:paraId="57DFE776" w14:textId="77777777" w:rsidTr="00892A9E">
        <w:trPr>
          <w:divId w:val="2116439976"/>
          <w:cantSplit/>
          <w:jc w:val="center"/>
        </w:trPr>
        <w:tc>
          <w:tcPr>
            <w:tcW w:w="8505" w:type="dxa"/>
            <w:gridSpan w:val="6"/>
            <w:hideMark/>
          </w:tcPr>
          <w:p w14:paraId="2C3A6921" w14:textId="77777777" w:rsidR="00892A9E" w:rsidRPr="00892A9E" w:rsidRDefault="00892A9E">
            <w:pPr>
              <w:pStyle w:val="Heading1"/>
              <w:jc w:val="center"/>
              <w:rPr>
                <w:rFonts w:ascii="Times New Roman" w:hAnsi="Times New Roman"/>
                <w:b w:val="0"/>
                <w:bCs w:val="0"/>
                <w:sz w:val="22"/>
                <w:szCs w:val="22"/>
                <w:lang w:val="en-GB"/>
              </w:rPr>
            </w:pPr>
            <w:r w:rsidRPr="00892A9E">
              <w:rPr>
                <w:rFonts w:ascii="Times New Roman" w:hAnsi="Times New Roman"/>
                <w:b w:val="0"/>
                <w:bCs w:val="0"/>
                <w:color w:val="auto"/>
                <w:sz w:val="22"/>
                <w:szCs w:val="22"/>
                <w:lang w:val="en-GB"/>
              </w:rPr>
              <w:lastRenderedPageBreak/>
              <w:t>FORM 37</w:t>
            </w:r>
          </w:p>
        </w:tc>
      </w:tr>
      <w:tr w:rsidR="00892A9E" w14:paraId="11CA395C" w14:textId="77777777" w:rsidTr="00892A9E">
        <w:trPr>
          <w:divId w:val="2116439976"/>
          <w:cantSplit/>
          <w:jc w:val="center"/>
        </w:trPr>
        <w:tc>
          <w:tcPr>
            <w:tcW w:w="709" w:type="dxa"/>
            <w:hideMark/>
          </w:tcPr>
          <w:p w14:paraId="43BF825B" w14:textId="77777777" w:rsidR="00892A9E" w:rsidRDefault="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GUID=acfe58b1-6b12-420b-b88f-b11c4d84615c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 xml:space="preserve">R. 133 </w:t>
            </w:r>
          </w:p>
        </w:tc>
        <w:tc>
          <w:tcPr>
            <w:tcW w:w="7088" w:type="dxa"/>
            <w:gridSpan w:val="4"/>
          </w:tcPr>
          <w:p w14:paraId="24F8AF2F" w14:textId="77777777" w:rsidR="00892A9E" w:rsidRDefault="00892A9E">
            <w:pPr>
              <w:spacing w:before="60" w:after="60" w:line="240" w:lineRule="auto"/>
              <w:jc w:val="center"/>
              <w:rPr>
                <w:rFonts w:ascii="Times New Roman" w:hAnsi="Times New Roman" w:cs="Times New Roman"/>
                <w:sz w:val="22"/>
                <w:szCs w:val="20"/>
                <w:lang w:val="en-GB"/>
              </w:rPr>
            </w:pPr>
          </w:p>
          <w:p w14:paraId="7365548B"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GUID=2d2f0853-0195-4fcd-862f-e9e75ba3a699 </w:instrText>
            </w:r>
            <w:r>
              <w:rPr>
                <w:rFonts w:ascii="Times New Roman" w:hAnsi="Times New Roman" w:cs="Times New Roman"/>
                <w:szCs w:val="20"/>
                <w:lang w:val="en-GB"/>
              </w:rPr>
              <w:fldChar w:fldCharType="end"/>
            </w:r>
            <w:r>
              <w:rPr>
                <w:rFonts w:ascii="Times New Roman" w:hAnsi="Times New Roman" w:cs="Times New Roman"/>
                <w:szCs w:val="20"/>
                <w:lang w:val="en-GB"/>
              </w:rPr>
              <w:t>ORIGINATING SUMMONS FOR ADOPTION</w:t>
            </w:r>
          </w:p>
        </w:tc>
        <w:tc>
          <w:tcPr>
            <w:tcW w:w="708" w:type="dxa"/>
            <w:hideMark/>
          </w:tcPr>
          <w:p w14:paraId="11695ABA"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GUID=d872ce23-37f2-495c-a875-8b1587919769 </w:instrText>
            </w:r>
            <w:r>
              <w:rPr>
                <w:rFonts w:ascii="Times New Roman" w:hAnsi="Times New Roman" w:cs="Times New Roman"/>
                <w:szCs w:val="20"/>
                <w:lang w:val="en-GB"/>
              </w:rPr>
              <w:fldChar w:fldCharType="end"/>
            </w:r>
          </w:p>
        </w:tc>
      </w:tr>
      <w:tr w:rsidR="00892A9E" w14:paraId="121FCE7C" w14:textId="77777777" w:rsidTr="00892A9E">
        <w:trPr>
          <w:divId w:val="2116439976"/>
          <w:cantSplit/>
          <w:trHeight w:val="20"/>
          <w:jc w:val="center"/>
        </w:trPr>
        <w:tc>
          <w:tcPr>
            <w:tcW w:w="8505" w:type="dxa"/>
            <w:gridSpan w:val="6"/>
          </w:tcPr>
          <w:p w14:paraId="16074335"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GUID=dd528a78-7673-49ee-9171-dcad6863d357 </w:instrText>
            </w:r>
            <w:r>
              <w:rPr>
                <w:rFonts w:ascii="Times New Roman" w:hAnsi="Times New Roman" w:cs="Times New Roman"/>
                <w:szCs w:val="20"/>
                <w:lang w:val="en-GB"/>
              </w:rPr>
              <w:fldChar w:fldCharType="end"/>
            </w:r>
            <w:r>
              <w:rPr>
                <w:rFonts w:ascii="Times New Roman" w:hAnsi="Times New Roman" w:cs="Times New Roman"/>
                <w:szCs w:val="20"/>
                <w:lang w:val="en-GB"/>
              </w:rPr>
              <w:t xml:space="preserve">IN THE FAMILY JUSTICE COURTS OF </w:t>
            </w:r>
            <w:r>
              <w:rPr>
                <w:rFonts w:ascii="Times New Roman" w:hAnsi="Times New Roman" w:cs="Times New Roman"/>
                <w:szCs w:val="20"/>
                <w:lang w:val="en-GB"/>
              </w:rPr>
              <w:br/>
              <w:t>THE REPUBLIC OF SINGAPORE</w:t>
            </w:r>
          </w:p>
          <w:p w14:paraId="2FAA185B"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GUID=fd57d306-0034-400f-b443-dcbbd1261f46 </w:instrText>
            </w:r>
            <w:r>
              <w:rPr>
                <w:rFonts w:ascii="Times New Roman" w:hAnsi="Times New Roman" w:cs="Times New Roman"/>
                <w:szCs w:val="20"/>
                <w:lang w:val="en-GB"/>
              </w:rPr>
              <w:fldChar w:fldCharType="end"/>
            </w:r>
            <w:r>
              <w:rPr>
                <w:rFonts w:ascii="Times New Roman" w:hAnsi="Times New Roman" w:cs="Times New Roman"/>
                <w:szCs w:val="20"/>
                <w:lang w:val="en-GB"/>
              </w:rPr>
              <w:t>O.S. No.      )</w:t>
            </w:r>
            <w:r>
              <w:rPr>
                <w:rFonts w:ascii="Times New Roman" w:hAnsi="Times New Roman" w:cs="Times New Roman"/>
                <w:szCs w:val="20"/>
                <w:lang w:val="en-GB"/>
              </w:rPr>
              <w:br/>
              <w:t>of 20   </w:t>
            </w:r>
            <w:proofErr w:type="gramStart"/>
            <w:r>
              <w:rPr>
                <w:rFonts w:ascii="Times New Roman" w:hAnsi="Times New Roman" w:cs="Times New Roman"/>
                <w:szCs w:val="20"/>
                <w:lang w:val="en-GB"/>
              </w:rPr>
              <w:t>  )</w:t>
            </w:r>
            <w:proofErr w:type="gramEnd"/>
          </w:p>
          <w:p w14:paraId="2B751534"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GUID=cf65b7c0-904d-4575-a08c-7da8455833e7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the Adoption of Children Act (Cap. 4)</w:t>
            </w:r>
          </w:p>
          <w:p w14:paraId="45BB43EE"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GUID=c40fd804-7108-4fe1-9332-5c77ef417265 </w:instrText>
            </w:r>
            <w:r>
              <w:rPr>
                <w:rFonts w:ascii="Times New Roman" w:hAnsi="Times New Roman" w:cs="Times New Roman"/>
                <w:szCs w:val="20"/>
                <w:lang w:val="en-GB"/>
              </w:rPr>
              <w:fldChar w:fldCharType="end"/>
            </w:r>
            <w:r>
              <w:rPr>
                <w:rFonts w:ascii="Times New Roman" w:hAnsi="Times New Roman" w:cs="Times New Roman"/>
                <w:szCs w:val="20"/>
                <w:lang w:val="en-GB"/>
              </w:rPr>
              <w:t>And</w:t>
            </w:r>
          </w:p>
          <w:p w14:paraId="3C29EBB6"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GUID=0c0ed8c5-7606-45fe-8310-c22c8a967bc7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to be called                  ), an infant.</w:t>
            </w:r>
          </w:p>
          <w:p w14:paraId="2F446E53" w14:textId="77777777" w:rsidR="00892A9E" w:rsidRDefault="00892A9E">
            <w:pPr>
              <w:spacing w:before="60" w:after="60" w:line="240" w:lineRule="auto"/>
              <w:ind w:left="940"/>
              <w:rPr>
                <w:rFonts w:ascii="Times New Roman" w:hAnsi="Times New Roman" w:cs="Times New Roman"/>
                <w:szCs w:val="20"/>
                <w:lang w:val="en-GB"/>
              </w:rPr>
            </w:pPr>
          </w:p>
          <w:p w14:paraId="6F492B62" w14:textId="77777777" w:rsidR="00892A9E" w:rsidRDefault="00892A9E">
            <w:pPr>
              <w:spacing w:before="60" w:after="60" w:line="240" w:lineRule="auto"/>
              <w:ind w:left="940"/>
              <w:rPr>
                <w:rFonts w:ascii="Times New Roman" w:hAnsi="Times New Roman" w:cs="Times New Roman"/>
                <w:szCs w:val="20"/>
                <w:lang w:val="en-GB"/>
              </w:rPr>
            </w:pPr>
            <w:r>
              <w:rPr>
                <w:rFonts w:ascii="Times New Roman" w:hAnsi="Times New Roman" w:cs="Times New Roman"/>
                <w:szCs w:val="20"/>
                <w:lang w:val="en-GB"/>
              </w:rPr>
              <w:t>The Applicant(s) apply for the following orders:</w:t>
            </w:r>
          </w:p>
          <w:p w14:paraId="65124882"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GUID=a9b98bb1-473c-4714-9eb8-9fc33b7c4bd8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Director</w:t>
            </w:r>
            <w:ins w:id="1"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 xml:space="preserve">of Social Welfare be appointed as the guardian in adoption of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w:t>
            </w:r>
          </w:p>
          <w:p w14:paraId="0974917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GUID=b28b5bba-f747-4576-8cb2-347862882d25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consent of the following persons be dispensed with:</w:t>
            </w:r>
          </w:p>
          <w:p w14:paraId="57FCA3A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GUID=cfdcad0d-c07a-4e33-9c16-183caa9067ef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The service of the Originating Summons, Notice to Hear Originating Summons and all subsequent documents filed in these proceedings on the following persons be dispensed with:</w:t>
            </w:r>
          </w:p>
        </w:tc>
      </w:tr>
      <w:tr w:rsidR="00892A9E" w14:paraId="3F5E1637" w14:textId="77777777" w:rsidTr="00892A9E">
        <w:trPr>
          <w:divId w:val="2116439976"/>
          <w:cantSplit/>
          <w:jc w:val="center"/>
        </w:trPr>
        <w:tc>
          <w:tcPr>
            <w:tcW w:w="8505" w:type="dxa"/>
            <w:gridSpan w:val="6"/>
          </w:tcPr>
          <w:p w14:paraId="69412C15"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GUID=46908977-f457-4950-a75e-e2e4d6f1e224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w:t>
            </w:r>
            <w:r>
              <w:rPr>
                <w:rFonts w:ascii="Times New Roman" w:hAnsi="Times New Roman" w:cs="Times New Roman"/>
                <w:i/>
                <w:szCs w:val="20"/>
                <w:lang w:val="en-GB"/>
              </w:rPr>
              <w:t>Where the child is born in Singapore</w:t>
            </w:r>
            <w:r>
              <w:rPr>
                <w:rFonts w:ascii="Times New Roman" w:hAnsi="Times New Roman" w:cs="Times New Roman"/>
                <w:szCs w:val="20"/>
                <w:lang w:val="en-GB"/>
              </w:rPr>
              <w:t>]</w:t>
            </w:r>
          </w:p>
          <w:p w14:paraId="044514F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GUID=253c411d-85a9-4e04-86b0-e78d7edab54e </w:instrText>
            </w:r>
            <w:r>
              <w:rPr>
                <w:rFonts w:ascii="Times New Roman" w:hAnsi="Times New Roman" w:cs="Times New Roman"/>
                <w:szCs w:val="20"/>
                <w:lang w:val="en-GB"/>
              </w:rPr>
              <w:fldChar w:fldCharType="end"/>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6941504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GUID=062b6bd7-7f8f-485e-9615-c4488c77e18d </w:instrText>
            </w:r>
            <w:r>
              <w:rPr>
                <w:rFonts w:ascii="Times New Roman" w:hAnsi="Times New Roman" w:cs="Times New Roman"/>
                <w:szCs w:val="20"/>
                <w:lang w:val="en-GB"/>
              </w:rPr>
              <w:fldChar w:fldCharType="end"/>
            </w:r>
            <w:r>
              <w:rPr>
                <w:rFonts w:ascii="Times New Roman" w:hAnsi="Times New Roman" w:cs="Times New Roman"/>
                <w:szCs w:val="20"/>
                <w:lang w:val="en-GB"/>
              </w:rPr>
              <w:tab/>
              <w:t>[</w:t>
            </w:r>
            <w:r>
              <w:rPr>
                <w:rFonts w:ascii="Times New Roman" w:hAnsi="Times New Roman" w:cs="Times New Roman"/>
                <w:i/>
                <w:szCs w:val="20"/>
                <w:lang w:val="en-GB"/>
              </w:rPr>
              <w:t>Where the child is born outside Singapore</w:t>
            </w:r>
            <w:r>
              <w:rPr>
                <w:rFonts w:ascii="Times New Roman" w:hAnsi="Times New Roman" w:cs="Times New Roman"/>
                <w:szCs w:val="20"/>
                <w:lang w:val="en-GB"/>
              </w:rPr>
              <w:t>]</w:t>
            </w:r>
          </w:p>
          <w:p w14:paraId="09B238EC"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GUID=88bd7b6c-5de8-4b28-ace9-b044cb247fc5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born on                     .</w:t>
            </w:r>
          </w:p>
          <w:p w14:paraId="153E69E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GUID=f57ef4ef-1057-4b09-9677-6da52fce3dc2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The applicant(s) pay(s) the cost of these proceedings to the Director</w:t>
            </w:r>
            <w:ins w:id="2"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670ED21"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GUID=ebae03bf-9a10-497b-98ab-5ba0289be6ac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f</w:t>
            </w:r>
            <w:r>
              <w:rPr>
                <w:rFonts w:ascii="Times New Roman" w:hAnsi="Times New Roman" w:cs="Times New Roman"/>
                <w:szCs w:val="20"/>
                <w:lang w:val="en-GB"/>
              </w:rPr>
              <w:t>)</w:t>
            </w:r>
            <w:r>
              <w:rPr>
                <w:rFonts w:ascii="Times New Roman" w:hAnsi="Times New Roman" w:cs="Times New Roman"/>
                <w:szCs w:val="20"/>
                <w:lang w:val="en-GB"/>
              </w:rPr>
              <w:tab/>
              <w:t xml:space="preserve">(To specify if any other orders sought.) </w:t>
            </w:r>
          </w:p>
          <w:p w14:paraId="0545BF4B" w14:textId="77777777" w:rsidR="00892A9E" w:rsidRDefault="00892A9E">
            <w:pPr>
              <w:spacing w:before="60" w:after="60" w:line="240" w:lineRule="auto"/>
              <w:ind w:left="1880" w:hanging="533"/>
              <w:jc w:val="both"/>
              <w:rPr>
                <w:rFonts w:ascii="Times New Roman" w:hAnsi="Times New Roman" w:cs="Times New Roman"/>
                <w:szCs w:val="20"/>
                <w:lang w:val="en-GB"/>
              </w:rPr>
            </w:pPr>
          </w:p>
          <w:p w14:paraId="5FC84B7A" w14:textId="77777777" w:rsidR="00892A9E" w:rsidRDefault="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GUID=8b6ab1b4-59f2-40f1-a51c-d64076cc195e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A copy of the affidavit and Adoption Statement in support of this application is filed together with the Originating Summons.</w:t>
            </w:r>
          </w:p>
          <w:p w14:paraId="2204801B"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GUID=ad1eaa33-2b1c-4a8e-aeb4-89af7013ec41 </w:instrText>
            </w:r>
            <w:r>
              <w:rPr>
                <w:rFonts w:ascii="Times New Roman" w:hAnsi="Times New Roman" w:cs="Times New Roman"/>
                <w:szCs w:val="20"/>
                <w:lang w:val="en-GB"/>
              </w:rPr>
              <w:fldChar w:fldCharType="end"/>
            </w:r>
            <w:r>
              <w:rPr>
                <w:rFonts w:ascii="Times New Roman" w:hAnsi="Times New Roman" w:cs="Times New Roman"/>
                <w:szCs w:val="20"/>
                <w:lang w:val="en-GB"/>
              </w:rPr>
              <w:t>Signed:</w:t>
            </w:r>
          </w:p>
          <w:p w14:paraId="21B35E2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GUID=cd4eb5c3-b308-427a-bf24-ddb646969f8b </w:instrText>
            </w:r>
            <w:r>
              <w:rPr>
                <w:rFonts w:ascii="Times New Roman" w:hAnsi="Times New Roman" w:cs="Times New Roman"/>
                <w:szCs w:val="20"/>
                <w:lang w:val="en-GB"/>
              </w:rPr>
              <w:fldChar w:fldCharType="end"/>
            </w:r>
            <w:r>
              <w:rPr>
                <w:rFonts w:ascii="Times New Roman" w:hAnsi="Times New Roman" w:cs="Times New Roman"/>
                <w:szCs w:val="20"/>
                <w:lang w:val="en-GB"/>
              </w:rPr>
              <w:t>Registrar:</w:t>
            </w:r>
          </w:p>
          <w:p w14:paraId="792FEFE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GUID=cf0e177a-e8da-4ba5-9654-ab277c956ed9 </w:instrText>
            </w:r>
            <w:r>
              <w:rPr>
                <w:rFonts w:ascii="Times New Roman" w:hAnsi="Times New Roman" w:cs="Times New Roman"/>
                <w:szCs w:val="20"/>
                <w:lang w:val="en-GB"/>
              </w:rPr>
              <w:fldChar w:fldCharType="end"/>
            </w:r>
            <w:r>
              <w:rPr>
                <w:rFonts w:ascii="Times New Roman" w:hAnsi="Times New Roman" w:cs="Times New Roman"/>
                <w:szCs w:val="20"/>
                <w:lang w:val="en-GB"/>
              </w:rPr>
              <w:t>Date:</w:t>
            </w:r>
          </w:p>
          <w:p w14:paraId="3F138D25"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GUID=514d6dce-09bb-40a0-afc9-e73fed0529e6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solicitor for the abovenamed applicants whose address is                      .</w:t>
            </w:r>
          </w:p>
          <w:p w14:paraId="6C1A93A3"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GUID=278b35cf-6bd5-409d-8714-65a092b94b16 </w:instrText>
            </w:r>
            <w:r>
              <w:rPr>
                <w:rFonts w:ascii="Times New Roman" w:hAnsi="Times New Roman" w:cs="Times New Roman"/>
                <w:szCs w:val="20"/>
                <w:lang w:val="en-GB"/>
              </w:rPr>
              <w:fldChar w:fldCharType="end"/>
            </w:r>
            <w:r>
              <w:rPr>
                <w:rFonts w:ascii="Times New Roman" w:hAnsi="Times New Roman" w:cs="Times New Roman"/>
                <w:i/>
                <w:szCs w:val="20"/>
                <w:lang w:val="en-GB"/>
              </w:rPr>
              <w:t>[If applicant is unrepresented]</w:t>
            </w:r>
          </w:p>
          <w:p w14:paraId="529ED431"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GUID=11cf39e8-6f4d-40f6-97de-90a6f5427fe6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the abovenamed applicant who resides at                   </w:t>
            </w:r>
            <w:proofErr w:type="gramStart"/>
            <w:r>
              <w:rPr>
                <w:rFonts w:ascii="Times New Roman" w:hAnsi="Times New Roman" w:cs="Times New Roman"/>
                <w:szCs w:val="20"/>
                <w:lang w:val="en-GB"/>
              </w:rPr>
              <w:t>   </w:t>
            </w:r>
            <w:r>
              <w:rPr>
                <w:rFonts w:ascii="Times New Roman" w:hAnsi="Times New Roman" w:cs="Times New Roman"/>
                <w:i/>
                <w:szCs w:val="20"/>
                <w:lang w:val="en-GB"/>
              </w:rPr>
              <w:t>[</w:t>
            </w:r>
            <w:proofErr w:type="gramEnd"/>
            <w:r>
              <w:rPr>
                <w:rFonts w:ascii="Times New Roman" w:hAnsi="Times New Roman" w:cs="Times New Roman"/>
                <w:i/>
                <w:szCs w:val="20"/>
                <w:lang w:val="en-GB"/>
              </w:rPr>
              <w:t>and if applicant does not reside within the jurisdiction]</w:t>
            </w:r>
            <w:r>
              <w:rPr>
                <w:rFonts w:ascii="Times New Roman" w:hAnsi="Times New Roman" w:cs="Times New Roman"/>
                <w:szCs w:val="20"/>
                <w:lang w:val="en-GB"/>
              </w:rPr>
              <w:t xml:space="preserve"> and whose address for service is (to state address in Singapore).</w:t>
            </w:r>
          </w:p>
          <w:p w14:paraId="323F3EEF"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GUID=48ce7d03-3462-44ad-8137-071cf8c22331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r w:rsidR="00892A9E" w14:paraId="327440F3" w14:textId="77777777" w:rsidTr="00892A9E">
        <w:trPr>
          <w:divId w:val="2116439976"/>
          <w:cantSplit/>
          <w:jc w:val="center"/>
        </w:trPr>
        <w:tc>
          <w:tcPr>
            <w:tcW w:w="8505" w:type="dxa"/>
            <w:gridSpan w:val="6"/>
          </w:tcPr>
          <w:p w14:paraId="17870916" w14:textId="77777777" w:rsidR="00892A9E" w:rsidRDefault="00892A9E">
            <w:pPr>
              <w:spacing w:before="60" w:after="60" w:line="240" w:lineRule="auto"/>
              <w:rPr>
                <w:rFonts w:ascii="Times New Roman" w:hAnsi="Times New Roman" w:cs="Times New Roman"/>
                <w:szCs w:val="20"/>
                <w:lang w:val="en-GB"/>
              </w:rPr>
            </w:pPr>
          </w:p>
        </w:tc>
      </w:tr>
      <w:tr w:rsidR="006F2CA2" w:rsidRPr="006F2CA2" w14:paraId="2FF45C16" w14:textId="77777777" w:rsidTr="00892A9E">
        <w:trPr>
          <w:gridAfter w:val="2"/>
          <w:divId w:val="2116439976"/>
          <w:wAfter w:w="1249" w:type="dxa"/>
          <w:cantSplit/>
          <w:jc w:val="center"/>
        </w:trPr>
        <w:tc>
          <w:tcPr>
            <w:tcW w:w="7256" w:type="dxa"/>
            <w:gridSpan w:val="4"/>
          </w:tcPr>
          <w:p w14:paraId="278838B6" w14:textId="2C140F5E" w:rsidR="006F2CA2" w:rsidRPr="006F2CA2" w:rsidRDefault="006F2CA2" w:rsidP="00892A9E">
            <w:pPr>
              <w:spacing w:before="60" w:after="60" w:line="240" w:lineRule="auto"/>
              <w:rPr>
                <w:rFonts w:ascii="Times New Roman" w:hAnsi="Times New Roman" w:cs="Times New Roman"/>
                <w:sz w:val="22"/>
                <w:szCs w:val="20"/>
                <w:lang w:val="en-GB" w:eastAsia="en-US"/>
              </w:rPr>
            </w:pPr>
          </w:p>
        </w:tc>
      </w:tr>
      <w:tr w:rsidR="006F2CA2" w:rsidRPr="006F2CA2" w14:paraId="4695FBE8" w14:textId="77777777" w:rsidTr="00892A9E">
        <w:trPr>
          <w:gridAfter w:val="2"/>
          <w:divId w:val="2116439976"/>
          <w:wAfter w:w="1249" w:type="dxa"/>
          <w:cantSplit/>
          <w:jc w:val="center"/>
        </w:trPr>
        <w:tc>
          <w:tcPr>
            <w:tcW w:w="1226" w:type="dxa"/>
            <w:gridSpan w:val="2"/>
          </w:tcPr>
          <w:p w14:paraId="4C7D8ACA" w14:textId="2639BAC4"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873" w:type="dxa"/>
          </w:tcPr>
          <w:p w14:paraId="12266C65" w14:textId="0E06641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157" w:type="dxa"/>
          </w:tcPr>
          <w:p w14:paraId="671909B3" w14:textId="189E5A99"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06CF56A4" w14:textId="77777777" w:rsidTr="00892A9E">
        <w:trPr>
          <w:gridAfter w:val="2"/>
          <w:divId w:val="2116439976"/>
          <w:wAfter w:w="1249" w:type="dxa"/>
          <w:cantSplit/>
          <w:jc w:val="center"/>
        </w:trPr>
        <w:tc>
          <w:tcPr>
            <w:tcW w:w="7256" w:type="dxa"/>
            <w:gridSpan w:val="4"/>
          </w:tcPr>
          <w:p w14:paraId="0FAD4F7E" w14:textId="0FBEBBD6"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4295DE0F" w14:textId="77777777" w:rsidTr="00892A9E">
        <w:trPr>
          <w:gridAfter w:val="2"/>
          <w:divId w:val="2116439976"/>
          <w:wAfter w:w="1249" w:type="dxa"/>
          <w:cantSplit/>
          <w:jc w:val="center"/>
        </w:trPr>
        <w:tc>
          <w:tcPr>
            <w:tcW w:w="7256" w:type="dxa"/>
            <w:gridSpan w:val="4"/>
          </w:tcPr>
          <w:p w14:paraId="7A44F5C7" w14:textId="77777777" w:rsidR="006F2CA2" w:rsidRPr="006F2CA2" w:rsidRDefault="006F2CA2" w:rsidP="00892A9E">
            <w:pPr>
              <w:spacing w:before="60" w:after="60" w:line="240" w:lineRule="auto"/>
              <w:jc w:val="both"/>
              <w:rPr>
                <w:rFonts w:ascii="Times New Roman" w:hAnsi="Times New Roman" w:cs="Times New Roman"/>
                <w:sz w:val="22"/>
                <w:szCs w:val="20"/>
                <w:lang w:val="en-GB" w:eastAsia="en-US"/>
              </w:rPr>
            </w:pPr>
          </w:p>
        </w:tc>
      </w:tr>
      <w:tr w:rsidR="006F2CA2" w:rsidRPr="006F2CA2" w14:paraId="220F9D3B" w14:textId="77777777" w:rsidTr="00892A9E">
        <w:trPr>
          <w:gridAfter w:val="2"/>
          <w:divId w:val="2116439976"/>
          <w:wAfter w:w="1249" w:type="dxa"/>
          <w:cantSplit/>
          <w:jc w:val="center"/>
        </w:trPr>
        <w:tc>
          <w:tcPr>
            <w:tcW w:w="7256" w:type="dxa"/>
            <w:gridSpan w:val="4"/>
          </w:tcPr>
          <w:p w14:paraId="0F7BF917" w14:textId="2338B0EC"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4C0FAA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14:paraId="348AB040" w14:textId="77777777" w:rsidTr="001720DF">
        <w:trPr>
          <w:divId w:val="2116439976"/>
          <w:cantSplit/>
          <w:jc w:val="center"/>
        </w:trPr>
        <w:tc>
          <w:tcPr>
            <w:tcW w:w="7256" w:type="dxa"/>
          </w:tcPr>
          <w:p w14:paraId="101C9B9E" w14:textId="77777777"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bl>
    <w:tbl>
      <w:tblPr>
        <w:tblW w:w="7040" w:type="dxa"/>
        <w:jc w:val="center"/>
        <w:tblLook w:val="04A0" w:firstRow="1" w:lastRow="0" w:firstColumn="1" w:lastColumn="0" w:noHBand="0" w:noVBand="1"/>
      </w:tblPr>
      <w:tblGrid>
        <w:gridCol w:w="1280"/>
        <w:gridCol w:w="4380"/>
        <w:gridCol w:w="1380"/>
      </w:tblGrid>
      <w:tr w:rsidR="00892A9E" w14:paraId="2A889A82" w14:textId="77777777" w:rsidTr="00892A9E">
        <w:trPr>
          <w:cantSplit/>
          <w:jc w:val="center"/>
        </w:trPr>
        <w:tc>
          <w:tcPr>
            <w:tcW w:w="7040" w:type="dxa"/>
            <w:gridSpan w:val="3"/>
            <w:hideMark/>
          </w:tcPr>
          <w:p w14:paraId="64910563" w14:textId="77777777" w:rsidR="00892A9E" w:rsidRPr="00892A9E" w:rsidRDefault="00892A9E">
            <w:pPr>
              <w:pStyle w:val="Heading1"/>
              <w:jc w:val="center"/>
              <w:rPr>
                <w:rFonts w:ascii="Times New Roman" w:hAnsi="Times New Roman"/>
                <w:b w:val="0"/>
                <w:bCs w:val="0"/>
                <w:sz w:val="22"/>
                <w:szCs w:val="22"/>
              </w:rPr>
            </w:pPr>
            <w:r w:rsidRPr="00892A9E">
              <w:rPr>
                <w:rFonts w:ascii="Times New Roman" w:hAnsi="Times New Roman"/>
                <w:b w:val="0"/>
                <w:bCs w:val="0"/>
                <w:color w:val="auto"/>
                <w:sz w:val="22"/>
                <w:szCs w:val="22"/>
              </w:rPr>
              <w:t>FORM 38</w:t>
            </w:r>
          </w:p>
        </w:tc>
      </w:tr>
      <w:tr w:rsidR="00892A9E" w14:paraId="575A20A0" w14:textId="77777777" w:rsidTr="00892A9E">
        <w:trPr>
          <w:cantSplit/>
          <w:jc w:val="center"/>
        </w:trPr>
        <w:tc>
          <w:tcPr>
            <w:tcW w:w="1280" w:type="dxa"/>
            <w:hideMark/>
          </w:tcPr>
          <w:p w14:paraId="559C2426" w14:textId="77777777" w:rsidR="00892A9E" w:rsidRDefault="00892A9E">
            <w:pPr>
              <w:pStyle w:val="TableItemNoIndent"/>
              <w:spacing w:line="256" w:lineRule="auto"/>
              <w:rPr>
                <w:sz w:val="18"/>
                <w:szCs w:val="18"/>
              </w:rPr>
            </w:pPr>
            <w:r>
              <w:rPr>
                <w:sz w:val="18"/>
                <w:szCs w:val="18"/>
              </w:rPr>
              <w:fldChar w:fldCharType="begin"/>
            </w:r>
            <w:r>
              <w:rPr>
                <w:sz w:val="18"/>
                <w:szCs w:val="18"/>
              </w:rPr>
              <w:instrText xml:space="preserve"> GUID=88faf6e8-81a0-4ad5-b3a5-3f58d125a27b </w:instrText>
            </w:r>
            <w:r>
              <w:rPr>
                <w:sz w:val="18"/>
                <w:szCs w:val="18"/>
              </w:rPr>
              <w:fldChar w:fldCharType="end"/>
            </w:r>
            <w:r>
              <w:rPr>
                <w:sz w:val="18"/>
                <w:szCs w:val="18"/>
              </w:rPr>
              <w:t>R.135</w:t>
            </w:r>
          </w:p>
        </w:tc>
        <w:tc>
          <w:tcPr>
            <w:tcW w:w="4380" w:type="dxa"/>
          </w:tcPr>
          <w:p w14:paraId="6223A51D" w14:textId="77777777" w:rsidR="00892A9E" w:rsidRDefault="00892A9E">
            <w:pPr>
              <w:pStyle w:val="TableItemCentered"/>
              <w:spacing w:line="256" w:lineRule="auto"/>
            </w:pPr>
          </w:p>
          <w:p w14:paraId="0C82252D" w14:textId="77777777" w:rsidR="00892A9E" w:rsidRDefault="00892A9E">
            <w:pPr>
              <w:pStyle w:val="TableItemCentered"/>
              <w:spacing w:line="256" w:lineRule="auto"/>
            </w:pPr>
            <w:r>
              <w:fldChar w:fldCharType="begin"/>
            </w:r>
            <w:r>
              <w:instrText xml:space="preserve"> GUID=ec12b525-ad2e-4fba-a90b-c74312d1d4ec </w:instrText>
            </w:r>
            <w:r>
              <w:fldChar w:fldCharType="end"/>
            </w:r>
            <w:r>
              <w:t>ADOPTION STATEMENT</w:t>
            </w:r>
          </w:p>
        </w:tc>
        <w:tc>
          <w:tcPr>
            <w:tcW w:w="1380" w:type="dxa"/>
            <w:hideMark/>
          </w:tcPr>
          <w:p w14:paraId="77D8E871" w14:textId="77777777" w:rsidR="00892A9E" w:rsidRDefault="00892A9E">
            <w:pPr>
              <w:pStyle w:val="TableItemCentered"/>
              <w:spacing w:line="256" w:lineRule="auto"/>
            </w:pPr>
            <w:r>
              <w:fldChar w:fldCharType="begin"/>
            </w:r>
            <w:r>
              <w:instrText xml:space="preserve"> GUID=c18eac9d-03da-40ea-beb6-92eb97af8242 </w:instrText>
            </w:r>
            <w:r>
              <w:fldChar w:fldCharType="end"/>
            </w:r>
          </w:p>
        </w:tc>
      </w:tr>
      <w:tr w:rsidR="00892A9E" w14:paraId="43616841" w14:textId="77777777" w:rsidTr="00892A9E">
        <w:trPr>
          <w:cantSplit/>
          <w:jc w:val="center"/>
        </w:trPr>
        <w:tc>
          <w:tcPr>
            <w:tcW w:w="7040" w:type="dxa"/>
            <w:gridSpan w:val="3"/>
            <w:hideMark/>
          </w:tcPr>
          <w:p w14:paraId="37A2716B" w14:textId="77777777" w:rsidR="00892A9E" w:rsidRDefault="00892A9E">
            <w:pPr>
              <w:pStyle w:val="TableItemCentered"/>
              <w:spacing w:line="256" w:lineRule="auto"/>
            </w:pPr>
            <w:r>
              <w:fldChar w:fldCharType="begin"/>
            </w:r>
            <w:r>
              <w:instrText xml:space="preserve"> GUID=95486568-7558-4a26-86ac-fa4ee941f1d4 </w:instrText>
            </w:r>
            <w:r>
              <w:fldChar w:fldCharType="end"/>
            </w:r>
            <w:r>
              <w:t>(Title as in Form 37)</w:t>
            </w:r>
          </w:p>
          <w:p w14:paraId="6DE5E0CC" w14:textId="77777777" w:rsidR="00892A9E" w:rsidRDefault="00892A9E">
            <w:pPr>
              <w:pStyle w:val="ScheduleSectionTextIndent"/>
              <w:spacing w:line="256" w:lineRule="auto"/>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26EDE487" w14:textId="77777777" w:rsidR="00892A9E" w:rsidRDefault="00892A9E">
            <w:pPr>
              <w:pStyle w:val="TableItemIndent2"/>
              <w:spacing w:line="256" w:lineRule="auto"/>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0F64D09C" w14:textId="77777777" w:rsidR="00892A9E" w:rsidRDefault="00892A9E">
            <w:pPr>
              <w:pStyle w:val="TableItemIndent3"/>
              <w:spacing w:line="256" w:lineRule="auto"/>
              <w:ind w:left="1880" w:firstLine="0"/>
              <w:jc w:val="both"/>
            </w:pPr>
            <w:r>
              <w:fldChar w:fldCharType="begin"/>
            </w:r>
            <w:r>
              <w:instrText xml:space="preserve"> GUID=f6ca7a07-82a5-4431-b0ec-36b0a42c5cb4 </w:instrText>
            </w:r>
            <w:r>
              <w:fldChar w:fldCharType="end"/>
            </w:r>
            <w:r>
              <w:t>(</w:t>
            </w:r>
            <w:r>
              <w:rPr>
                <w:i/>
              </w:rPr>
              <w:t>a</w:t>
            </w:r>
            <w:r>
              <w:t>)</w:t>
            </w:r>
            <w:r>
              <w:tab/>
              <w:t>Name:</w:t>
            </w:r>
          </w:p>
          <w:p w14:paraId="29A3A1AD" w14:textId="77777777" w:rsidR="00892A9E" w:rsidRDefault="00892A9E">
            <w:pPr>
              <w:pStyle w:val="TableItemIndent3"/>
              <w:spacing w:line="256" w:lineRule="auto"/>
              <w:ind w:left="1880" w:firstLine="0"/>
              <w:jc w:val="both"/>
            </w:pPr>
            <w:r>
              <w:fldChar w:fldCharType="begin"/>
            </w:r>
            <w:r>
              <w:instrText xml:space="preserve"> GUID=c4563a5b-1be8-4eca-a345-76d62f757d8d </w:instrText>
            </w:r>
            <w:r>
              <w:fldChar w:fldCharType="end"/>
            </w:r>
            <w:r>
              <w:t>(</w:t>
            </w:r>
            <w:r>
              <w:rPr>
                <w:i/>
              </w:rPr>
              <w:t>b</w:t>
            </w:r>
            <w:r>
              <w:t>)</w:t>
            </w:r>
            <w:r>
              <w:tab/>
              <w:t>Age:</w:t>
            </w:r>
          </w:p>
          <w:p w14:paraId="057E3BC0" w14:textId="77777777" w:rsidR="00892A9E" w:rsidRDefault="00892A9E">
            <w:pPr>
              <w:pStyle w:val="TableItemIndent3"/>
              <w:spacing w:line="256" w:lineRule="auto"/>
              <w:ind w:left="1880" w:firstLine="0"/>
              <w:jc w:val="both"/>
            </w:pPr>
            <w:r>
              <w:fldChar w:fldCharType="begin"/>
            </w:r>
            <w:r>
              <w:instrText xml:space="preserve"> GUID=7a36f14e-77b9-4996-88d2-b59b1d1c7b2a </w:instrText>
            </w:r>
            <w:r>
              <w:fldChar w:fldCharType="end"/>
            </w:r>
            <w:r>
              <w:t>(</w:t>
            </w:r>
            <w:r>
              <w:rPr>
                <w:i/>
              </w:rPr>
              <w:t>c</w:t>
            </w:r>
            <w:r>
              <w:t>)</w:t>
            </w:r>
            <w:r>
              <w:tab/>
              <w:t>NRIC No.:</w:t>
            </w:r>
          </w:p>
          <w:p w14:paraId="56C6D651" w14:textId="77777777" w:rsidR="00892A9E" w:rsidRDefault="00892A9E">
            <w:pPr>
              <w:pStyle w:val="TableItemIndent3"/>
              <w:spacing w:line="256" w:lineRule="auto"/>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2518C9A7" w14:textId="77777777" w:rsidR="00892A9E" w:rsidRDefault="00892A9E">
            <w:pPr>
              <w:pStyle w:val="TableItemIndent3"/>
              <w:spacing w:line="256" w:lineRule="auto"/>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42FCD88B" w14:textId="77777777" w:rsidR="00892A9E" w:rsidRDefault="00892A9E">
            <w:pPr>
              <w:pStyle w:val="TableItemIndent3"/>
              <w:spacing w:line="256" w:lineRule="auto"/>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790C3445" w14:textId="77777777" w:rsidR="00892A9E" w:rsidRDefault="00892A9E">
            <w:pPr>
              <w:pStyle w:val="TableItemIndent2"/>
              <w:spacing w:line="256" w:lineRule="auto"/>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643E2ADC" w14:textId="77777777" w:rsidR="00892A9E" w:rsidRDefault="00892A9E">
            <w:pPr>
              <w:pStyle w:val="TableItemIndent3"/>
              <w:spacing w:line="256" w:lineRule="auto"/>
              <w:ind w:left="1880" w:firstLine="0"/>
              <w:jc w:val="both"/>
            </w:pPr>
            <w:r>
              <w:fldChar w:fldCharType="begin"/>
            </w:r>
            <w:r>
              <w:instrText xml:space="preserve"> GUID=1b947682-715a-48e0-9aae-da6f9c28c08a </w:instrText>
            </w:r>
            <w:r>
              <w:fldChar w:fldCharType="end"/>
            </w:r>
            <w:r>
              <w:t>(</w:t>
            </w:r>
            <w:r>
              <w:rPr>
                <w:i/>
              </w:rPr>
              <w:t>a</w:t>
            </w:r>
            <w:r>
              <w:t>)</w:t>
            </w:r>
            <w:r>
              <w:tab/>
              <w:t>Name:</w:t>
            </w:r>
          </w:p>
          <w:p w14:paraId="3FFF1410" w14:textId="77777777" w:rsidR="00892A9E" w:rsidRDefault="00892A9E">
            <w:pPr>
              <w:pStyle w:val="TableItemIndent3"/>
              <w:spacing w:line="256" w:lineRule="auto"/>
              <w:ind w:left="1880" w:firstLine="0"/>
              <w:jc w:val="both"/>
            </w:pPr>
            <w:r>
              <w:fldChar w:fldCharType="begin"/>
            </w:r>
            <w:r>
              <w:instrText xml:space="preserve"> GUID=65334945-6128-40f9-90c7-7a27e46e3824 </w:instrText>
            </w:r>
            <w:r>
              <w:fldChar w:fldCharType="end"/>
            </w:r>
            <w:r>
              <w:t>(</w:t>
            </w:r>
            <w:r>
              <w:rPr>
                <w:i/>
              </w:rPr>
              <w:t>b</w:t>
            </w:r>
            <w:r>
              <w:t>)</w:t>
            </w:r>
            <w:r>
              <w:tab/>
              <w:t>Age:</w:t>
            </w:r>
          </w:p>
          <w:p w14:paraId="37B170FF" w14:textId="77777777" w:rsidR="00892A9E" w:rsidRDefault="00892A9E">
            <w:pPr>
              <w:pStyle w:val="TableItemIndent3"/>
              <w:spacing w:line="256" w:lineRule="auto"/>
              <w:ind w:left="1880" w:firstLine="0"/>
              <w:jc w:val="both"/>
            </w:pPr>
            <w:r>
              <w:fldChar w:fldCharType="begin"/>
            </w:r>
            <w:r>
              <w:instrText xml:space="preserve"> GUID=682a19cf-3ebc-4ff9-aa19-e6417d35750f </w:instrText>
            </w:r>
            <w:r>
              <w:fldChar w:fldCharType="end"/>
            </w:r>
            <w:r>
              <w:t>(</w:t>
            </w:r>
            <w:r>
              <w:rPr>
                <w:i/>
              </w:rPr>
              <w:t>c</w:t>
            </w:r>
            <w:r>
              <w:t>)</w:t>
            </w:r>
            <w:r>
              <w:tab/>
              <w:t>NRIC No.:</w:t>
            </w:r>
          </w:p>
          <w:p w14:paraId="2D48AF8B" w14:textId="77777777" w:rsidR="00892A9E" w:rsidRDefault="00892A9E">
            <w:pPr>
              <w:pStyle w:val="TableItemIndent3"/>
              <w:spacing w:line="256" w:lineRule="auto"/>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58833738" w14:textId="77777777" w:rsidR="00892A9E" w:rsidRDefault="00892A9E">
            <w:pPr>
              <w:pStyle w:val="TableItemIndent3"/>
              <w:spacing w:line="256" w:lineRule="auto"/>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3CEA4360" w14:textId="77777777" w:rsidR="00892A9E" w:rsidRDefault="00892A9E">
            <w:pPr>
              <w:pStyle w:val="TableItemIndent3"/>
              <w:spacing w:line="256" w:lineRule="auto"/>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2278029" w14:textId="77777777" w:rsidR="00892A9E" w:rsidRDefault="00892A9E">
            <w:pPr>
              <w:pStyle w:val="TableItemIndent2"/>
              <w:spacing w:line="256" w:lineRule="auto"/>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406C66E8" w14:textId="77777777" w:rsidR="00892A9E" w:rsidRDefault="00892A9E">
            <w:pPr>
              <w:pStyle w:val="TableItemIndent2"/>
              <w:spacing w:line="256" w:lineRule="auto"/>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869D29" w14:textId="77777777" w:rsidR="00892A9E" w:rsidRDefault="00892A9E">
            <w:pPr>
              <w:pStyle w:val="TableItemIndent2"/>
              <w:spacing w:line="256" w:lineRule="auto"/>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p w14:paraId="4E3CB6EA" w14:textId="77777777" w:rsidR="00892A9E" w:rsidRDefault="00892A9E">
            <w:pPr>
              <w:pStyle w:val="TableItemIndent2"/>
              <w:spacing w:line="256" w:lineRule="auto"/>
              <w:ind w:left="940" w:firstLine="0"/>
              <w:jc w:val="both"/>
            </w:pPr>
          </w:p>
          <w:p w14:paraId="19B4AD19" w14:textId="708F8DB8" w:rsidR="00892A9E" w:rsidRDefault="00892A9E">
            <w:pPr>
              <w:pStyle w:val="TableItemIndent2"/>
              <w:spacing w:line="256" w:lineRule="auto"/>
              <w:ind w:left="940" w:firstLine="0"/>
              <w:jc w:val="both"/>
            </w:pPr>
          </w:p>
        </w:tc>
      </w:tr>
    </w:tbl>
    <w:tbl>
      <w:tblPr>
        <w:tblW w:w="7256" w:type="dxa"/>
        <w:jc w:val="center"/>
        <w:tblLook w:val="04A0" w:firstRow="1" w:lastRow="0" w:firstColumn="1" w:lastColumn="0" w:noHBand="0" w:noVBand="1"/>
      </w:tblPr>
      <w:tblGrid>
        <w:gridCol w:w="7256"/>
      </w:tblGrid>
      <w:tr w:rsidR="006F2CA2" w:rsidRPr="006F2CA2" w14:paraId="06FD598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3A111534" w14:textId="77777777" w:rsidTr="00205B95">
              <w:trPr>
                <w:cantSplit/>
                <w:jc w:val="center"/>
              </w:trPr>
              <w:tc>
                <w:tcPr>
                  <w:tcW w:w="7040" w:type="dxa"/>
                  <w:gridSpan w:val="3"/>
                </w:tcPr>
                <w:p w14:paraId="47985566" w14:textId="77777777" w:rsidR="00205B95" w:rsidRDefault="00347ACE" w:rsidP="00205B95">
                  <w:pPr>
                    <w:pStyle w:val="TableItemCentered"/>
                  </w:pPr>
                  <w:r>
                    <w:lastRenderedPageBreak/>
                    <w:t>FORM 38</w:t>
                  </w:r>
                </w:p>
              </w:tc>
            </w:tr>
            <w:tr w:rsidR="00205B95" w14:paraId="3CE51B66" w14:textId="77777777" w:rsidTr="00205B95">
              <w:trPr>
                <w:cantSplit/>
                <w:jc w:val="center"/>
              </w:trPr>
              <w:tc>
                <w:tcPr>
                  <w:tcW w:w="1280" w:type="dxa"/>
                </w:tcPr>
                <w:p w14:paraId="3C673BFD"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5F75396B" w14:textId="77777777" w:rsidR="00205B95" w:rsidRDefault="00205B95" w:rsidP="00205B95">
                  <w:pPr>
                    <w:pStyle w:val="TableItemCentered"/>
                  </w:pPr>
                </w:p>
                <w:p w14:paraId="2F2895EA"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430BF5E5"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108F173F" w14:textId="77777777" w:rsidTr="00205B95">
              <w:trPr>
                <w:cantSplit/>
                <w:jc w:val="center"/>
              </w:trPr>
              <w:tc>
                <w:tcPr>
                  <w:tcW w:w="7040" w:type="dxa"/>
                  <w:gridSpan w:val="3"/>
                </w:tcPr>
                <w:p w14:paraId="3C58DD4A"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382E336E"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5F77CABE"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11A9B551"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369D932F"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562432BC"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45BB4D22"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D8AEE57"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15E6430B"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3DA6C2C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418A4413"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70625E32"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08C4A771"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B585684"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06FBF633"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B20B9E7"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1888F50"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6EEEB2F9"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5654DC2A"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5C7B73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5C274F5D" w14:textId="77777777" w:rsidTr="001720DF">
        <w:trPr>
          <w:divId w:val="2116439976"/>
          <w:cantSplit/>
          <w:jc w:val="center"/>
        </w:trPr>
        <w:tc>
          <w:tcPr>
            <w:tcW w:w="7256" w:type="dxa"/>
          </w:tcPr>
          <w:p w14:paraId="4060C9B7" w14:textId="77777777" w:rsidR="00E130EB" w:rsidRDefault="00E130EB" w:rsidP="00892A9E">
            <w:pPr>
              <w:pStyle w:val="TableItemIndent2"/>
              <w:ind w:left="0" w:firstLine="0"/>
              <w:jc w:val="both"/>
            </w:pPr>
          </w:p>
        </w:tc>
      </w:tr>
    </w:tbl>
    <w:p w14:paraId="6B1C937A"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(“the said infant”):</w:t>
      </w:r>
    </w:p>
    <w:p w14:paraId="425290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7478AF3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54E718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40A16EE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C289B8B"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0CE3CE2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1A67AF6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6C05C4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6CA0FE8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7751B9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 xml:space="preserve">The said infant is entitled/not entitled* to any property (state </w:t>
      </w:r>
      <w:proofErr w:type="gramStart"/>
      <w:r w:rsidRPr="00D61EB4">
        <w:rPr>
          <w:rFonts w:ascii="Times New Roman" w:hAnsi="Times New Roman" w:cs="Times New Roman"/>
          <w:sz w:val="22"/>
          <w:szCs w:val="20"/>
          <w:lang w:val="en-GB" w:eastAsia="en-US"/>
        </w:rPr>
        <w:t>particulars if</w:t>
      </w:r>
      <w:proofErr w:type="gramEnd"/>
      <w:r w:rsidRPr="00D61EB4">
        <w:rPr>
          <w:rFonts w:ascii="Times New Roman" w:hAnsi="Times New Roman" w:cs="Times New Roman"/>
          <w:sz w:val="22"/>
          <w:szCs w:val="20"/>
          <w:lang w:val="en-GB" w:eastAsia="en-US"/>
        </w:rPr>
        <w:t xml:space="preserve"> infant is entitled to property).</w:t>
      </w:r>
    </w:p>
    <w:p w14:paraId="1543FEA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6C8CA44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6A873B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 xml:space="preserve">The said infant has/has not* been subject to an adoption order or of any application for an adoption order. (State </w:t>
      </w:r>
      <w:proofErr w:type="gramStart"/>
      <w:r w:rsidRPr="00D61EB4">
        <w:rPr>
          <w:rFonts w:ascii="Times New Roman" w:hAnsi="Times New Roman" w:cs="Times New Roman"/>
          <w:sz w:val="22"/>
          <w:szCs w:val="20"/>
          <w:lang w:val="en-GB" w:eastAsia="en-US"/>
        </w:rPr>
        <w:t>particulars if</w:t>
      </w:r>
      <w:proofErr w:type="gramEnd"/>
      <w:r w:rsidRPr="00D61EB4">
        <w:rPr>
          <w:rFonts w:ascii="Times New Roman" w:hAnsi="Times New Roman" w:cs="Times New Roman"/>
          <w:sz w:val="22"/>
          <w:szCs w:val="20"/>
          <w:lang w:val="en-GB" w:eastAsia="en-US"/>
        </w:rPr>
        <w:t xml:space="preserve"> the said infant has been subject to an adoption order or an application for an adoption order.)</w:t>
      </w:r>
    </w:p>
    <w:p w14:paraId="6108DCF8"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2C120BBC"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4B58E584"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2C69D7F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738EDE7E"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4AFA77B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05CF8FB6"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06C8DFA2"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63380B43"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7814F921"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57A6677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5DD140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D5646C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61E6324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5722F261"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72B95C5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4C192F8E"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7D42376B"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The Applicant(s) shall provide for the costs of this Originating Summons including the costs of the Director of Social Welfare if he is appointed guardian in adoption of the said infant or such person as may be appointed by this Court.</w:t>
      </w:r>
    </w:p>
    <w:p w14:paraId="70550618"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8D7BB3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736B1A8"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684A511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616087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164FBC03"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BEC7F75"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AE2601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98DB2E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3C15A34F"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526E18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FA77526" w14:textId="77777777"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14:paraId="364622F9" w14:textId="77777777"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14:paraId="303C8ED8" w14:textId="77777777" w:rsidTr="00CD2EF0">
        <w:trPr>
          <w:gridAfter w:val="1"/>
          <w:divId w:val="2116439976"/>
          <w:wAfter w:w="827" w:type="dxa"/>
          <w:cantSplit/>
          <w:jc w:val="center"/>
        </w:trPr>
        <w:tc>
          <w:tcPr>
            <w:tcW w:w="6429" w:type="dxa"/>
            <w:gridSpan w:val="5"/>
          </w:tcPr>
          <w:p w14:paraId="3BB88113" w14:textId="77777777"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14:paraId="341CB558" w14:textId="77777777" w:rsidTr="00CD2EF0">
        <w:trPr>
          <w:divId w:val="2116439976"/>
          <w:cantSplit/>
          <w:jc w:val="center"/>
        </w:trPr>
        <w:tc>
          <w:tcPr>
            <w:tcW w:w="1899" w:type="dxa"/>
            <w:gridSpan w:val="2"/>
          </w:tcPr>
          <w:p w14:paraId="1E40BF40"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34F5B85E" w14:textId="77777777" w:rsidR="004811CF" w:rsidRDefault="004811CF" w:rsidP="00E43EFB">
            <w:pPr>
              <w:pStyle w:val="TableItemNoIndent"/>
              <w:rPr>
                <w:sz w:val="18"/>
                <w:szCs w:val="18"/>
              </w:rPr>
            </w:pPr>
          </w:p>
          <w:p w14:paraId="51AEB7E1" w14:textId="77777777" w:rsidR="004811CF" w:rsidRDefault="004811CF" w:rsidP="00E43EFB">
            <w:pPr>
              <w:pStyle w:val="TableItemNoIndent"/>
              <w:rPr>
                <w:sz w:val="18"/>
                <w:szCs w:val="18"/>
              </w:rPr>
            </w:pPr>
          </w:p>
          <w:p w14:paraId="36D10263" w14:textId="77777777" w:rsidR="004811CF" w:rsidRPr="009E5557" w:rsidRDefault="004811CF" w:rsidP="00E43EFB">
            <w:pPr>
              <w:pStyle w:val="TableItemNoIndent"/>
              <w:rPr>
                <w:sz w:val="18"/>
                <w:szCs w:val="18"/>
              </w:rPr>
            </w:pPr>
          </w:p>
        </w:tc>
        <w:tc>
          <w:tcPr>
            <w:tcW w:w="3387" w:type="dxa"/>
          </w:tcPr>
          <w:p w14:paraId="0B556D08" w14:textId="77777777" w:rsidR="004811CF" w:rsidRDefault="004811CF" w:rsidP="00E43EFB">
            <w:pPr>
              <w:pStyle w:val="TableItemCentered"/>
            </w:pPr>
          </w:p>
          <w:p w14:paraId="67446FF2"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gridSpan w:val="3"/>
          </w:tcPr>
          <w:p w14:paraId="47877EEA"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37ED8693" w14:textId="77777777" w:rsidTr="00CD2EF0">
        <w:trPr>
          <w:divId w:val="2116439976"/>
          <w:cantSplit/>
          <w:jc w:val="center"/>
        </w:trPr>
        <w:tc>
          <w:tcPr>
            <w:tcW w:w="7256" w:type="dxa"/>
            <w:gridSpan w:val="6"/>
          </w:tcPr>
          <w:p w14:paraId="4C65BEBE"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76536DB1"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                  , of                       (and of                     ) being (the parent of the abovenamed infant) (or guardian of the abovenamed infant) (or the person having actual custody of the abovenamed infant) (or a person liable to contribute to the support of the abovenamed infant) state as follows:</w:t>
            </w:r>
          </w:p>
          <w:p w14:paraId="79A40400"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43A7900"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240B85C"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00E61E50" w14:textId="77777777" w:rsidTr="00CD2EF0">
        <w:trPr>
          <w:divId w:val="2116439976"/>
          <w:cantSplit/>
          <w:trHeight w:val="100"/>
          <w:jc w:val="center"/>
        </w:trPr>
        <w:tc>
          <w:tcPr>
            <w:tcW w:w="5286" w:type="dxa"/>
            <w:gridSpan w:val="3"/>
          </w:tcPr>
          <w:p w14:paraId="2E5097A2"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14:paraId="64D600B5"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2E036A6D" w14:textId="77777777" w:rsidTr="00CD2EF0">
        <w:trPr>
          <w:divId w:val="2116439976"/>
          <w:cantSplit/>
          <w:trHeight w:val="100"/>
          <w:jc w:val="center"/>
        </w:trPr>
        <w:tc>
          <w:tcPr>
            <w:tcW w:w="5286" w:type="dxa"/>
            <w:gridSpan w:val="3"/>
          </w:tcPr>
          <w:p w14:paraId="17258E86"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14:paraId="16D96BA6"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905CADC" w14:textId="77777777" w:rsidTr="00CD2EF0">
        <w:trPr>
          <w:divId w:val="2116439976"/>
          <w:cantSplit/>
          <w:trHeight w:val="100"/>
          <w:jc w:val="center"/>
        </w:trPr>
        <w:tc>
          <w:tcPr>
            <w:tcW w:w="5286" w:type="dxa"/>
            <w:gridSpan w:val="3"/>
          </w:tcPr>
          <w:p w14:paraId="5416B2BF"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14:paraId="05D4351A"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C23E475" w14:textId="77777777" w:rsidTr="00CD2EF0">
        <w:trPr>
          <w:divId w:val="2116439976"/>
          <w:cantSplit/>
          <w:trHeight w:val="100"/>
          <w:jc w:val="center"/>
        </w:trPr>
        <w:tc>
          <w:tcPr>
            <w:tcW w:w="5286" w:type="dxa"/>
            <w:gridSpan w:val="3"/>
          </w:tcPr>
          <w:p w14:paraId="2E443E67"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14:paraId="0B1ABF27"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25ED7C4C" w14:textId="77777777" w:rsidTr="00CD2EF0">
        <w:trPr>
          <w:divId w:val="2116439976"/>
          <w:cantSplit/>
          <w:jc w:val="center"/>
        </w:trPr>
        <w:tc>
          <w:tcPr>
            <w:tcW w:w="7256" w:type="dxa"/>
            <w:gridSpan w:val="6"/>
          </w:tcPr>
          <w:p w14:paraId="28001334"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14:paraId="24BC7746" w14:textId="77777777" w:rsidTr="00CD2EF0">
        <w:trPr>
          <w:gridAfter w:val="1"/>
          <w:divId w:val="2116439976"/>
          <w:wAfter w:w="827" w:type="dxa"/>
          <w:cantSplit/>
          <w:jc w:val="center"/>
        </w:trPr>
        <w:tc>
          <w:tcPr>
            <w:tcW w:w="6429" w:type="dxa"/>
            <w:gridSpan w:val="5"/>
          </w:tcPr>
          <w:p w14:paraId="22C63140" w14:textId="77777777" w:rsidR="004811CF" w:rsidRDefault="004811CF" w:rsidP="006F2CA2">
            <w:pPr>
              <w:spacing w:before="60" w:after="60" w:line="240" w:lineRule="auto"/>
              <w:jc w:val="center"/>
              <w:rPr>
                <w:rFonts w:ascii="Times New Roman" w:hAnsi="Times New Roman" w:cs="Times New Roman"/>
                <w:sz w:val="26"/>
                <w:szCs w:val="20"/>
                <w:lang w:val="en-GB" w:eastAsia="en-US"/>
              </w:rPr>
            </w:pPr>
          </w:p>
          <w:p w14:paraId="285C1C39"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0B3847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31EE515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1EB3CE7A"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304DD8F" w14:textId="77777777"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14:paraId="1CB49C7B"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7E3D2F4"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A20C44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6172912"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18F57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317F4C9"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2916A6F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5108422" w14:textId="77777777" w:rsidR="005F3426" w:rsidRDefault="005F3426" w:rsidP="006F2CA2">
            <w:pPr>
              <w:spacing w:before="60" w:after="60" w:line="240" w:lineRule="auto"/>
              <w:jc w:val="center"/>
              <w:rPr>
                <w:rFonts w:ascii="Times New Roman" w:hAnsi="Times New Roman" w:cs="Times New Roman"/>
                <w:sz w:val="22"/>
                <w:szCs w:val="20"/>
                <w:lang w:val="en-GB" w:eastAsia="en-US"/>
              </w:rPr>
            </w:pPr>
          </w:p>
          <w:p w14:paraId="45A9F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14:paraId="08439A91" w14:textId="77777777" w:rsidTr="00CD2EF0">
        <w:trPr>
          <w:gridAfter w:val="1"/>
          <w:divId w:val="2116439976"/>
          <w:wAfter w:w="827" w:type="dxa"/>
          <w:cantSplit/>
          <w:jc w:val="center"/>
        </w:trPr>
        <w:tc>
          <w:tcPr>
            <w:tcW w:w="1060" w:type="dxa"/>
          </w:tcPr>
          <w:p w14:paraId="6D38751F"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29F2050C"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44B86EA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14:paraId="7279FFF1"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14:paraId="4D5CA3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75F4B08E"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47261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14:paraId="1C1261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14:paraId="1FFD016E" w14:textId="77777777" w:rsidTr="00CD2EF0">
        <w:trPr>
          <w:gridAfter w:val="1"/>
          <w:divId w:val="2116439976"/>
          <w:wAfter w:w="827" w:type="dxa"/>
          <w:cantSplit/>
          <w:jc w:val="center"/>
        </w:trPr>
        <w:tc>
          <w:tcPr>
            <w:tcW w:w="6429" w:type="dxa"/>
            <w:gridSpan w:val="5"/>
          </w:tcPr>
          <w:p w14:paraId="248D5B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4C79084" w14:textId="77777777" w:rsidR="00892A9E" w:rsidRDefault="00892A9E" w:rsidP="00892A9E">
            <w:pPr>
              <w:spacing w:before="60" w:after="60" w:line="240" w:lineRule="auto"/>
              <w:ind w:left="475"/>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GUID=3b07c507-7459-4990-9d4b-bf32da77caf4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Name of Applicant(s):</w:t>
            </w:r>
          </w:p>
          <w:p w14:paraId="36FFEF05"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GUID=9b28e631-096d-4701-9be8-ac2b48e3dca8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sought:</w:t>
            </w:r>
          </w:p>
          <w:p w14:paraId="13816F35"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GUID=fcae62bf-8cb6-48e9-ad83-83bfa6272769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r>
            <w:r>
              <w:rPr>
                <w:rFonts w:ascii="Times New Roman" w:hAnsi="Times New Roman" w:cs="Times New Roman"/>
                <w:i/>
                <w:szCs w:val="20"/>
                <w:lang w:val="en-GB"/>
              </w:rPr>
              <w:t>[Where child is born in Singapore]</w:t>
            </w:r>
          </w:p>
          <w:p w14:paraId="6793F64E"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GUID=75f87125-885e-4e86-a4d2-23c919429377 </w:instrText>
            </w:r>
            <w:r>
              <w:rPr>
                <w:rFonts w:ascii="Times New Roman" w:hAnsi="Times New Roman" w:cs="Times New Roman"/>
                <w:szCs w:val="20"/>
                <w:lang w:val="en-GB"/>
              </w:rPr>
              <w:fldChar w:fldCharType="end"/>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325CF510"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GUID=5683ec43-4c9c-4ae1-b0b6-4956362892cc </w:instrText>
            </w:r>
            <w:r>
              <w:rPr>
                <w:rFonts w:ascii="Times New Roman" w:hAnsi="Times New Roman" w:cs="Times New Roman"/>
                <w:szCs w:val="20"/>
                <w:lang w:val="en-GB"/>
              </w:rPr>
              <w:fldChar w:fldCharType="end"/>
            </w:r>
            <w:r>
              <w:rPr>
                <w:rFonts w:ascii="Times New Roman" w:hAnsi="Times New Roman" w:cs="Times New Roman"/>
                <w:szCs w:val="20"/>
                <w:lang w:val="en-GB"/>
              </w:rPr>
              <w:tab/>
            </w:r>
            <w:r>
              <w:rPr>
                <w:rFonts w:ascii="Times New Roman" w:hAnsi="Times New Roman" w:cs="Times New Roman"/>
                <w:i/>
                <w:szCs w:val="20"/>
                <w:lang w:val="en-GB"/>
              </w:rPr>
              <w:t>[Where child is born outside Singapore]</w:t>
            </w:r>
          </w:p>
          <w:p w14:paraId="333241C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GUID=3b1f41ef-6aef-470e-8097-a9a0a9b6606e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w:t>
            </w:r>
            <w:r>
              <w:rPr>
                <w:rFonts w:ascii="Times New Roman" w:hAnsi="Times New Roman" w:cs="Times New Roman"/>
                <w:szCs w:val="20"/>
                <w:lang w:val="en-GB"/>
              </w:rPr>
              <w:br/>
              <w:t>name of infant) to be called                  born on                     .</w:t>
            </w:r>
          </w:p>
          <w:p w14:paraId="2A12366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GUID=a09278c5-10c3-41a6-b7a1-25df0a053743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3"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7BDCF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GUID=79b203e4-2138-44f1-8f4d-49981e960503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sought.)</w:t>
            </w:r>
          </w:p>
          <w:p w14:paraId="67C8A9E7"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GUID=3bdc29eb-56d8-44fa-981e-2e9d10511311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The grounds of the application are set out in the affidavit(s) filed in support of this application.</w:t>
            </w:r>
          </w:p>
          <w:p w14:paraId="182AE693"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GUID=79ceba46-5400-40ac-b64a-92c498a247e8 </w:instrText>
            </w:r>
            <w:r>
              <w:rPr>
                <w:rFonts w:ascii="Times New Roman" w:hAnsi="Times New Roman" w:cs="Times New Roman"/>
                <w:szCs w:val="20"/>
                <w:lang w:val="en-GB"/>
              </w:rPr>
              <w:fldChar w:fldCharType="end"/>
            </w:r>
            <w:r>
              <w:rPr>
                <w:rFonts w:ascii="Times New Roman" w:hAnsi="Times New Roman" w:cs="Times New Roman"/>
                <w:szCs w:val="20"/>
                <w:lang w:val="en-GB"/>
              </w:rPr>
              <w:t>4.</w:t>
            </w:r>
            <w:r>
              <w:rPr>
                <w:rFonts w:ascii="Times New Roman" w:hAnsi="Times New Roman" w:cs="Times New Roman"/>
                <w:szCs w:val="20"/>
                <w:lang w:val="en-GB"/>
              </w:rPr>
              <w:tab/>
              <w:t>Party/Parties* to be served with this summons: (e.g. natural parents)</w:t>
            </w:r>
          </w:p>
          <w:p w14:paraId="40DC5F35"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GUID=a8ece008-1e8c-4c39-8d88-e1edf77aaee8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3DA28CB6" w14:textId="613D4ADF" w:rsidR="006F2CA2" w:rsidRPr="006F2CA2" w:rsidRDefault="00892A9E" w:rsidP="00892A9E">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GUID=7f5af3c8-c2d9-460f-be99-f5e7102dbbdd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482C8E3C"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05973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1913"/>
        <w:gridCol w:w="5063"/>
        <w:gridCol w:w="1369"/>
      </w:tblGrid>
      <w:tr w:rsidR="006F2CA2" w:rsidRPr="006F2CA2" w14:paraId="5C3AFEBA" w14:textId="77777777" w:rsidTr="00892A9E">
        <w:trPr>
          <w:divId w:val="2116439976"/>
          <w:cantSplit/>
          <w:jc w:val="center"/>
        </w:trPr>
        <w:tc>
          <w:tcPr>
            <w:tcW w:w="8129" w:type="dxa"/>
            <w:gridSpan w:val="3"/>
          </w:tcPr>
          <w:p w14:paraId="32A76E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14:paraId="5C997BEB" w14:textId="77777777" w:rsidTr="00892A9E">
        <w:trPr>
          <w:divId w:val="2116439976"/>
          <w:cantSplit/>
          <w:jc w:val="center"/>
        </w:trPr>
        <w:tc>
          <w:tcPr>
            <w:tcW w:w="1579" w:type="dxa"/>
          </w:tcPr>
          <w:p w14:paraId="5E4B16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5017" w:type="dxa"/>
          </w:tcPr>
          <w:p w14:paraId="01B8E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B61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533" w:type="dxa"/>
          </w:tcPr>
          <w:p w14:paraId="3D0750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154FB480" w14:textId="77777777" w:rsidTr="00892A9E">
        <w:trPr>
          <w:divId w:val="2116439976"/>
          <w:cantSplit/>
          <w:jc w:val="center"/>
        </w:trPr>
        <w:tc>
          <w:tcPr>
            <w:tcW w:w="8129" w:type="dxa"/>
            <w:gridSpan w:val="3"/>
          </w:tcPr>
          <w:p w14:paraId="0733CB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908364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7B17233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41AE3A7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405A0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76DBDA1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6B4B6E1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47CC37C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085E1F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2B3B359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1983F92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76F98E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5EE7C0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7BC25AA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6A1D6A8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058C82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A6BD1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10AB193D" w14:textId="77777777" w:rsidTr="00892A9E">
        <w:trPr>
          <w:divId w:val="2116439976"/>
          <w:cantSplit/>
          <w:jc w:val="center"/>
        </w:trPr>
        <w:tc>
          <w:tcPr>
            <w:tcW w:w="8129" w:type="dxa"/>
            <w:gridSpan w:val="3"/>
          </w:tcPr>
          <w:p w14:paraId="3C8805EE" w14:textId="50AA67C8" w:rsidR="00892A9E" w:rsidRDefault="00892A9E" w:rsidP="006F2CA2">
            <w:pPr>
              <w:spacing w:before="60" w:after="60" w:line="240" w:lineRule="auto"/>
              <w:jc w:val="center"/>
              <w:rPr>
                <w:rFonts w:ascii="Times New Roman" w:hAnsi="Times New Roman" w:cs="Times New Roman"/>
                <w:sz w:val="22"/>
                <w:szCs w:val="20"/>
                <w:lang w:val="en-GB" w:eastAsia="en-US"/>
              </w:rPr>
            </w:pPr>
          </w:p>
          <w:p w14:paraId="345C55C6" w14:textId="77777777" w:rsidR="00892A9E" w:rsidRDefault="00892A9E" w:rsidP="006F2CA2">
            <w:pPr>
              <w:spacing w:before="60" w:after="60" w:line="240" w:lineRule="auto"/>
              <w:jc w:val="center"/>
              <w:rPr>
                <w:rFonts w:ascii="Times New Roman" w:hAnsi="Times New Roman" w:cs="Times New Roman"/>
                <w:sz w:val="22"/>
                <w:szCs w:val="20"/>
                <w:lang w:val="en-GB" w:eastAsia="en-US"/>
              </w:rPr>
            </w:pPr>
          </w:p>
          <w:tbl>
            <w:tblPr>
              <w:tblW w:w="8129" w:type="dxa"/>
              <w:jc w:val="center"/>
              <w:tblLook w:val="04A0" w:firstRow="1" w:lastRow="0" w:firstColumn="1" w:lastColumn="0" w:noHBand="0" w:noVBand="1"/>
            </w:tblPr>
            <w:tblGrid>
              <w:gridCol w:w="909"/>
              <w:gridCol w:w="710"/>
              <w:gridCol w:w="636"/>
              <w:gridCol w:w="1313"/>
              <w:gridCol w:w="1788"/>
              <w:gridCol w:w="1513"/>
              <w:gridCol w:w="567"/>
              <w:gridCol w:w="693"/>
            </w:tblGrid>
            <w:tr w:rsidR="00892A9E" w14:paraId="0F8E9A43" w14:textId="77777777" w:rsidTr="00892A9E">
              <w:trPr>
                <w:gridAfter w:val="1"/>
                <w:wAfter w:w="693" w:type="dxa"/>
                <w:cantSplit/>
                <w:jc w:val="center"/>
              </w:trPr>
              <w:tc>
                <w:tcPr>
                  <w:tcW w:w="7436" w:type="dxa"/>
                  <w:gridSpan w:val="7"/>
                </w:tcPr>
                <w:tbl>
                  <w:tblPr>
                    <w:tblW w:w="7200" w:type="dxa"/>
                    <w:jc w:val="center"/>
                    <w:tblLook w:val="04A0" w:firstRow="1" w:lastRow="0" w:firstColumn="1" w:lastColumn="0" w:noHBand="0" w:noVBand="1"/>
                  </w:tblPr>
                  <w:tblGrid>
                    <w:gridCol w:w="1600"/>
                    <w:gridCol w:w="4020"/>
                    <w:gridCol w:w="1580"/>
                  </w:tblGrid>
                  <w:tr w:rsidR="00892A9E" w14:paraId="07B41ABE" w14:textId="77777777">
                    <w:trPr>
                      <w:cantSplit/>
                      <w:jc w:val="center"/>
                    </w:trPr>
                    <w:tc>
                      <w:tcPr>
                        <w:tcW w:w="7200" w:type="dxa"/>
                        <w:gridSpan w:val="3"/>
                        <w:hideMark/>
                      </w:tcPr>
                      <w:p w14:paraId="66167C86" w14:textId="77777777" w:rsidR="00892A9E" w:rsidRPr="00892A9E" w:rsidRDefault="00892A9E" w:rsidP="00892A9E">
                        <w:pPr>
                          <w:pStyle w:val="Heading1"/>
                          <w:jc w:val="center"/>
                          <w:rPr>
                            <w:rFonts w:ascii="Times New Roman" w:hAnsi="Times New Roman"/>
                            <w:b w:val="0"/>
                            <w:bCs w:val="0"/>
                            <w:sz w:val="22"/>
                            <w:szCs w:val="22"/>
                            <w:lang w:val="en-GB"/>
                          </w:rPr>
                        </w:pPr>
                        <w:r>
                          <w:rPr>
                            <w:rFonts w:asciiTheme="majorHAnsi" w:eastAsiaTheme="majorEastAsia" w:hAnsiTheme="majorHAnsi" w:cstheme="majorBidi"/>
                            <w:color w:val="2E74B5" w:themeColor="accent1" w:themeShade="BF"/>
                            <w:sz w:val="26"/>
                            <w:szCs w:val="32"/>
                            <w:lang w:val="en-GB"/>
                          </w:rPr>
                          <w:br w:type="page"/>
                        </w:r>
                        <w:r>
                          <w:rPr>
                            <w:rFonts w:asciiTheme="majorHAnsi" w:eastAsiaTheme="majorEastAsia" w:hAnsiTheme="majorHAnsi" w:cstheme="majorBidi"/>
                            <w:color w:val="2E74B5" w:themeColor="accent1" w:themeShade="BF"/>
                            <w:sz w:val="32"/>
                            <w:szCs w:val="32"/>
                            <w:lang w:val="en-GB"/>
                          </w:rPr>
                          <w:br w:type="page"/>
                        </w:r>
                        <w:r w:rsidRPr="00892A9E">
                          <w:rPr>
                            <w:rFonts w:ascii="Times New Roman" w:hAnsi="Times New Roman"/>
                            <w:b w:val="0"/>
                            <w:bCs w:val="0"/>
                            <w:color w:val="auto"/>
                            <w:sz w:val="22"/>
                            <w:szCs w:val="22"/>
                            <w:lang w:val="en-GB"/>
                          </w:rPr>
                          <w:fldChar w:fldCharType="begin"/>
                        </w:r>
                        <w:r w:rsidRPr="00892A9E">
                          <w:rPr>
                            <w:rFonts w:ascii="Times New Roman" w:hAnsi="Times New Roman"/>
                            <w:b w:val="0"/>
                            <w:bCs w:val="0"/>
                            <w:color w:val="auto"/>
                            <w:sz w:val="22"/>
                            <w:szCs w:val="22"/>
                            <w:lang w:val="en-GB"/>
                          </w:rPr>
                          <w:instrText xml:space="preserve"> GUID=bf7fb4b5-5d58-41ec-a043-973909f325fb </w:instrText>
                        </w:r>
                        <w:r w:rsidRPr="00892A9E">
                          <w:rPr>
                            <w:rFonts w:ascii="Times New Roman" w:hAnsi="Times New Roman"/>
                            <w:b w:val="0"/>
                            <w:bCs w:val="0"/>
                            <w:color w:val="auto"/>
                            <w:sz w:val="22"/>
                            <w:szCs w:val="22"/>
                            <w:lang w:val="en-GB"/>
                          </w:rPr>
                          <w:fldChar w:fldCharType="end"/>
                        </w:r>
                        <w:r w:rsidRPr="00892A9E">
                          <w:rPr>
                            <w:rFonts w:ascii="Times New Roman" w:hAnsi="Times New Roman"/>
                            <w:b w:val="0"/>
                            <w:bCs w:val="0"/>
                            <w:color w:val="auto"/>
                            <w:sz w:val="22"/>
                            <w:szCs w:val="22"/>
                            <w:lang w:val="en-GB"/>
                          </w:rPr>
                          <w:t>FORM 42</w:t>
                        </w:r>
                      </w:p>
                    </w:tc>
                  </w:tr>
                  <w:tr w:rsidR="00892A9E" w14:paraId="5224AFA5" w14:textId="77777777">
                    <w:trPr>
                      <w:cantSplit/>
                      <w:jc w:val="center"/>
                    </w:trPr>
                    <w:tc>
                      <w:tcPr>
                        <w:tcW w:w="1600" w:type="dxa"/>
                        <w:hideMark/>
                      </w:tcPr>
                      <w:p w14:paraId="23729A61" w14:textId="77777777" w:rsidR="00892A9E" w:rsidRDefault="00892A9E" w:rsidP="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GUID=48b6f3fa-d80f-4e6a-a676-9a05d1e24d59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020" w:type="dxa"/>
                      </w:tcPr>
                      <w:p w14:paraId="7E994D48" w14:textId="77777777" w:rsidR="00892A9E" w:rsidRDefault="00892A9E" w:rsidP="00892A9E">
                        <w:pPr>
                          <w:spacing w:before="60" w:after="60" w:line="240" w:lineRule="auto"/>
                          <w:jc w:val="center"/>
                          <w:rPr>
                            <w:rFonts w:ascii="Times New Roman" w:hAnsi="Times New Roman" w:cs="Times New Roman"/>
                            <w:sz w:val="22"/>
                            <w:szCs w:val="20"/>
                            <w:lang w:val="en-GB"/>
                          </w:rPr>
                        </w:pPr>
                      </w:p>
                      <w:p w14:paraId="5A36BF6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GUID=329fd2e5-c9fa-4630-9903-78fad81bcc14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580" w:type="dxa"/>
                        <w:hideMark/>
                      </w:tcPr>
                      <w:p w14:paraId="0159191A"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GUID=ed1eeb79-0c90-49e3-bb0e-bea8af5b40a3 </w:instrText>
                        </w:r>
                        <w:r>
                          <w:rPr>
                            <w:rFonts w:ascii="Times New Roman" w:hAnsi="Times New Roman" w:cs="Times New Roman"/>
                            <w:szCs w:val="20"/>
                            <w:lang w:val="en-GB"/>
                          </w:rPr>
                          <w:fldChar w:fldCharType="end"/>
                        </w:r>
                      </w:p>
                    </w:tc>
                  </w:tr>
                </w:tbl>
                <w:p w14:paraId="6473256E"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GUID=b85adb78-aa2b-44e3-9506-63d77a1efc09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306FE61F" w14:textId="77777777" w:rsidR="00892A9E" w:rsidRDefault="00892A9E" w:rsidP="00892A9E">
                  <w:pPr>
                    <w:spacing w:before="60" w:after="60" w:line="240" w:lineRule="auto"/>
                    <w:jc w:val="center"/>
                    <w:rPr>
                      <w:rFonts w:ascii="Times New Roman" w:eastAsiaTheme="minorHAnsi"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GUID=9df03465-fad5-4162-9a8b-8544960237f5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in Singapore)</w:t>
                  </w:r>
                </w:p>
                <w:p w14:paraId="4FDC0216"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GUID=085ca181-373b-4d39-af75-247588b5884e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4648E321"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GUID=3744bfda-2d65-4fe9-8fe9-ffabed0c7bd2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753E3A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GUID=c9701bc7-7ffe-42cd-93e1-a9ed25a2ed92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6F51BF4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GUID=36b6e5fa-141b-4c46-b15f-8779d9455063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2E24CBC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GUID=0120e6c2-a991-459f-9ba6-706e68b0db9c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4A9A2C6"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GUID=c0f772b7-d16f-420d-a008-0392bf609ef4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0AD662D8"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GUID=87a6591e-149e-41cc-a2ed-e79609f23133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5D9AB4EF"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GUID=6ebcac3b-9725-4ca8-a8a7-5add4decc2af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131C251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GUID=4943e438-3431-4605-91bb-752174b1164b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4"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39C6DAC3"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GUID=51444bbb-1e34-4218-b41e-a520c6492970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given.)</w:t>
                  </w:r>
                </w:p>
                <w:p w14:paraId="1CC33FA9"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GUID=25c745dc-b272-4832-8444-8e0a6e45fb95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96E018D"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GUID=59c51f1b-4f9d-4056-a560-4578b9c8a4a7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p w14:paraId="5C3E38D1" w14:textId="77777777" w:rsidR="00892A9E" w:rsidRDefault="00892A9E" w:rsidP="00892A9E">
                  <w:pPr>
                    <w:spacing w:before="60" w:after="60" w:line="240" w:lineRule="auto"/>
                    <w:jc w:val="both"/>
                    <w:rPr>
                      <w:rFonts w:ascii="Times New Roman" w:hAnsi="Times New Roman" w:cs="Times New Roman"/>
                      <w:szCs w:val="20"/>
                      <w:lang w:val="en-GB"/>
                    </w:rPr>
                  </w:pPr>
                </w:p>
                <w:tbl>
                  <w:tblPr>
                    <w:tblW w:w="7220" w:type="dxa"/>
                    <w:tblLook w:val="04A0" w:firstRow="1" w:lastRow="0" w:firstColumn="1" w:lastColumn="0" w:noHBand="0" w:noVBand="1"/>
                  </w:tblPr>
                  <w:tblGrid>
                    <w:gridCol w:w="1013"/>
                    <w:gridCol w:w="555"/>
                    <w:gridCol w:w="676"/>
                    <w:gridCol w:w="516"/>
                    <w:gridCol w:w="802"/>
                    <w:gridCol w:w="945"/>
                    <w:gridCol w:w="1244"/>
                    <w:gridCol w:w="1469"/>
                  </w:tblGrid>
                  <w:tr w:rsidR="00892A9E" w14:paraId="2D090508" w14:textId="77777777">
                    <w:trPr>
                      <w:cantSplit/>
                      <w:trHeight w:val="420"/>
                    </w:trPr>
                    <w:tc>
                      <w:tcPr>
                        <w:tcW w:w="7220" w:type="dxa"/>
                        <w:gridSpan w:val="8"/>
                        <w:vAlign w:val="bottom"/>
                        <w:hideMark/>
                      </w:tcPr>
                      <w:p w14:paraId="5A16856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GUID=690f6839-37e1-4555-add0-5bed5f605edc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892A9E" w14:paraId="58F9A166" w14:textId="77777777">
                    <w:trPr>
                      <w:cantSplit/>
                      <w:trHeight w:val="1200"/>
                    </w:trPr>
                    <w:tc>
                      <w:tcPr>
                        <w:tcW w:w="1012" w:type="dxa"/>
                        <w:vMerge w:val="restart"/>
                        <w:textDirection w:val="btLr"/>
                        <w:vAlign w:val="center"/>
                        <w:hideMark/>
                      </w:tcPr>
                      <w:p w14:paraId="4E12CF5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CHILD’S PARTICULARS</w:t>
                        </w:r>
                      </w:p>
                    </w:tc>
                    <w:tc>
                      <w:tcPr>
                        <w:tcW w:w="3229" w:type="dxa"/>
                        <w:gridSpan w:val="5"/>
                        <w:hideMark/>
                      </w:tcPr>
                      <w:p w14:paraId="42A9D2E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GUID=803e4483-d8a0-4962-ae8f-0e6f1bcf8181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979" w:type="dxa"/>
                        <w:gridSpan w:val="2"/>
                        <w:hideMark/>
                      </w:tcPr>
                      <w:p w14:paraId="080C3FD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GUID=02252c77-0f6e-4cd6-b4b3-d78453dabd21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892A9E" w14:paraId="67FD0F43" w14:textId="77777777">
                    <w:trPr>
                      <w:cantSplit/>
                    </w:trPr>
                    <w:tc>
                      <w:tcPr>
                        <w:tcW w:w="0" w:type="auto"/>
                        <w:vMerge/>
                        <w:vAlign w:val="center"/>
                        <w:hideMark/>
                      </w:tcPr>
                      <w:p w14:paraId="7BB1A9C8" w14:textId="77777777" w:rsidR="00892A9E" w:rsidRDefault="00892A9E" w:rsidP="00892A9E">
                        <w:pPr>
                          <w:spacing w:after="0"/>
                          <w:rPr>
                            <w:rFonts w:ascii="Times New Roman" w:hAnsi="Times New Roman" w:cs="Times New Roman"/>
                            <w:sz w:val="22"/>
                            <w:szCs w:val="20"/>
                            <w:lang w:val="en-GB" w:eastAsia="en-US"/>
                          </w:rPr>
                        </w:pPr>
                      </w:p>
                    </w:tc>
                    <w:tc>
                      <w:tcPr>
                        <w:tcW w:w="580" w:type="dxa"/>
                        <w:hideMark/>
                      </w:tcPr>
                      <w:p w14:paraId="69CB54CA"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p>
                      <w:p w14:paraId="3880C265"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GUID=9338fafe-0f64-4df0-b381-f2dc95632d3f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720" w:type="dxa"/>
                        <w:hideMark/>
                      </w:tcPr>
                      <w:p w14:paraId="3EAE5D94"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GUID=9803fbf9-8263-476b-971e-dbc62d20c835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6" w:type="dxa"/>
                        <w:hideMark/>
                      </w:tcPr>
                      <w:p w14:paraId="4248DC25"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GUID=c0c16f89-f6fc-4cec-bcd4-b46fbf8d9a09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840" w:type="dxa"/>
                        <w:hideMark/>
                      </w:tcPr>
                      <w:p w14:paraId="00324812"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GUID=a7203132-8c1e-497a-a5f1-7fafed6466ae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20" w:type="dxa"/>
                        <w:hideMark/>
                      </w:tcPr>
                      <w:p w14:paraId="240378BD"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GUID=098cb734-72e5-4fa8-a2ea-34635dae53d3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320" w:type="dxa"/>
                        <w:hideMark/>
                      </w:tcPr>
                      <w:p w14:paraId="343BA5D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GUID=575e28f2-d795-4131-be0f-a701d3b4e144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100" w:type="dxa"/>
                        <w:hideMark/>
                      </w:tcPr>
                      <w:p w14:paraId="6F56977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GUID=bcfb3a00-84c9-4e7e-9d43-ff77c9d61704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892A9E" w14:paraId="148C77F2" w14:textId="77777777">
                    <w:trPr>
                      <w:cantSplit/>
                    </w:trPr>
                    <w:tc>
                      <w:tcPr>
                        <w:tcW w:w="1100" w:type="dxa"/>
                        <w:vMerge w:val="restart"/>
                        <w:textDirection w:val="btLr"/>
                        <w:vAlign w:val="center"/>
                        <w:hideMark/>
                      </w:tcPr>
                      <w:p w14:paraId="723F5A2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2140" w:type="dxa"/>
                        <w:gridSpan w:val="5"/>
                        <w:hideMark/>
                      </w:tcPr>
                      <w:p w14:paraId="03734C37"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GUID=90bd4527-117c-4e7f-bb98-80ee9c5eb64d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320" w:type="dxa"/>
                        <w:hideMark/>
                      </w:tcPr>
                      <w:p w14:paraId="793F81C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GUID=dcb39c4f-749e-46a4-8971-07e89e4a4df9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100" w:type="dxa"/>
                        <w:hideMark/>
                      </w:tcPr>
                      <w:p w14:paraId="1462275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GUID=72202393-12fa-458e-92c1-348e276de229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7E43B22" w14:textId="77777777">
                    <w:trPr>
                      <w:cantSplit/>
                    </w:trPr>
                    <w:tc>
                      <w:tcPr>
                        <w:tcW w:w="0" w:type="auto"/>
                        <w:vMerge/>
                        <w:vAlign w:val="center"/>
                        <w:hideMark/>
                      </w:tcPr>
                      <w:p w14:paraId="6BE246FE" w14:textId="77777777" w:rsidR="00892A9E" w:rsidRDefault="00892A9E" w:rsidP="00892A9E">
                        <w:pPr>
                          <w:spacing w:after="0"/>
                          <w:rPr>
                            <w:rFonts w:ascii="Times New Roman" w:hAnsi="Times New Roman" w:cs="Times New Roman"/>
                            <w:sz w:val="22"/>
                            <w:szCs w:val="20"/>
                            <w:lang w:val="en-GB" w:eastAsia="en-US"/>
                          </w:rPr>
                        </w:pPr>
                      </w:p>
                    </w:tc>
                    <w:tc>
                      <w:tcPr>
                        <w:tcW w:w="2140" w:type="dxa"/>
                        <w:gridSpan w:val="5"/>
                        <w:hideMark/>
                      </w:tcPr>
                      <w:p w14:paraId="62CA746F"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p>
                      <w:p w14:paraId="0BE1B166"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GUID=1bf06297-2f66-4f16-a5bf-489216dfae8c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320" w:type="dxa"/>
                        <w:hideMark/>
                      </w:tcPr>
                      <w:p w14:paraId="6C5F5F2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GUID=c47a9a1f-2bb9-42c3-b0c3-a62ea8b37bb3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100" w:type="dxa"/>
                        <w:hideMark/>
                      </w:tcPr>
                      <w:p w14:paraId="21D372B5"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GUID=2e9b055a-77cf-425c-9d1e-cb2f623b9463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bl>
                <w:p w14:paraId="19BD55BB" w14:textId="77777777" w:rsidR="00892A9E" w:rsidRDefault="00892A9E" w:rsidP="00892A9E">
                  <w:pPr>
                    <w:spacing w:before="60" w:after="60" w:line="240" w:lineRule="auto"/>
                    <w:jc w:val="both"/>
                    <w:rPr>
                      <w:rFonts w:ascii="Times New Roman" w:hAnsi="Times New Roman" w:cs="Times New Roman"/>
                      <w:szCs w:val="20"/>
                      <w:lang w:val="en-GB"/>
                    </w:rPr>
                  </w:pPr>
                </w:p>
              </w:tc>
            </w:tr>
            <w:tr w:rsidR="00892A9E" w14:paraId="7FE53C64" w14:textId="77777777" w:rsidTr="00892A9E">
              <w:trPr>
                <w:gridBefore w:val="1"/>
                <w:wBefore w:w="909" w:type="dxa"/>
                <w:cantSplit/>
                <w:jc w:val="center"/>
              </w:trPr>
              <w:tc>
                <w:tcPr>
                  <w:tcW w:w="710" w:type="dxa"/>
                  <w:vMerge w:val="restart"/>
                  <w:textDirection w:val="btLr"/>
                  <w:vAlign w:val="center"/>
                  <w:hideMark/>
                </w:tcPr>
                <w:p w14:paraId="6CC0C01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ADOPTIVE PARENTS</w:t>
                  </w:r>
                </w:p>
              </w:tc>
              <w:tc>
                <w:tcPr>
                  <w:tcW w:w="636" w:type="dxa"/>
                  <w:vMerge w:val="restart"/>
                  <w:textDirection w:val="btLr"/>
                  <w:vAlign w:val="center"/>
                  <w:hideMark/>
                </w:tcPr>
                <w:p w14:paraId="39957A8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01" w:type="dxa"/>
                  <w:gridSpan w:val="2"/>
                  <w:hideMark/>
                </w:tcPr>
                <w:p w14:paraId="368AA75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GUID=3b187067-b978-46da-b850-dee5dc6998c1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513" w:type="dxa"/>
                  <w:hideMark/>
                </w:tcPr>
                <w:p w14:paraId="0041CE8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GUID=6c34357a-867a-46ab-a31f-cb406663ca2b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79DE84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GUID=cdcd21b5-037a-499c-aa3e-5150799aac58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7B56574" w14:textId="77777777" w:rsidTr="00892A9E">
              <w:trPr>
                <w:gridBefore w:val="1"/>
                <w:wBefore w:w="909" w:type="dxa"/>
                <w:cantSplit/>
                <w:jc w:val="center"/>
              </w:trPr>
              <w:tc>
                <w:tcPr>
                  <w:tcW w:w="0" w:type="auto"/>
                  <w:vMerge/>
                  <w:vAlign w:val="center"/>
                  <w:hideMark/>
                </w:tcPr>
                <w:p w14:paraId="184ACAE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0857D705"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2CE08407"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3C35D6A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GUID=5d0d2c91-daa0-494c-8602-2e7734c8b416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7877F9B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GUID=497e9541-75f1-471b-8052-3b59a2ee7d86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2DB4AF4A"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GUID=92bed2ff-c118-43b9-a3cd-0c5792c5ad78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05F0F6EA" w14:textId="77777777" w:rsidTr="00892A9E">
              <w:trPr>
                <w:gridBefore w:val="1"/>
                <w:wBefore w:w="909" w:type="dxa"/>
                <w:cantSplit/>
                <w:jc w:val="center"/>
              </w:trPr>
              <w:tc>
                <w:tcPr>
                  <w:tcW w:w="0" w:type="auto"/>
                  <w:vMerge/>
                  <w:vAlign w:val="center"/>
                  <w:hideMark/>
                </w:tcPr>
                <w:p w14:paraId="5501D620"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4280724D"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54ADC44B"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295066A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GUID=001b1d2e-14dc-4329-a313-ed7c5ae39869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C7F2D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GUID=4abf24e6-44a0-4caf-8bd1-14ec0b02bd44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34FFD73" w14:textId="77777777" w:rsidTr="00892A9E">
              <w:trPr>
                <w:gridBefore w:val="1"/>
                <w:wBefore w:w="909" w:type="dxa"/>
                <w:cantSplit/>
                <w:trHeight w:val="667"/>
                <w:jc w:val="center"/>
              </w:trPr>
              <w:tc>
                <w:tcPr>
                  <w:tcW w:w="0" w:type="auto"/>
                  <w:vMerge/>
                  <w:vAlign w:val="center"/>
                  <w:hideMark/>
                </w:tcPr>
                <w:p w14:paraId="083D2DA7" w14:textId="77777777" w:rsidR="00892A9E" w:rsidRDefault="00892A9E" w:rsidP="00892A9E">
                  <w:pPr>
                    <w:spacing w:before="60" w:after="60" w:line="240" w:lineRule="auto"/>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p>
                <w:p w14:paraId="2E0D0D73" w14:textId="77777777" w:rsidR="00892A9E" w:rsidRDefault="00892A9E" w:rsidP="00892A9E">
                  <w:pPr>
                    <w:spacing w:after="0"/>
                    <w:rPr>
                      <w:rFonts w:ascii="Times New Roman" w:hAnsi="Times New Roman" w:cs="Times New Roman"/>
                      <w:sz w:val="22"/>
                      <w:szCs w:val="20"/>
                      <w:lang w:val="en-GB" w:eastAsia="en-US"/>
                    </w:rPr>
                  </w:pPr>
                </w:p>
              </w:tc>
              <w:tc>
                <w:tcPr>
                  <w:tcW w:w="636" w:type="dxa"/>
                  <w:vMerge w:val="restart"/>
                  <w:textDirection w:val="btLr"/>
                  <w:vAlign w:val="center"/>
                  <w:hideMark/>
                </w:tcPr>
                <w:p w14:paraId="45C9CDF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01" w:type="dxa"/>
                  <w:gridSpan w:val="2"/>
                  <w:hideMark/>
                </w:tcPr>
                <w:p w14:paraId="69EE763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GUID=20319730-168e-4b55-be09-c004e32ebf50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513" w:type="dxa"/>
                  <w:hideMark/>
                </w:tcPr>
                <w:p w14:paraId="7C3AB3E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GUID=1e2ab9f3-9c11-41e7-9efe-601c4e8a33ff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314E2DC"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GUID=762ac6c0-18ee-40ac-a720-4d767995e52a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62A21B2" w14:textId="77777777" w:rsidTr="00892A9E">
              <w:trPr>
                <w:gridBefore w:val="1"/>
                <w:wBefore w:w="909" w:type="dxa"/>
                <w:cantSplit/>
                <w:jc w:val="center"/>
              </w:trPr>
              <w:tc>
                <w:tcPr>
                  <w:tcW w:w="0" w:type="auto"/>
                  <w:vMerge/>
                  <w:vAlign w:val="center"/>
                  <w:hideMark/>
                </w:tcPr>
                <w:p w14:paraId="2EBACB11"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4F0D1E0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5469F28"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4154917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GUID=5a776251-df05-4afb-98fe-01aa8e3d8750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645DEE4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GUID=b5ade3b4-18e9-4ed4-a8d8-280c4255d6c3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028A13E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GUID=42dbee17-f29b-44c5-8591-870bab8609c9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84915A4" w14:textId="77777777" w:rsidTr="00892A9E">
              <w:trPr>
                <w:gridBefore w:val="1"/>
                <w:wBefore w:w="909" w:type="dxa"/>
                <w:cantSplit/>
                <w:jc w:val="center"/>
              </w:trPr>
              <w:tc>
                <w:tcPr>
                  <w:tcW w:w="0" w:type="auto"/>
                  <w:vMerge/>
                  <w:vAlign w:val="center"/>
                  <w:hideMark/>
                </w:tcPr>
                <w:p w14:paraId="195B538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5FA1274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46D6C75"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34E69E9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GUID=c1a42729-b037-4a49-86fd-4a9d305b6cdd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E5E074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GUID=1273d74a-728f-48b6-ac1a-eb77a5183052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427F532" w14:textId="77777777" w:rsidTr="00892A9E">
              <w:trPr>
                <w:gridBefore w:val="1"/>
                <w:wBefore w:w="909" w:type="dxa"/>
                <w:cantSplit/>
                <w:jc w:val="center"/>
              </w:trPr>
              <w:tc>
                <w:tcPr>
                  <w:tcW w:w="1346" w:type="dxa"/>
                  <w:gridSpan w:val="2"/>
                  <w:hideMark/>
                </w:tcPr>
                <w:p w14:paraId="36D003E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GUID=a3d0a9bc-5891-484d-92ce-382c98285f10 </w:instrText>
                  </w:r>
                  <w:r>
                    <w:rPr>
                      <w:rFonts w:ascii="Times New Roman" w:hAnsi="Times New Roman" w:cs="Times New Roman"/>
                      <w:szCs w:val="20"/>
                      <w:lang w:val="en-GB"/>
                    </w:rPr>
                    <w:fldChar w:fldCharType="end"/>
                  </w:r>
                </w:p>
              </w:tc>
              <w:tc>
                <w:tcPr>
                  <w:tcW w:w="5874" w:type="dxa"/>
                  <w:gridSpan w:val="5"/>
                  <w:hideMark/>
                </w:tcPr>
                <w:p w14:paraId="653382A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GUID=158084f2-76b1-4826-843f-11494d1fe58c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892A9E" w14:paraId="465D4B29" w14:textId="77777777" w:rsidTr="00892A9E">
              <w:trPr>
                <w:gridBefore w:val="1"/>
                <w:wBefore w:w="909" w:type="dxa"/>
                <w:cantSplit/>
                <w:jc w:val="center"/>
              </w:trPr>
              <w:tc>
                <w:tcPr>
                  <w:tcW w:w="1346" w:type="dxa"/>
                  <w:gridSpan w:val="2"/>
                  <w:hideMark/>
                </w:tcPr>
                <w:p w14:paraId="0BF63F4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GUID=17250446-05d6-4a4b-af71-9f6a847e24e4 </w:instrText>
                  </w:r>
                  <w:r>
                    <w:rPr>
                      <w:rFonts w:ascii="Times New Roman" w:hAnsi="Times New Roman" w:cs="Times New Roman"/>
                      <w:szCs w:val="20"/>
                      <w:lang w:val="en-GB"/>
                    </w:rPr>
                    <w:fldChar w:fldCharType="end"/>
                  </w:r>
                </w:p>
              </w:tc>
              <w:tc>
                <w:tcPr>
                  <w:tcW w:w="5874" w:type="dxa"/>
                  <w:gridSpan w:val="5"/>
                  <w:hideMark/>
                </w:tcPr>
                <w:p w14:paraId="00E7596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GUID=3b39bd99-ee47-4e80-90ed-12066d56374d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892A9E" w14:paraId="07FF5DA4" w14:textId="77777777" w:rsidTr="00892A9E">
              <w:trPr>
                <w:gridBefore w:val="1"/>
                <w:wBefore w:w="909" w:type="dxa"/>
                <w:cantSplit/>
                <w:jc w:val="center"/>
              </w:trPr>
              <w:tc>
                <w:tcPr>
                  <w:tcW w:w="1346" w:type="dxa"/>
                  <w:gridSpan w:val="2"/>
                  <w:hideMark/>
                </w:tcPr>
                <w:p w14:paraId="04194B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GUID=a53884ca-35c6-42a0-b19b-e3c858b328d8 </w:instrText>
                  </w:r>
                  <w:r>
                    <w:rPr>
                      <w:rFonts w:ascii="Times New Roman" w:hAnsi="Times New Roman" w:cs="Times New Roman"/>
                      <w:szCs w:val="20"/>
                      <w:lang w:val="en-GB"/>
                    </w:rPr>
                    <w:fldChar w:fldCharType="end"/>
                  </w:r>
                </w:p>
              </w:tc>
              <w:tc>
                <w:tcPr>
                  <w:tcW w:w="5874" w:type="dxa"/>
                  <w:gridSpan w:val="5"/>
                  <w:hideMark/>
                </w:tcPr>
                <w:p w14:paraId="5961DB6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GUID=6b8181fd-81da-48dd-b43d-e0d9c3b6d331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1A2B3E3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GUID=f510ebdf-2f91-4f61-b4f1-b536de7b6e2f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bl>
          <w:p w14:paraId="2DCC4621" w14:textId="3AD9471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0A6CC1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93D54F8"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DF53AE" w14:paraId="0CF7B926" w14:textId="77777777" w:rsidTr="00DF53AE">
        <w:trPr>
          <w:divId w:val="2116439976"/>
          <w:cantSplit/>
          <w:jc w:val="center"/>
        </w:trPr>
        <w:tc>
          <w:tcPr>
            <w:tcW w:w="7000" w:type="dxa"/>
            <w:gridSpan w:val="3"/>
            <w:hideMark/>
          </w:tcPr>
          <w:p w14:paraId="451D37F0" w14:textId="77777777" w:rsidR="00DF53AE" w:rsidRPr="00DF53AE" w:rsidRDefault="00DF53AE">
            <w:pPr>
              <w:pStyle w:val="Heading1"/>
              <w:jc w:val="center"/>
              <w:rPr>
                <w:rFonts w:ascii="Times New Roman" w:hAnsi="Times New Roman"/>
                <w:b w:val="0"/>
                <w:bCs w:val="0"/>
                <w:sz w:val="22"/>
                <w:szCs w:val="22"/>
                <w:lang w:val="en-GB"/>
              </w:rPr>
            </w:pPr>
            <w:r w:rsidRPr="00DF53AE">
              <w:rPr>
                <w:rFonts w:ascii="Times New Roman" w:hAnsi="Times New Roman"/>
                <w:b w:val="0"/>
                <w:bCs w:val="0"/>
                <w:color w:val="auto"/>
                <w:sz w:val="22"/>
                <w:szCs w:val="22"/>
                <w:lang w:val="en-GB"/>
              </w:rPr>
              <w:lastRenderedPageBreak/>
              <w:fldChar w:fldCharType="begin"/>
            </w:r>
            <w:r w:rsidRPr="00DF53AE">
              <w:rPr>
                <w:rFonts w:ascii="Times New Roman" w:hAnsi="Times New Roman"/>
                <w:b w:val="0"/>
                <w:bCs w:val="0"/>
                <w:color w:val="auto"/>
                <w:sz w:val="22"/>
                <w:szCs w:val="22"/>
                <w:lang w:val="en-GB"/>
              </w:rPr>
              <w:instrText xml:space="preserve"> GUID=9d39b631-3be7-4af5-bf29-10899ac185ca </w:instrText>
            </w:r>
            <w:r w:rsidRPr="00DF53AE">
              <w:rPr>
                <w:rFonts w:ascii="Times New Roman" w:hAnsi="Times New Roman"/>
                <w:b w:val="0"/>
                <w:bCs w:val="0"/>
                <w:color w:val="auto"/>
                <w:sz w:val="22"/>
                <w:szCs w:val="22"/>
                <w:lang w:val="en-GB"/>
              </w:rPr>
              <w:fldChar w:fldCharType="end"/>
            </w:r>
            <w:r w:rsidRPr="00DF53AE">
              <w:rPr>
                <w:rFonts w:ascii="Times New Roman" w:hAnsi="Times New Roman"/>
                <w:b w:val="0"/>
                <w:bCs w:val="0"/>
                <w:color w:val="auto"/>
                <w:sz w:val="22"/>
                <w:szCs w:val="22"/>
                <w:lang w:val="en-GB"/>
              </w:rPr>
              <w:t>FORM 43</w:t>
            </w:r>
          </w:p>
        </w:tc>
      </w:tr>
      <w:tr w:rsidR="00DF53AE" w14:paraId="07B11F24" w14:textId="77777777" w:rsidTr="00DF53AE">
        <w:trPr>
          <w:divId w:val="2116439976"/>
          <w:cantSplit/>
          <w:jc w:val="center"/>
        </w:trPr>
        <w:tc>
          <w:tcPr>
            <w:tcW w:w="1380" w:type="dxa"/>
            <w:hideMark/>
          </w:tcPr>
          <w:p w14:paraId="16869ACF" w14:textId="77777777" w:rsidR="00DF53AE" w:rsidRDefault="00DF53A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GUID=be077efa-f0c0-471b-b87b-50663a852d32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260" w:type="dxa"/>
          </w:tcPr>
          <w:p w14:paraId="44EDACEC" w14:textId="77777777" w:rsidR="00DF53AE" w:rsidRDefault="00DF53AE">
            <w:pPr>
              <w:spacing w:before="60" w:after="60" w:line="240" w:lineRule="auto"/>
              <w:jc w:val="center"/>
              <w:rPr>
                <w:rFonts w:ascii="Times New Roman" w:hAnsi="Times New Roman" w:cs="Times New Roman"/>
                <w:sz w:val="22"/>
                <w:szCs w:val="20"/>
                <w:lang w:val="en-GB"/>
              </w:rPr>
            </w:pPr>
          </w:p>
          <w:p w14:paraId="6D0FBCA3"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GUID=211854f5-e2a3-4cde-981f-00c8b20a2b89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360" w:type="dxa"/>
            <w:hideMark/>
          </w:tcPr>
          <w:p w14:paraId="0FC4B06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GUID=a9ec99cd-0bf2-43e1-a3c8-744a484cbecb </w:instrText>
            </w:r>
            <w:r>
              <w:rPr>
                <w:rFonts w:ascii="Times New Roman" w:hAnsi="Times New Roman" w:cs="Times New Roman"/>
                <w:szCs w:val="20"/>
                <w:lang w:val="en-GB"/>
              </w:rPr>
              <w:fldChar w:fldCharType="end"/>
            </w:r>
          </w:p>
        </w:tc>
      </w:tr>
      <w:tr w:rsidR="00DF53AE" w14:paraId="57C38B05" w14:textId="77777777" w:rsidTr="00DF53AE">
        <w:trPr>
          <w:divId w:val="2116439976"/>
          <w:cantSplit/>
          <w:jc w:val="center"/>
        </w:trPr>
        <w:tc>
          <w:tcPr>
            <w:tcW w:w="7000" w:type="dxa"/>
            <w:gridSpan w:val="3"/>
            <w:hideMark/>
          </w:tcPr>
          <w:p w14:paraId="31045DE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GUID=ba6958aa-3ffa-4494-a5f2-3a6656deab6f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0F92444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GUID=120abdcb-04aa-4742-98f9-59057863aecf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outside Singapore)</w:t>
            </w:r>
          </w:p>
          <w:p w14:paraId="795117F9"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GUID=0dfde384-364f-4152-bd32-3b58cd12dbf2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3711ABA9"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GUID=a61326a4-d793-440b-bab3-43e79cdbcb70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3BF3442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GUID=1fbfe401-bfcd-4bea-acb3-7c2c8e89376e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7E89F96F"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GUID=905d8137-cf69-41e1-ac11-b247feb1d521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0E3307CC"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GUID=29f615f6-8c15-46bc-ae1c-4a50614dcc7c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6BEC2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GUID=d246ea05-f2bf-4dc6-b9eb-fae6135a7698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6F49B3B3"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GUID=a9bb25da-8998-4b0e-90de-e0fcd6504acd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797FC88B"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GUID=6f69f482-a87a-4d07-b4e6-f04fd0a463f0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p>
          <w:p w14:paraId="363D79B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GUID=3d019d8e-e967-48eb-a89f-a4798abb05cf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5"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6F72B5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GUID=01dc1d69-13d7-4778-921e-35dacec5002f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 given.)</w:t>
            </w:r>
          </w:p>
          <w:p w14:paraId="1EBAF0AA"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GUID=86942e11-c85b-4a54-b58f-1196cae1b0ca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4AF6508"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GUID=52eee1e8-54b4-4d85-b033-cceb19a6018f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03B9119E" w14:textId="77777777" w:rsidR="00DF53AE" w:rsidRDefault="00DF53AE" w:rsidP="00DF53AE">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DF53AE" w14:paraId="18DA0F0F" w14:textId="77777777" w:rsidTr="00DF53AE">
        <w:trPr>
          <w:gridBefore w:val="1"/>
          <w:divId w:val="2116439976"/>
          <w:wBefore w:w="817" w:type="dxa"/>
          <w:cantSplit/>
          <w:trHeight w:val="420"/>
        </w:trPr>
        <w:tc>
          <w:tcPr>
            <w:tcW w:w="7307" w:type="dxa"/>
            <w:gridSpan w:val="11"/>
            <w:vAlign w:val="bottom"/>
            <w:hideMark/>
          </w:tcPr>
          <w:p w14:paraId="6DE582D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GUID=bb4d469e-b9f3-432e-bbaa-4d63b1507781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DF53AE" w14:paraId="6DE4BDCC" w14:textId="77777777" w:rsidTr="00DF53AE">
        <w:trPr>
          <w:gridBefore w:val="1"/>
          <w:divId w:val="2116439976"/>
          <w:wBefore w:w="817" w:type="dxa"/>
          <w:cantSplit/>
          <w:trHeight w:val="1200"/>
        </w:trPr>
        <w:tc>
          <w:tcPr>
            <w:tcW w:w="1311" w:type="dxa"/>
            <w:gridSpan w:val="2"/>
            <w:textDirection w:val="btLr"/>
            <w:vAlign w:val="center"/>
            <w:hideMark/>
          </w:tcPr>
          <w:p w14:paraId="008083E7"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w:t>
            </w:r>
            <w:r>
              <w:rPr>
                <w:rFonts w:ascii="Times New Roman" w:hAnsi="Times New Roman" w:cs="Times New Roman"/>
                <w:sz w:val="16"/>
                <w:szCs w:val="16"/>
                <w:lang w:val="en-GB"/>
              </w:rPr>
              <w:t>HILD’S PARTICULARS</w:t>
            </w:r>
          </w:p>
        </w:tc>
        <w:tc>
          <w:tcPr>
            <w:tcW w:w="3190" w:type="dxa"/>
            <w:gridSpan w:val="6"/>
            <w:hideMark/>
          </w:tcPr>
          <w:p w14:paraId="5D50D30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GUID=c636a75f-ca46-48cd-b028-1a8e51e64758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806" w:type="dxa"/>
            <w:gridSpan w:val="3"/>
            <w:hideMark/>
          </w:tcPr>
          <w:p w14:paraId="00BD013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GUID=27c1ec68-dd85-448d-a87a-49ffc9b0cd25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DF53AE" w14:paraId="4DE1A05C" w14:textId="77777777" w:rsidTr="00DF53AE">
        <w:trPr>
          <w:gridBefore w:val="1"/>
          <w:divId w:val="2116439976"/>
          <w:wBefore w:w="817" w:type="dxa"/>
          <w:cantSplit/>
        </w:trPr>
        <w:tc>
          <w:tcPr>
            <w:tcW w:w="1311" w:type="dxa"/>
            <w:gridSpan w:val="2"/>
            <w:textDirection w:val="btLr"/>
            <w:vAlign w:val="center"/>
            <w:hideMark/>
          </w:tcPr>
          <w:p w14:paraId="7B522FFF"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p>
        </w:tc>
        <w:tc>
          <w:tcPr>
            <w:tcW w:w="542" w:type="dxa"/>
            <w:hideMark/>
          </w:tcPr>
          <w:p w14:paraId="1B083CC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GUID=a97e3e09-f5c0-456b-ad88-0d907c0256c7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654" w:type="dxa"/>
            <w:hideMark/>
          </w:tcPr>
          <w:p w14:paraId="2611655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GUID=c4bcf8e3-e959-42ee-9e08-5b19e7142696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566" w:type="dxa"/>
            <w:hideMark/>
          </w:tcPr>
          <w:p w14:paraId="046A289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GUID=542a9555-dce9-43e3-959e-8a49aaf9cce7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698" w:type="dxa"/>
            <w:gridSpan w:val="2"/>
            <w:hideMark/>
          </w:tcPr>
          <w:p w14:paraId="77A38B68"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GUID=d472ee66-9d8c-4367-ac76-b3c2374a6514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30" w:type="dxa"/>
            <w:hideMark/>
          </w:tcPr>
          <w:p w14:paraId="58280639"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GUID=afe209c1-beef-412c-a98b-283f46fd3c0a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206" w:type="dxa"/>
            <w:hideMark/>
          </w:tcPr>
          <w:p w14:paraId="128392D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GUID=18cbf85b-1689-4514-beca-ebea732c0db1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600" w:type="dxa"/>
            <w:gridSpan w:val="2"/>
            <w:hideMark/>
          </w:tcPr>
          <w:p w14:paraId="5CA5560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GUID=821ae005-080a-4543-8d46-89e75b3aa8dd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DF53AE" w14:paraId="5738DA53" w14:textId="77777777" w:rsidTr="00DF53AE">
        <w:trPr>
          <w:gridBefore w:val="1"/>
          <w:divId w:val="2116439976"/>
          <w:wBefore w:w="817" w:type="dxa"/>
          <w:cantSplit/>
        </w:trPr>
        <w:tc>
          <w:tcPr>
            <w:tcW w:w="1311" w:type="dxa"/>
            <w:gridSpan w:val="2"/>
            <w:textDirection w:val="btLr"/>
            <w:vAlign w:val="center"/>
            <w:hideMark/>
          </w:tcPr>
          <w:p w14:paraId="63D1B92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3190" w:type="dxa"/>
            <w:gridSpan w:val="6"/>
            <w:hideMark/>
          </w:tcPr>
          <w:p w14:paraId="7FB8A47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GUID=5726eabb-4897-4c76-ab5d-c0dbb11c3516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206" w:type="dxa"/>
            <w:hideMark/>
          </w:tcPr>
          <w:p w14:paraId="698A7C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GUID=704540b7-2eb6-4114-a96b-42732adc5d8c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600" w:type="dxa"/>
            <w:gridSpan w:val="2"/>
            <w:hideMark/>
          </w:tcPr>
          <w:p w14:paraId="00CD18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GUID=fcf7c469-83a4-4dc5-9075-2f1c2ab2ee5d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3E780F8B" w14:textId="77777777" w:rsidTr="00DF53AE">
        <w:trPr>
          <w:gridBefore w:val="1"/>
          <w:divId w:val="2116439976"/>
          <w:wBefore w:w="817" w:type="dxa"/>
          <w:cantSplit/>
        </w:trPr>
        <w:tc>
          <w:tcPr>
            <w:tcW w:w="1311" w:type="dxa"/>
            <w:gridSpan w:val="2"/>
            <w:textDirection w:val="btLr"/>
            <w:vAlign w:val="center"/>
            <w:hideMark/>
          </w:tcPr>
          <w:p w14:paraId="3B1C7972"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p>
        </w:tc>
        <w:tc>
          <w:tcPr>
            <w:tcW w:w="3190" w:type="dxa"/>
            <w:gridSpan w:val="6"/>
            <w:hideMark/>
          </w:tcPr>
          <w:p w14:paraId="4E6BE0C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GUID=30c19798-95f1-407f-9cbb-6aec261728c6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206" w:type="dxa"/>
            <w:hideMark/>
          </w:tcPr>
          <w:p w14:paraId="1B9C29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GUID=1b9043e7-7420-4a29-8716-15d34bc07899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600" w:type="dxa"/>
            <w:gridSpan w:val="2"/>
            <w:hideMark/>
          </w:tcPr>
          <w:p w14:paraId="50E6B9F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GUID=8e2ae52f-c8a7-4bdf-8f07-ddefd61f6c07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0F5FA28C" w14:textId="77777777" w:rsidTr="00DF53AE">
        <w:trPr>
          <w:gridBefore w:val="1"/>
          <w:divId w:val="2116439976"/>
          <w:wBefore w:w="817" w:type="dxa"/>
          <w:cantSplit/>
        </w:trPr>
        <w:tc>
          <w:tcPr>
            <w:tcW w:w="709" w:type="dxa"/>
            <w:textDirection w:val="btLr"/>
            <w:vAlign w:val="center"/>
            <w:hideMark/>
          </w:tcPr>
          <w:p w14:paraId="1EF91BCB" w14:textId="77777777" w:rsidR="00DF53AE" w:rsidRDefault="00DF53AE">
            <w:pPr>
              <w:spacing w:before="60" w:after="60" w:line="240" w:lineRule="auto"/>
              <w:jc w:val="center"/>
              <w:rPr>
                <w:rFonts w:ascii="Times New Roman" w:hAnsi="Times New Roman" w:cs="Times New Roman"/>
                <w:sz w:val="16"/>
                <w:szCs w:val="16"/>
                <w:lang w:val="en-GB"/>
              </w:rPr>
            </w:pPr>
            <w:r>
              <w:rPr>
                <w:rFonts w:ascii="Times New Roman" w:hAnsi="Times New Roman" w:cs="Times New Roman"/>
                <w:sz w:val="16"/>
                <w:szCs w:val="16"/>
                <w:lang w:val="en-GB"/>
              </w:rPr>
              <w:fldChar w:fldCharType="begin"/>
            </w:r>
            <w:r>
              <w:rPr>
                <w:rFonts w:ascii="Times New Roman" w:hAnsi="Times New Roman" w:cs="Times New Roman"/>
                <w:sz w:val="16"/>
                <w:szCs w:val="16"/>
                <w:lang w:val="en-GB"/>
              </w:rPr>
              <w:instrText xml:space="preserve"> GUID=365c0d7f-c618-4b45-915d-312168e0d62b </w:instrText>
            </w:r>
            <w:r>
              <w:rPr>
                <w:rFonts w:ascii="Times New Roman" w:hAnsi="Times New Roman" w:cs="Times New Roman"/>
                <w:sz w:val="16"/>
                <w:szCs w:val="16"/>
                <w:lang w:val="en-GB"/>
              </w:rPr>
              <w:fldChar w:fldCharType="end"/>
            </w:r>
            <w:r>
              <w:rPr>
                <w:rFonts w:ascii="Times New Roman" w:hAnsi="Times New Roman" w:cs="Times New Roman"/>
                <w:sz w:val="16"/>
                <w:szCs w:val="16"/>
                <w:lang w:val="en-GB"/>
              </w:rPr>
              <w:t>ADOPTIVE PARENTS</w:t>
            </w:r>
          </w:p>
        </w:tc>
        <w:tc>
          <w:tcPr>
            <w:tcW w:w="602" w:type="dxa"/>
            <w:textDirection w:val="btLr"/>
            <w:vAlign w:val="center"/>
            <w:hideMark/>
          </w:tcPr>
          <w:p w14:paraId="55ABFB7C" w14:textId="77777777" w:rsidR="00DF53AE" w:rsidRDefault="00DF53AE">
            <w:pPr>
              <w:spacing w:before="60" w:after="60" w:line="240" w:lineRule="auto"/>
              <w:jc w:val="center"/>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90" w:type="dxa"/>
            <w:gridSpan w:val="6"/>
            <w:hideMark/>
          </w:tcPr>
          <w:p w14:paraId="41DB9B7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GUID=74df39a1-2145-4e5f-84b2-4f4aacbbbde9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206" w:type="dxa"/>
            <w:hideMark/>
          </w:tcPr>
          <w:p w14:paraId="20E8E34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GUID=65f7d784-5937-4464-8d5f-4a76ab33da52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2163DE9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GUID=65b5f7fa-e617-4c8b-9d90-dae1136e9034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7EA0A560" w14:textId="77777777" w:rsidTr="00DF53AE">
        <w:trPr>
          <w:gridBefore w:val="1"/>
          <w:divId w:val="2116439976"/>
          <w:wBefore w:w="817" w:type="dxa"/>
          <w:cantSplit/>
        </w:trPr>
        <w:tc>
          <w:tcPr>
            <w:tcW w:w="709" w:type="dxa"/>
            <w:textDirection w:val="btLr"/>
            <w:vAlign w:val="center"/>
            <w:hideMark/>
          </w:tcPr>
          <w:p w14:paraId="62EB9E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0421772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2111" w:type="dxa"/>
            <w:gridSpan w:val="4"/>
            <w:hideMark/>
          </w:tcPr>
          <w:p w14:paraId="12E4DE7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GUID=f9f2e1dc-ea23-41c5-b439-76d34f5bec86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713790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GUID=6b9eb606-a61f-4342-a518-e2d5d771efb1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7BAEDEA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GUID=f48b2baf-3534-4f45-877e-2e1a57731aac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65E33245" w14:textId="77777777" w:rsidTr="00DF53AE">
        <w:trPr>
          <w:gridBefore w:val="1"/>
          <w:divId w:val="2116439976"/>
          <w:wBefore w:w="817" w:type="dxa"/>
          <w:cantSplit/>
          <w:trHeight w:val="237"/>
        </w:trPr>
        <w:tc>
          <w:tcPr>
            <w:tcW w:w="709" w:type="dxa"/>
            <w:textDirection w:val="btLr"/>
            <w:vAlign w:val="center"/>
            <w:hideMark/>
          </w:tcPr>
          <w:p w14:paraId="73F545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37F6DD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3190" w:type="dxa"/>
            <w:gridSpan w:val="6"/>
            <w:hideMark/>
          </w:tcPr>
          <w:p w14:paraId="6AA5C98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GUID=8212df6a-27df-41a1-9260-7be010fb91af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7530A2D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GUID=bc608109-608e-4d5d-9f2b-2be757ef5a20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0F5460EF" w14:textId="77777777" w:rsidTr="00DF53AE">
        <w:trPr>
          <w:gridBefore w:val="1"/>
          <w:divId w:val="2116439976"/>
          <w:wBefore w:w="817" w:type="dxa"/>
          <w:cantSplit/>
          <w:trHeight w:val="610"/>
        </w:trPr>
        <w:tc>
          <w:tcPr>
            <w:tcW w:w="709" w:type="dxa"/>
            <w:textDirection w:val="btLr"/>
            <w:vAlign w:val="center"/>
            <w:hideMark/>
          </w:tcPr>
          <w:p w14:paraId="580C752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70F65AB0"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90" w:type="dxa"/>
            <w:gridSpan w:val="6"/>
            <w:hideMark/>
          </w:tcPr>
          <w:p w14:paraId="3601FAC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GUID=f6735683-599c-49ea-a7a6-9ae9c823e4e1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206" w:type="dxa"/>
            <w:hideMark/>
          </w:tcPr>
          <w:p w14:paraId="04FDE92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GUID=dc3616b6-4be6-47ae-a29a-227d5c1cde53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1BE7312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GUID=41a484da-f936-4256-997b-b44e85163677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12EE41BA" w14:textId="77777777" w:rsidTr="00DF53AE">
        <w:trPr>
          <w:gridBefore w:val="1"/>
          <w:divId w:val="2116439976"/>
          <w:wBefore w:w="817" w:type="dxa"/>
          <w:cantSplit/>
        </w:trPr>
        <w:tc>
          <w:tcPr>
            <w:tcW w:w="709" w:type="dxa"/>
            <w:textDirection w:val="btLr"/>
            <w:vAlign w:val="center"/>
            <w:hideMark/>
          </w:tcPr>
          <w:p w14:paraId="33176F2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5107CE5"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2111" w:type="dxa"/>
            <w:gridSpan w:val="4"/>
            <w:hideMark/>
          </w:tcPr>
          <w:p w14:paraId="0494207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GUID=ec0d3f49-b7a7-4b9e-a9b4-9e0395b1708a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41AEC68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GUID=0c27def9-7ce6-4edd-91a9-d4d419b76bbc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6902291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GUID=f348caf7-2383-46c2-a0a7-e82c4ad7f332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523DEF4F" w14:textId="77777777" w:rsidTr="00DF53AE">
        <w:trPr>
          <w:gridBefore w:val="1"/>
          <w:divId w:val="2116439976"/>
          <w:wBefore w:w="817" w:type="dxa"/>
          <w:cantSplit/>
        </w:trPr>
        <w:tc>
          <w:tcPr>
            <w:tcW w:w="709" w:type="dxa"/>
            <w:textDirection w:val="btLr"/>
            <w:vAlign w:val="center"/>
            <w:hideMark/>
          </w:tcPr>
          <w:p w14:paraId="595C3A2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42301C9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3190" w:type="dxa"/>
            <w:gridSpan w:val="6"/>
            <w:hideMark/>
          </w:tcPr>
          <w:p w14:paraId="4AC4F98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GUID=9ee844ed-4c8a-4090-9a13-90dbafa13c1f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01A5D7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GUID=c9e86030-279f-4664-a3d9-6f061124bca6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2A4FCF39" w14:textId="77777777" w:rsidTr="00DF53AE">
        <w:trPr>
          <w:gridBefore w:val="1"/>
          <w:divId w:val="2116439976"/>
          <w:wBefore w:w="817" w:type="dxa"/>
          <w:cantSplit/>
        </w:trPr>
        <w:tc>
          <w:tcPr>
            <w:tcW w:w="1311" w:type="dxa"/>
            <w:gridSpan w:val="2"/>
            <w:hideMark/>
          </w:tcPr>
          <w:p w14:paraId="2D1288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GUID=f7599594-0073-4429-aeba-0fc9a4481eb0 </w:instrText>
            </w:r>
            <w:r>
              <w:rPr>
                <w:rFonts w:ascii="Times New Roman" w:hAnsi="Times New Roman" w:cs="Times New Roman"/>
                <w:szCs w:val="20"/>
                <w:lang w:val="en-GB"/>
              </w:rPr>
              <w:fldChar w:fldCharType="end"/>
            </w:r>
          </w:p>
        </w:tc>
        <w:tc>
          <w:tcPr>
            <w:tcW w:w="5996" w:type="dxa"/>
            <w:gridSpan w:val="9"/>
            <w:hideMark/>
          </w:tcPr>
          <w:p w14:paraId="3B0AD9B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GUID=d21498d7-70f0-46f9-a534-ac4da84bce27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DF53AE" w14:paraId="42630B0B" w14:textId="77777777" w:rsidTr="00DF53AE">
        <w:trPr>
          <w:gridBefore w:val="1"/>
          <w:divId w:val="2116439976"/>
          <w:wBefore w:w="817" w:type="dxa"/>
          <w:cantSplit/>
        </w:trPr>
        <w:tc>
          <w:tcPr>
            <w:tcW w:w="1311" w:type="dxa"/>
            <w:gridSpan w:val="2"/>
            <w:hideMark/>
          </w:tcPr>
          <w:p w14:paraId="52CD93F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GUID=fc961c8f-f59a-493a-8aa9-37d966fc5725 </w:instrText>
            </w:r>
            <w:r>
              <w:rPr>
                <w:rFonts w:ascii="Times New Roman" w:hAnsi="Times New Roman" w:cs="Times New Roman"/>
                <w:szCs w:val="20"/>
                <w:lang w:val="en-GB"/>
              </w:rPr>
              <w:fldChar w:fldCharType="end"/>
            </w:r>
          </w:p>
        </w:tc>
        <w:tc>
          <w:tcPr>
            <w:tcW w:w="5996" w:type="dxa"/>
            <w:gridSpan w:val="9"/>
            <w:hideMark/>
          </w:tcPr>
          <w:p w14:paraId="33B1ADB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GUID=c8e4b63e-b98e-499a-9281-95c7322a36c3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DF53AE" w14:paraId="04E36D61" w14:textId="77777777" w:rsidTr="00DF53AE">
        <w:trPr>
          <w:gridBefore w:val="1"/>
          <w:divId w:val="2116439976"/>
          <w:wBefore w:w="817" w:type="dxa"/>
          <w:cantSplit/>
        </w:trPr>
        <w:tc>
          <w:tcPr>
            <w:tcW w:w="1311" w:type="dxa"/>
            <w:gridSpan w:val="2"/>
            <w:hideMark/>
          </w:tcPr>
          <w:p w14:paraId="6CAB879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GUID=c040ce6e-b02f-4267-8fa7-d1f3101db350 </w:instrText>
            </w:r>
            <w:r>
              <w:rPr>
                <w:rFonts w:ascii="Times New Roman" w:hAnsi="Times New Roman" w:cs="Times New Roman"/>
                <w:szCs w:val="20"/>
                <w:lang w:val="en-GB"/>
              </w:rPr>
              <w:fldChar w:fldCharType="end"/>
            </w:r>
          </w:p>
        </w:tc>
        <w:tc>
          <w:tcPr>
            <w:tcW w:w="5996" w:type="dxa"/>
            <w:gridSpan w:val="9"/>
            <w:hideMark/>
          </w:tcPr>
          <w:p w14:paraId="0B7DFA4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GUID=e23fcc2c-b4a3-45d6-b2dd-65d4c72ba003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7AF7862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GUID=612680ef-e1aa-4130-839c-c2e9b751b29f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r w:rsidR="00DF53AE" w14:paraId="7A3CCAEC" w14:textId="77777777" w:rsidTr="00DF53AE">
        <w:trPr>
          <w:gridAfter w:val="1"/>
          <w:divId w:val="2116439976"/>
          <w:wAfter w:w="1124" w:type="dxa"/>
          <w:cantSplit/>
        </w:trPr>
        <w:tc>
          <w:tcPr>
            <w:tcW w:w="7000" w:type="dxa"/>
            <w:gridSpan w:val="11"/>
          </w:tcPr>
          <w:p w14:paraId="23E7CDA0" w14:textId="77777777" w:rsidR="00DF53AE" w:rsidRDefault="00DF53AE">
            <w:pPr>
              <w:spacing w:before="60" w:after="60" w:line="240" w:lineRule="auto"/>
              <w:ind w:left="475"/>
              <w:rPr>
                <w:rFonts w:ascii="Times New Roman" w:hAnsi="Times New Roman" w:cs="Times New Roman"/>
                <w:sz w:val="20"/>
                <w:szCs w:val="20"/>
                <w:lang w:val="en-GB"/>
              </w:rPr>
            </w:pPr>
          </w:p>
          <w:p w14:paraId="0EC82D1F"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GUID=62f6468b-8ba0-4c67-b77b-e884f5457ea3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1.</w:t>
            </w:r>
            <w:r>
              <w:rPr>
                <w:rFonts w:ascii="Times New Roman" w:hAnsi="Times New Roman" w:cs="Times New Roman"/>
                <w:sz w:val="18"/>
                <w:szCs w:val="18"/>
                <w:lang w:val="en-GB"/>
              </w:rPr>
              <w:tab/>
              <w:t>No. of Entry:</w:t>
            </w:r>
          </w:p>
          <w:p w14:paraId="3077C85E"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GUID=b3181167-6efa-4215-9878-8cada893ef3e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2.</w:t>
            </w:r>
            <w:r>
              <w:rPr>
                <w:rFonts w:ascii="Times New Roman" w:hAnsi="Times New Roman" w:cs="Times New Roman"/>
                <w:sz w:val="18"/>
                <w:szCs w:val="18"/>
                <w:lang w:val="en-GB"/>
              </w:rPr>
              <w:tab/>
              <w:t>Date and country of birth of child:</w:t>
            </w:r>
          </w:p>
          <w:p w14:paraId="7E4E8A46"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GUID=671aa747-ddf3-4c06-9c78-62cc8e096b2c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3.</w:t>
            </w:r>
            <w:r>
              <w:rPr>
                <w:rFonts w:ascii="Times New Roman" w:hAnsi="Times New Roman" w:cs="Times New Roman"/>
                <w:sz w:val="18"/>
                <w:szCs w:val="18"/>
                <w:lang w:val="en-GB"/>
              </w:rPr>
              <w:tab/>
              <w:t>Name and surname of child:</w:t>
            </w:r>
          </w:p>
          <w:p w14:paraId="261B8E40"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GUID=ba8f6b09-d451-4255-b409-52c2074d917a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4.</w:t>
            </w:r>
            <w:r>
              <w:rPr>
                <w:rFonts w:ascii="Times New Roman" w:hAnsi="Times New Roman" w:cs="Times New Roman"/>
                <w:sz w:val="18"/>
                <w:szCs w:val="18"/>
                <w:lang w:val="en-GB"/>
              </w:rPr>
              <w:tab/>
              <w:t>Sex of child:</w:t>
            </w:r>
          </w:p>
          <w:p w14:paraId="0A2CF99B"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GUID=10d068f5-2ec8-486b-b890-bba214da88b5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5.</w:t>
            </w:r>
            <w:r>
              <w:rPr>
                <w:rFonts w:ascii="Times New Roman" w:hAnsi="Times New Roman" w:cs="Times New Roman"/>
                <w:sz w:val="18"/>
                <w:szCs w:val="18"/>
                <w:lang w:val="en-GB"/>
              </w:rPr>
              <w:tab/>
              <w:t>Name and surname, address and occupation of adopter or adopters:</w:t>
            </w:r>
          </w:p>
          <w:p w14:paraId="7A70664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GUID=c0ca41c4-349e-4477-8053-4148c8138dc6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6.</w:t>
            </w:r>
            <w:r>
              <w:rPr>
                <w:rFonts w:ascii="Times New Roman" w:hAnsi="Times New Roman" w:cs="Times New Roman"/>
                <w:sz w:val="18"/>
                <w:szCs w:val="18"/>
                <w:lang w:val="en-GB"/>
              </w:rPr>
              <w:tab/>
              <w:t>Date of adoption order and description of Court by which made:</w:t>
            </w:r>
          </w:p>
          <w:p w14:paraId="4511A49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GUID=ea59a312-f0e9-4dc4-9a70-721eea444e02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7.</w:t>
            </w:r>
            <w:r>
              <w:rPr>
                <w:rFonts w:ascii="Times New Roman" w:hAnsi="Times New Roman" w:cs="Times New Roman"/>
                <w:sz w:val="18"/>
                <w:szCs w:val="18"/>
                <w:lang w:val="en-GB"/>
              </w:rPr>
              <w:tab/>
              <w:t>Date of Entry:</w:t>
            </w:r>
          </w:p>
          <w:p w14:paraId="50E4F2A0" w14:textId="77777777" w:rsidR="00DF53AE" w:rsidRDefault="00DF53AE">
            <w:pPr>
              <w:spacing w:before="60" w:after="60" w:line="240" w:lineRule="auto"/>
              <w:ind w:left="475"/>
              <w:rPr>
                <w:rFonts w:ascii="Times New Roman" w:hAnsi="Times New Roman" w:cs="Times New Roman"/>
                <w:sz w:val="20"/>
                <w:szCs w:val="20"/>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GUID=960eb724-d5d7-4baf-9ee2-c6aa4ab76f21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8.</w:t>
            </w:r>
            <w:r>
              <w:rPr>
                <w:rFonts w:ascii="Times New Roman" w:hAnsi="Times New Roman" w:cs="Times New Roman"/>
                <w:sz w:val="18"/>
                <w:szCs w:val="18"/>
                <w:lang w:val="en-GB"/>
              </w:rPr>
              <w:tab/>
              <w:t xml:space="preserve">Signature of officer deputed by Registrar-General to </w:t>
            </w:r>
            <w:proofErr w:type="gramStart"/>
            <w:r>
              <w:rPr>
                <w:rFonts w:ascii="Times New Roman" w:hAnsi="Times New Roman" w:cs="Times New Roman"/>
                <w:sz w:val="18"/>
                <w:szCs w:val="18"/>
                <w:lang w:val="en-GB"/>
              </w:rPr>
              <w:t>effect</w:t>
            </w:r>
            <w:proofErr w:type="gramEnd"/>
            <w:r>
              <w:rPr>
                <w:rFonts w:ascii="Times New Roman" w:hAnsi="Times New Roman" w:cs="Times New Roman"/>
                <w:sz w:val="18"/>
                <w:szCs w:val="18"/>
                <w:lang w:val="en-GB"/>
              </w:rPr>
              <w:t xml:space="preserve"> the entry:</w:t>
            </w:r>
          </w:p>
        </w:tc>
      </w:tr>
    </w:tbl>
    <w:p w14:paraId="64AAF535" w14:textId="77777777"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14:paraId="0D8DE28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14:paraId="134EA4B3" w14:textId="77777777" w:rsidTr="006F2CA2">
        <w:trPr>
          <w:divId w:val="2116439976"/>
          <w:cantSplit/>
          <w:jc w:val="center"/>
        </w:trPr>
        <w:tc>
          <w:tcPr>
            <w:tcW w:w="7080" w:type="dxa"/>
            <w:gridSpan w:val="2"/>
          </w:tcPr>
          <w:p w14:paraId="1736FF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14:paraId="33FD31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6B43AC3F" w14:textId="77777777" w:rsidTr="006F2CA2">
        <w:trPr>
          <w:gridAfter w:val="1"/>
          <w:divId w:val="2116439976"/>
          <w:wAfter w:w="1390" w:type="dxa"/>
          <w:cantSplit/>
          <w:jc w:val="center"/>
        </w:trPr>
        <w:tc>
          <w:tcPr>
            <w:tcW w:w="5690" w:type="dxa"/>
          </w:tcPr>
          <w:p w14:paraId="4B1121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275A467" w14:textId="77777777" w:rsidTr="006F2CA2">
        <w:trPr>
          <w:divId w:val="2116439976"/>
          <w:cantSplit/>
          <w:jc w:val="center"/>
        </w:trPr>
        <w:tc>
          <w:tcPr>
            <w:tcW w:w="7080" w:type="dxa"/>
            <w:gridSpan w:val="2"/>
          </w:tcPr>
          <w:p w14:paraId="1E33E4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7DC4B6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944C51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E490E8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23BFBD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0DD654B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727B8E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910BE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630F80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14:paraId="3BFBAAA9" w14:textId="77777777" w:rsidTr="006F2CA2">
        <w:trPr>
          <w:divId w:val="2116439976"/>
          <w:cantSplit/>
          <w:jc w:val="center"/>
        </w:trPr>
        <w:tc>
          <w:tcPr>
            <w:tcW w:w="7180" w:type="dxa"/>
            <w:gridSpan w:val="3"/>
          </w:tcPr>
          <w:p w14:paraId="2FA730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14:paraId="79983AD4" w14:textId="77777777" w:rsidTr="006F2CA2">
        <w:trPr>
          <w:divId w:val="2116439976"/>
          <w:cantSplit/>
          <w:jc w:val="center"/>
        </w:trPr>
        <w:tc>
          <w:tcPr>
            <w:tcW w:w="1440" w:type="dxa"/>
          </w:tcPr>
          <w:p w14:paraId="40CEF6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5ECAD6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268C90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20D6CBF6" w14:textId="77777777" w:rsidTr="006F2CA2">
        <w:trPr>
          <w:divId w:val="2116439976"/>
          <w:cantSplit/>
          <w:jc w:val="center"/>
        </w:trPr>
        <w:tc>
          <w:tcPr>
            <w:tcW w:w="7180" w:type="dxa"/>
            <w:gridSpan w:val="3"/>
          </w:tcPr>
          <w:p w14:paraId="6015D7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0F410D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6E36937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3EC539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F4E8A6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732190E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69C0B9D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21A5874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6438E6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48BAD69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2C647A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4BB7966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5D10D0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168A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6B5B63C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C0F80BE" w14:textId="0EEFFC6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19A00C" w14:textId="77777777" w:rsidR="00DF53AE" w:rsidRPr="00DF53AE" w:rsidRDefault="00DF53AE" w:rsidP="00DF53AE">
      <w:pPr>
        <w:spacing w:after="0"/>
        <w:divId w:val="2116439976"/>
        <w:rPr>
          <w:rFonts w:ascii="Times New Roman" w:hAnsi="Times New Roman" w:cs="Times New Roman"/>
          <w:sz w:val="22"/>
          <w:szCs w:val="22"/>
        </w:rPr>
      </w:pPr>
      <w:r w:rsidRPr="00DF53AE">
        <w:rPr>
          <w:rFonts w:ascii="Times New Roman" w:hAnsi="Times New Roman" w:cs="Times New Roman"/>
          <w:sz w:val="20"/>
          <w:szCs w:val="20"/>
        </w:rPr>
        <w:lastRenderedPageBreak/>
        <w:t>R.148A(2)</w:t>
      </w:r>
      <w:r w:rsidRPr="00DF53AE">
        <w:rPr>
          <w:rFonts w:ascii="Times New Roman" w:hAnsi="Times New Roman" w:cs="Times New Roman"/>
        </w:rPr>
        <w:t xml:space="preserve"> </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45A</w:t>
      </w:r>
    </w:p>
    <w:p w14:paraId="391DD4E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87CCAE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NOTICE OF MOTION</w:t>
      </w:r>
    </w:p>
    <w:p w14:paraId="7681C45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(SECTIONS 405 AND 407)</w:t>
      </w:r>
    </w:p>
    <w:p w14:paraId="6B56C43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AB2D7E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IN THE FAMILY JUSTICE COURTS OF THE REPUBLIC OF SINGAPORE</w:t>
      </w:r>
    </w:p>
    <w:p w14:paraId="3A12D7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FD67E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Motion No. ________ of 20 ___</w:t>
      </w:r>
    </w:p>
    <w:p w14:paraId="62B5EBA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81DA14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IN THE MATTER OF SECTIONS 405 AND 407 OF</w:t>
      </w:r>
    </w:p>
    <w:p w14:paraId="23C0410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THE CRIMINAL PROCEDURE CODE (CAP. 68)</w:t>
      </w:r>
    </w:p>
    <w:p w14:paraId="218BCB0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0AF81CA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6B6F7E4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2F4CDE5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[NAME AND IDENTIFICATION OF CHILD / YOUNG PERSON]</w:t>
      </w:r>
    </w:p>
    <w:p w14:paraId="32FB447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89A107A" w14:textId="26356C8E"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Between</w:t>
      </w:r>
    </w:p>
    <w:p w14:paraId="5976F50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43A21BA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3D0BABE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Applicant</w:t>
      </w:r>
    </w:p>
    <w:p w14:paraId="335E79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D93841E" w14:textId="631B37B8"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2F405CD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5336C48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71E44C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Respondent</w:t>
      </w:r>
    </w:p>
    <w:p w14:paraId="5F40BEE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1E7E068"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NOTICE OF MOTION</w:t>
      </w:r>
    </w:p>
    <w:p w14:paraId="4798DCB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E58E1C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lastRenderedPageBreak/>
        <w:t xml:space="preserve">       </w:t>
      </w:r>
      <w:r w:rsidRPr="00DF53AE">
        <w:rPr>
          <w:rFonts w:ascii="Times New Roman" w:hAnsi="Times New Roman" w:cs="Times New Roman"/>
          <w:b/>
        </w:rPr>
        <w:t>TAKE NOTICE</w:t>
      </w:r>
      <w:r w:rsidRPr="00DF53AE">
        <w:rPr>
          <w:rFonts w:ascii="Times New Roman" w:hAnsi="Times New Roman" w:cs="Times New Roman"/>
        </w:rPr>
        <w:t xml:space="preserve"> that this Honourable Court will be moved on the ___ day of ___________ 20__ at ________ a.m./p.m. or soon thereafter for [the Applicant to be heard in person/counsel for the Applicant to be heard] for an Order that:</w:t>
      </w:r>
    </w:p>
    <w:p w14:paraId="42DB569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73955530"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42F20215"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946ABF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The grounds for the application are set out in the supporting affidavit of ______________ dated __________________ filed herein.</w:t>
      </w:r>
    </w:p>
    <w:p w14:paraId="0740998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44F4FC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________________________</w:t>
      </w:r>
    </w:p>
    <w:p w14:paraId="01B4367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Applicant/ Solicitors for the Applicant</w:t>
      </w:r>
    </w:p>
    <w:p w14:paraId="7999933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13B2BDF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Dated this ___ day of ___________ 20 __.</w:t>
      </w:r>
    </w:p>
    <w:p w14:paraId="4B2DA0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30692E4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The address for service of the abovenamed Applicant is __________________.</w:t>
      </w:r>
    </w:p>
    <w:p w14:paraId="4E207B9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F32DD2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To:  The Respondent</w:t>
      </w:r>
    </w:p>
    <w:p w14:paraId="6D5ACD9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heme="minorHAnsi" w:hAnsiTheme="minorHAnsi" w:cstheme="minorBidi"/>
        </w:rPr>
      </w:pPr>
      <w:r w:rsidRPr="00DF53AE">
        <w:rPr>
          <w:rFonts w:ascii="Times New Roman" w:hAnsi="Times New Roman" w:cs="Times New Roman"/>
        </w:rPr>
        <w:t xml:space="preserve">        [Address]</w:t>
      </w:r>
    </w:p>
    <w:p w14:paraId="4F8E5BC5" w14:textId="1B6846D9" w:rsidR="00DF53AE" w:rsidRDefault="00DF53AE" w:rsidP="00DF53AE">
      <w:pPr>
        <w:divId w:val="2116439976"/>
        <w:rPr>
          <w:rFonts w:ascii="Times New Roman" w:hAnsi="Times New Roman" w:cs="Times New Roman"/>
          <w:sz w:val="20"/>
          <w:szCs w:val="20"/>
        </w:rPr>
      </w:pPr>
      <w:r>
        <w:rPr>
          <w:rFonts w:ascii="Times New Roman" w:hAnsi="Times New Roman" w:cs="Times New Roman"/>
          <w:sz w:val="20"/>
          <w:szCs w:val="20"/>
        </w:rPr>
        <w:br w:type="page"/>
      </w:r>
    </w:p>
    <w:p w14:paraId="15B1BA80" w14:textId="77777777" w:rsidR="00DF53AE" w:rsidRPr="00DF53AE" w:rsidRDefault="00DF53AE" w:rsidP="00DF53AE">
      <w:pPr>
        <w:spacing w:after="0"/>
        <w:divId w:val="2116439976"/>
        <w:rPr>
          <w:rFonts w:ascii="Times New Roman" w:hAnsi="Times New Roman" w:cs="Times New Roman"/>
          <w:b/>
          <w:sz w:val="22"/>
          <w:szCs w:val="22"/>
        </w:rPr>
      </w:pPr>
      <w:r w:rsidRPr="00DF53AE">
        <w:rPr>
          <w:rFonts w:ascii="Times New Roman" w:hAnsi="Times New Roman" w:cs="Times New Roman"/>
          <w:sz w:val="20"/>
          <w:szCs w:val="20"/>
        </w:rPr>
        <w:lastRenderedPageBreak/>
        <w:t>R.148D(1)</w:t>
      </w:r>
      <w:r w:rsidRPr="00DF53AE">
        <w:rPr>
          <w:rFonts w:ascii="Times New Roman" w:hAnsi="Times New Roman" w:cs="Times New Roman"/>
          <w:sz w:val="20"/>
          <w:szCs w:val="20"/>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45B</w:t>
      </w:r>
    </w:p>
    <w:p w14:paraId="5E4C70F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rPr>
      </w:pPr>
      <w:r w:rsidRPr="00DF53AE">
        <w:rPr>
          <w:rFonts w:ascii="Times New Roman" w:hAnsi="Times New Roman" w:cs="Times New Roman"/>
          <w:b/>
          <w:u w:val="single"/>
          <w:lang w:val="en-GB"/>
        </w:rPr>
        <w:t>IN THE FAMILY JUSTICE COURTS OF THE REPUBLIC OF SINGAPORE</w:t>
      </w:r>
    </w:p>
    <w:p w14:paraId="359714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0000A28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IN THE MATTER OF THE CHILDREN AND YOUNG PERSONS ACT (CAP.38)</w:t>
      </w:r>
    </w:p>
    <w:p w14:paraId="3368476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4286ED0B"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4D4084F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rPr>
      </w:pPr>
    </w:p>
    <w:p w14:paraId="3F3A5DB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u w:val="single"/>
        </w:rPr>
      </w:pPr>
      <w:r w:rsidRPr="00DF53AE">
        <w:rPr>
          <w:rFonts w:ascii="Times New Roman" w:hAnsi="Times New Roman" w:cs="Times New Roman"/>
          <w:b/>
          <w:u w:val="single"/>
        </w:rPr>
        <w:t>APPLICATION BY DIRECTOR-GENERAL / PROTECTOR / APPROVED WELFARE OFFICER*</w:t>
      </w:r>
    </w:p>
    <w:p w14:paraId="3D28ED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p>
    <w:p w14:paraId="663A62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r w:rsidRPr="00DF53AE">
        <w:rPr>
          <w:rFonts w:ascii="Times New Roman" w:hAnsi="Times New Roman" w:cs="Times New Roman"/>
        </w:rPr>
        <w:t>The above-mentioned applicant hereby applies to the Youth Court under the undermentioned provision(s) for the appropriate orders to be made under the Children and Young Persons Act (Cap 38):</w:t>
      </w:r>
    </w:p>
    <w:p w14:paraId="68D03E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7FF58E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3A02EC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1D2CC05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Order Number: CPO/ECPO/BPC/FGO* ____________</w:t>
      </w:r>
    </w:p>
    <w:p w14:paraId="58DB929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7A935B2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21DF9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0BFF3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E4A52C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s49(1F) – Application for order on appropriate fit person or place of safety or place of temporary care and protection after 3 variations</w:t>
      </w:r>
    </w:p>
    <w:p w14:paraId="5455469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s49(9) – Application for variation or discharge of Care and Protection Order</w:t>
      </w:r>
    </w:p>
    <w:p w14:paraId="668233E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2) – Application for order for Director-General or protector or care-giver to decide on Category 2 matter for child or young person under Care and Protection Order</w:t>
      </w:r>
    </w:p>
    <w:p w14:paraId="2C0EC47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3) – Application for order in respect of making of decisions affecting child or young person under existing Care and Protection Order</w:t>
      </w:r>
    </w:p>
    <w:p w14:paraId="4D94F4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4) – Application for additional order for Director-General or protector to decide on a Category 3 matter for child or young person under Care and Protection Order</w:t>
      </w:r>
    </w:p>
    <w:p w14:paraId="668262A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330F8C7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 xml:space="preserve">2) – Application for additional order for Director-General or protector to decide on Category 3 matter for child or young person under Enhanced Care and Protection Order </w:t>
      </w:r>
    </w:p>
    <w:p w14:paraId="768D7F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s50(10) – Application for order on appropriate fit person or place of safety after 3 variations</w:t>
      </w:r>
    </w:p>
    <w:p w14:paraId="2D6EFC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15E160E2"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lastRenderedPageBreak/>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024E694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528FAC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02A14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95663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1246AAD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Designation:</w:t>
      </w:r>
    </w:p>
    <w:p w14:paraId="3C15C4D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2A2D3CC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482765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03AB3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73CC7096"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5082441"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4638B89"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 xml:space="preserve">Date: </w:t>
      </w:r>
    </w:p>
    <w:p w14:paraId="19ECC9E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2C0A9988"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2DB0BE7D"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R.148D(2)</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t xml:space="preserve"> </w:t>
      </w:r>
      <w:r w:rsidRPr="00DF53AE">
        <w:rPr>
          <w:rFonts w:ascii="Times New Roman" w:hAnsi="Times New Roman" w:cs="Times New Roman"/>
          <w:b/>
          <w:caps/>
          <w:lang w:val="en-GB" w:eastAsia="zh-CN"/>
        </w:rPr>
        <w:t>form 45c</w:t>
      </w:r>
    </w:p>
    <w:p w14:paraId="7088913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4237894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679944C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7DF048A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062112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DCFA9D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62B47C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411F8FD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(Name of Parent / Guardian)</w:t>
      </w:r>
    </w:p>
    <w:p w14:paraId="72DE6EF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5A53F29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dealt with / made a Care and Protection Order/Enhanced Care and Protection Order/Family Guidance Order* in respect of the above-named child/young person*.</w:t>
      </w:r>
    </w:p>
    <w:p w14:paraId="618E643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Director-General/Protector/Approved Welfare Officer* has made an application for the appropriate orders under the following provision(s):</w:t>
      </w:r>
    </w:p>
    <w:p w14:paraId="2EA8931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14208B4A"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3F8C61D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079315CF"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30B8545B"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2A88FCB4"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64535078"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6B42E59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 xml:space="preserve"> ….………………………</w:t>
      </w:r>
    </w:p>
    <w:p w14:paraId="006E64B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r>
      <w:r w:rsidRPr="00DF53AE">
        <w:rPr>
          <w:rFonts w:ascii="Times New Roman" w:hAnsi="Times New Roman" w:cs="Times New Roman"/>
        </w:rPr>
        <w:tab/>
        <w:t>District Judge / Magistrate</w:t>
      </w:r>
    </w:p>
    <w:p w14:paraId="261B77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Department …………………………</w:t>
      </w:r>
    </w:p>
    <w:p w14:paraId="06D00F2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 xml:space="preserve">Received the duplicate of this process on the ________day of __________________, 20_____.                                                                                                          </w:t>
      </w:r>
    </w:p>
    <w:p w14:paraId="76E3018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7DBFA2B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3BD29EA6"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1A1D217F"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6A9ABAC8"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CFC8CF5"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0FB867FA"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079948C"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3449793"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977BEA4"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1D9640F"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4BE05C0E"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R.148D(3)</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45d</w:t>
      </w:r>
    </w:p>
    <w:p w14:paraId="79385F4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02ACDB20"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3C5F1F7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2847AF1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6115DEEC"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1F15F973"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290F71F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b/>
          <w:u w:val="single"/>
        </w:rPr>
      </w:pPr>
      <w:r w:rsidRPr="00DF53AE">
        <w:rPr>
          <w:rFonts w:ascii="Times New Roman" w:hAnsi="Times New Roman" w:cs="Times New Roman"/>
          <w:b/>
          <w:u w:val="single"/>
        </w:rPr>
        <w:t xml:space="preserve">APPLICATION BY PARENT / GUARDIAN* OF CHILD OR YOUNG PERSON </w:t>
      </w:r>
    </w:p>
    <w:p w14:paraId="5093EB9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5C2F2E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rPr>
      </w:pPr>
      <w:r w:rsidRPr="00DF53AE">
        <w:rPr>
          <w:rFonts w:ascii="Times New Roman" w:hAnsi="Times New Roman" w:cs="Times New Roman"/>
        </w:rPr>
        <w:t>I, ________ (NRIC No./ID No: ____________ )  the parent/guardian* of the undermentioned  child/young person hereby apply to the Youth Court under the undermentioned provision(s) for the appropriate orders to be made under the Children and Young Persons Act (Cap 38) :</w:t>
      </w:r>
    </w:p>
    <w:p w14:paraId="32ED4DF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4D5434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1483551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0D62FED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Case Number: CPO/ECPO/BPC/FGO/* ____________</w:t>
      </w:r>
    </w:p>
    <w:p w14:paraId="29D812A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6150EE4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8D30B6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69BC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A75F4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 xml:space="preserve">s49(1D) – Application for review of determination or variation of determination by Director-General or protector </w:t>
      </w:r>
    </w:p>
    <w:p w14:paraId="3A3D62E5"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5) – Application for determination of decision by Director-General or protector or care-giver for child or young person under Care and Protection Order</w:t>
      </w:r>
    </w:p>
    <w:p w14:paraId="6007BFC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24555EA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11) – Application for leave to apply for variation or discharge of Enhanced Care and Protection Order</w:t>
      </w:r>
    </w:p>
    <w:p w14:paraId="7A1C33C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3) – Application for determination of decision by Director-General or protector or care-giver for child or young person under Enhanced Care and Protection Order</w:t>
      </w:r>
    </w:p>
    <w:p w14:paraId="26FC6691"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3BF77E8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20BEB1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p>
    <w:p w14:paraId="4EB40EF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CB026D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CF475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6F0E63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2BBBC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7496D2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66EE8A6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68415615"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D903F58"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1DAD30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12DEBF5D"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6600404"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C86CDE5"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Date:</w:t>
      </w:r>
    </w:p>
    <w:p w14:paraId="4A9585C2"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65394CD3" w14:textId="77777777" w:rsidR="00DF53AE" w:rsidRPr="00DF53AE" w:rsidRDefault="00DF53AE" w:rsidP="00DF53AE">
      <w:pPr>
        <w:spacing w:after="0"/>
        <w:divId w:val="2116439976"/>
        <w:rPr>
          <w:rFonts w:asciiTheme="minorHAnsi" w:hAnsiTheme="minorHAnsi" w:cstheme="minorBidi"/>
        </w:rPr>
      </w:pPr>
    </w:p>
    <w:p w14:paraId="62452353"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11691DD8"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w:t>
      </w:r>
      <w:proofErr w:type="gramStart"/>
      <w:r w:rsidRPr="00DF53AE">
        <w:rPr>
          <w:rFonts w:ascii="Times New Roman" w:hAnsi="Times New Roman" w:cs="Times New Roman"/>
          <w:caps/>
          <w:sz w:val="20"/>
          <w:szCs w:val="20"/>
          <w:lang w:val="en-GB" w:eastAsia="zh-CN"/>
        </w:rPr>
        <w:t>D(</w:t>
      </w:r>
      <w:proofErr w:type="gramEnd"/>
      <w:r w:rsidRPr="00DF53AE">
        <w:rPr>
          <w:rFonts w:ascii="Times New Roman" w:hAnsi="Times New Roman" w:cs="Times New Roman"/>
          <w:caps/>
          <w:sz w:val="20"/>
          <w:szCs w:val="20"/>
          <w:lang w:val="en-GB" w:eastAsia="zh-CN"/>
        </w:rPr>
        <w:t>4)</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45E</w:t>
      </w:r>
    </w:p>
    <w:p w14:paraId="08AA902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12691A3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p>
    <w:p w14:paraId="651F4EA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7D18352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24BB072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360D7C98"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E7193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2634B63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F3F73E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(Director-General of Social Welfare / Protector)</w:t>
      </w:r>
    </w:p>
    <w:p w14:paraId="504F7FC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14E4C01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made a Care and Protection Order / Enhanced Care and Protection Order / Family Guidance Order* in respect of the above-named child/young person*.</w:t>
      </w:r>
    </w:p>
    <w:p w14:paraId="26AB10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parent or guardian has made an application for the appropriate orders under the following provision(s):</w:t>
      </w:r>
    </w:p>
    <w:p w14:paraId="0BB02A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0049A9D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250629CD"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787E5EE2"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230B024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7863597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166D5912"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7BFECB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w:t>
      </w:r>
    </w:p>
    <w:p w14:paraId="78DD3D2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District Judge / Magistrate</w:t>
      </w:r>
    </w:p>
    <w:p w14:paraId="5A7FFEAC"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Department …………………………</w:t>
      </w:r>
    </w:p>
    <w:p w14:paraId="7B59EFE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Received the duplicate of this process on the ________day of __________________, 20_____.</w:t>
      </w:r>
    </w:p>
    <w:p w14:paraId="4455BF4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28979D33"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0A72AF74" w14:textId="77777777" w:rsidR="00DF53AE" w:rsidRDefault="00DF53AE" w:rsidP="00DF53AE">
      <w:pPr>
        <w:divId w:val="2116439976"/>
        <w:rPr>
          <w:rFonts w:ascii="Times New Roman" w:hAnsi="Times New Roman" w:cs="Times New Roman"/>
          <w:sz w:val="20"/>
          <w:szCs w:val="20"/>
        </w:rPr>
      </w:pPr>
    </w:p>
    <w:p w14:paraId="27B1BB14" w14:textId="77777777" w:rsidR="00DF53AE" w:rsidRPr="006F2CA2" w:rsidRDefault="00DF53AE" w:rsidP="006F2CA2">
      <w:pPr>
        <w:spacing w:before="0" w:after="200" w:line="276" w:lineRule="auto"/>
        <w:divId w:val="2116439976"/>
        <w:rPr>
          <w:rFonts w:ascii="Times New Roman" w:hAnsi="Times New Roman" w:cs="Times New Roman"/>
          <w:sz w:val="26"/>
          <w:szCs w:val="20"/>
          <w:lang w:val="en-GB" w:eastAsia="en-US"/>
        </w:rPr>
      </w:pPr>
    </w:p>
    <w:tbl>
      <w:tblPr>
        <w:tblW w:w="7576" w:type="dxa"/>
        <w:jc w:val="center"/>
        <w:tblLook w:val="04A0" w:firstRow="1" w:lastRow="0" w:firstColumn="1" w:lastColumn="0" w:noHBand="0" w:noVBand="1"/>
      </w:tblPr>
      <w:tblGrid>
        <w:gridCol w:w="5436"/>
        <w:gridCol w:w="2140"/>
      </w:tblGrid>
      <w:tr w:rsidR="006F2CA2" w:rsidRPr="006F2CA2" w14:paraId="0D202E33" w14:textId="77777777" w:rsidTr="006F2CA2">
        <w:trPr>
          <w:divId w:val="2116439976"/>
          <w:cantSplit/>
          <w:jc w:val="center"/>
        </w:trPr>
        <w:tc>
          <w:tcPr>
            <w:tcW w:w="7576" w:type="dxa"/>
            <w:gridSpan w:val="2"/>
          </w:tcPr>
          <w:p w14:paraId="69CABC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14:paraId="21A9E0C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14:paraId="5764FD6C" w14:textId="77777777" w:rsidTr="006F2CA2">
        <w:trPr>
          <w:gridAfter w:val="1"/>
          <w:divId w:val="2116439976"/>
          <w:wAfter w:w="2140" w:type="dxa"/>
          <w:cantSplit/>
          <w:jc w:val="center"/>
        </w:trPr>
        <w:tc>
          <w:tcPr>
            <w:tcW w:w="5436" w:type="dxa"/>
          </w:tcPr>
          <w:p w14:paraId="26990517"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50A2083" w14:textId="77777777" w:rsidTr="006F2CA2">
        <w:trPr>
          <w:divId w:val="2116439976"/>
          <w:cantSplit/>
          <w:jc w:val="center"/>
        </w:trPr>
        <w:tc>
          <w:tcPr>
            <w:tcW w:w="7576" w:type="dxa"/>
            <w:gridSpan w:val="2"/>
          </w:tcPr>
          <w:p w14:paraId="585B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87501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7BC707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7B8E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2805E40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14:paraId="708E030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14:paraId="4F0F73E2" w14:textId="77777777" w:rsidTr="00ED7FA2">
        <w:trPr>
          <w:divId w:val="2116439976"/>
          <w:cantSplit/>
        </w:trPr>
        <w:tc>
          <w:tcPr>
            <w:tcW w:w="8364" w:type="dxa"/>
            <w:gridSpan w:val="3"/>
          </w:tcPr>
          <w:p w14:paraId="131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14:paraId="73803282" w14:textId="77777777" w:rsidTr="00ED7FA2">
        <w:trPr>
          <w:divId w:val="2116439976"/>
          <w:cantSplit/>
        </w:trPr>
        <w:tc>
          <w:tcPr>
            <w:tcW w:w="1834" w:type="dxa"/>
          </w:tcPr>
          <w:p w14:paraId="1EDD92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14:paraId="354FB3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D9AEE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B66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14:paraId="2F192A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AE29CF3" w14:textId="77777777" w:rsidTr="00ED7FA2">
        <w:trPr>
          <w:divId w:val="2116439976"/>
          <w:cantSplit/>
        </w:trPr>
        <w:tc>
          <w:tcPr>
            <w:tcW w:w="8364" w:type="dxa"/>
            <w:gridSpan w:val="3"/>
          </w:tcPr>
          <w:p w14:paraId="181EA6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291CFC9E" w14:textId="77777777" w:rsidTr="00ED7FA2">
        <w:trPr>
          <w:divId w:val="2116439976"/>
          <w:cantSplit/>
        </w:trPr>
        <w:tc>
          <w:tcPr>
            <w:tcW w:w="8364" w:type="dxa"/>
            <w:gridSpan w:val="3"/>
          </w:tcPr>
          <w:p w14:paraId="12AC06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C8E7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30D94F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BBA1D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E0CB22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581AF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1E4070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5A065AA4" w14:textId="77777777" w:rsidTr="00ED7FA2">
        <w:trPr>
          <w:divId w:val="2116439976"/>
          <w:cantSplit/>
        </w:trPr>
        <w:tc>
          <w:tcPr>
            <w:tcW w:w="8364" w:type="dxa"/>
            <w:gridSpan w:val="3"/>
          </w:tcPr>
          <w:p w14:paraId="5813F3B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078B34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01828CC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74136026" w14:textId="77777777" w:rsidTr="006F2CA2">
              <w:trPr>
                <w:cantSplit/>
                <w:jc w:val="center"/>
              </w:trPr>
              <w:tc>
                <w:tcPr>
                  <w:tcW w:w="7140" w:type="dxa"/>
                </w:tcPr>
                <w:p w14:paraId="08605E6E" w14:textId="77777777" w:rsidR="006F2CA2" w:rsidRPr="006F2CA2" w:rsidRDefault="006F2CA2" w:rsidP="00892A9E">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xml:space="preserve">], solicitor for the abovenamed Plaintiff whose </w:t>
                  </w:r>
                  <w:proofErr w:type="gramStart"/>
                  <w:r w:rsidRPr="006F2CA2">
                    <w:rPr>
                      <w:rFonts w:ascii="Times New Roman" w:hAnsi="Times New Roman" w:cs="Times New Roman"/>
                      <w:sz w:val="22"/>
                      <w:szCs w:val="20"/>
                      <w:lang w:val="en-GB" w:eastAsia="en-US"/>
                    </w:rPr>
                    <w:t>particulars are</w:t>
                  </w:r>
                  <w:proofErr w:type="gramEnd"/>
                  <w:r w:rsidRPr="006F2CA2">
                    <w:rPr>
                      <w:rFonts w:ascii="Times New Roman" w:hAnsi="Times New Roman" w:cs="Times New Roman"/>
                      <w:sz w:val="22"/>
                      <w:szCs w:val="20"/>
                      <w:lang w:val="en-GB" w:eastAsia="en-US"/>
                    </w:rPr>
                    <w:t xml:space="preserv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48B4B470" w14:textId="77777777" w:rsidTr="006F2CA2">
              <w:trPr>
                <w:cantSplit/>
                <w:jc w:val="center"/>
              </w:trPr>
              <w:tc>
                <w:tcPr>
                  <w:tcW w:w="7140" w:type="dxa"/>
                </w:tcPr>
                <w:p w14:paraId="265C945E" w14:textId="77777777" w:rsidR="006F2CA2" w:rsidRPr="006F2CA2" w:rsidRDefault="006F2CA2" w:rsidP="00892A9E">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0122DD" w14:textId="77777777" w:rsidTr="006F2CA2">
              <w:trPr>
                <w:cantSplit/>
                <w:jc w:val="center"/>
              </w:trPr>
              <w:tc>
                <w:tcPr>
                  <w:tcW w:w="7140" w:type="dxa"/>
                </w:tcPr>
                <w:p w14:paraId="577B01CE" w14:textId="77777777" w:rsidR="006F2CA2" w:rsidRPr="006F2CA2" w:rsidRDefault="006F2CA2" w:rsidP="00892A9E">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7A348C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E2B177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262FF3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18A3ACE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5A2C11B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67AFD15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EFE3A1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14:paraId="0EAD96E1" w14:textId="77777777" w:rsidTr="00ED7FA2">
        <w:trPr>
          <w:divId w:val="2116439976"/>
          <w:cantSplit/>
        </w:trPr>
        <w:tc>
          <w:tcPr>
            <w:tcW w:w="8364" w:type="dxa"/>
            <w:gridSpan w:val="3"/>
          </w:tcPr>
          <w:p w14:paraId="40D035D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14:paraId="3481E43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14:paraId="2F9D8D62" w14:textId="77777777" w:rsidTr="006F2CA2">
        <w:trPr>
          <w:divId w:val="2116439976"/>
          <w:cantSplit/>
          <w:jc w:val="center"/>
        </w:trPr>
        <w:tc>
          <w:tcPr>
            <w:tcW w:w="7120" w:type="dxa"/>
            <w:gridSpan w:val="3"/>
          </w:tcPr>
          <w:p w14:paraId="761C1D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14:paraId="6C66A343" w14:textId="77777777" w:rsidTr="006F2CA2">
        <w:trPr>
          <w:divId w:val="2116439976"/>
          <w:cantSplit/>
          <w:jc w:val="center"/>
        </w:trPr>
        <w:tc>
          <w:tcPr>
            <w:tcW w:w="1420" w:type="dxa"/>
          </w:tcPr>
          <w:p w14:paraId="4A45C43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14:paraId="718637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1091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7BCD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14:paraId="123A94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5A430D59" w14:textId="77777777" w:rsidTr="006F2CA2">
        <w:trPr>
          <w:divId w:val="2116439976"/>
          <w:cantSplit/>
          <w:jc w:val="center"/>
        </w:trPr>
        <w:tc>
          <w:tcPr>
            <w:tcW w:w="7120" w:type="dxa"/>
            <w:gridSpan w:val="3"/>
          </w:tcPr>
          <w:p w14:paraId="38922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22CC63BB" w14:textId="77777777" w:rsidTr="006F2CA2">
        <w:trPr>
          <w:divId w:val="2116439976"/>
          <w:cantSplit/>
          <w:jc w:val="center"/>
        </w:trPr>
        <w:tc>
          <w:tcPr>
            <w:tcW w:w="7120" w:type="dxa"/>
            <w:gridSpan w:val="3"/>
          </w:tcPr>
          <w:p w14:paraId="5963F3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6A791D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361F3A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FCD74D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2807F27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FD5E265" w14:textId="77777777" w:rsidTr="006F2CA2">
              <w:trPr>
                <w:cantSplit/>
                <w:jc w:val="center"/>
              </w:trPr>
              <w:tc>
                <w:tcPr>
                  <w:tcW w:w="7140" w:type="dxa"/>
                </w:tcPr>
                <w:p w14:paraId="53EC6B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xml:space="preserve">], solicitor for the abovenamed Plaintiff whose </w:t>
                  </w:r>
                  <w:proofErr w:type="gramStart"/>
                  <w:r w:rsidRPr="006F2CA2">
                    <w:rPr>
                      <w:rFonts w:ascii="Times New Roman" w:hAnsi="Times New Roman" w:cs="Times New Roman"/>
                      <w:sz w:val="22"/>
                      <w:szCs w:val="20"/>
                      <w:lang w:val="en-GB" w:eastAsia="en-US"/>
                    </w:rPr>
                    <w:t>particulars are</w:t>
                  </w:r>
                  <w:proofErr w:type="gramEnd"/>
                  <w:r w:rsidRPr="006F2CA2">
                    <w:rPr>
                      <w:rFonts w:ascii="Times New Roman" w:hAnsi="Times New Roman" w:cs="Times New Roman"/>
                      <w:sz w:val="22"/>
                      <w:szCs w:val="20"/>
                      <w:lang w:val="en-GB" w:eastAsia="en-US"/>
                    </w:rPr>
                    <w:t xml:space="preserv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FE6B7CE" w14:textId="77777777" w:rsidTr="006F2CA2">
              <w:trPr>
                <w:cantSplit/>
                <w:jc w:val="center"/>
              </w:trPr>
              <w:tc>
                <w:tcPr>
                  <w:tcW w:w="7140" w:type="dxa"/>
                </w:tcPr>
                <w:p w14:paraId="3B5B12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6F26A1B6" w14:textId="77777777" w:rsidTr="006F2CA2">
              <w:trPr>
                <w:cantSplit/>
                <w:jc w:val="center"/>
              </w:trPr>
              <w:tc>
                <w:tcPr>
                  <w:tcW w:w="7140" w:type="dxa"/>
                </w:tcPr>
                <w:p w14:paraId="4126235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816AC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58E619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0E7A935E"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0F74487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7B0C52A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161ACF4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14:paraId="09AFFF46" w14:textId="77777777" w:rsidTr="006F2CA2">
        <w:trPr>
          <w:divId w:val="2116439976"/>
          <w:cantSplit/>
          <w:jc w:val="center"/>
        </w:trPr>
        <w:tc>
          <w:tcPr>
            <w:tcW w:w="7140" w:type="dxa"/>
            <w:gridSpan w:val="3"/>
          </w:tcPr>
          <w:p w14:paraId="1D8EC8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14:paraId="394B5957" w14:textId="77777777" w:rsidTr="006F2CA2">
        <w:trPr>
          <w:divId w:val="2116439976"/>
          <w:cantSplit/>
          <w:jc w:val="center"/>
        </w:trPr>
        <w:tc>
          <w:tcPr>
            <w:tcW w:w="1520" w:type="dxa"/>
          </w:tcPr>
          <w:p w14:paraId="3FE0C93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2D932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290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6BB5D2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35C7B95D" w14:textId="77777777" w:rsidTr="006F2CA2">
        <w:trPr>
          <w:divId w:val="2116439976"/>
          <w:cantSplit/>
          <w:jc w:val="center"/>
        </w:trPr>
        <w:tc>
          <w:tcPr>
            <w:tcW w:w="7140" w:type="dxa"/>
            <w:gridSpan w:val="3"/>
          </w:tcPr>
          <w:p w14:paraId="1AAF3A3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4F5A3B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53BBF5C2"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6CCFEAB1"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F6B729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819345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59FB0F0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F7C7CA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32AEEB91" w14:textId="77777777" w:rsidTr="006F2CA2">
        <w:trPr>
          <w:divId w:val="2116439976"/>
          <w:cantSplit/>
          <w:jc w:val="center"/>
        </w:trPr>
        <w:tc>
          <w:tcPr>
            <w:tcW w:w="7140" w:type="dxa"/>
            <w:gridSpan w:val="3"/>
          </w:tcPr>
          <w:p w14:paraId="4A1EE75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1E9D1A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0BFBF4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5BDFC5A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B8FE7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14:paraId="3F035D99" w14:textId="77777777" w:rsidTr="001720DF">
        <w:trPr>
          <w:divId w:val="2116439976"/>
          <w:cantSplit/>
        </w:trPr>
        <w:tc>
          <w:tcPr>
            <w:tcW w:w="8079" w:type="dxa"/>
            <w:gridSpan w:val="3"/>
          </w:tcPr>
          <w:p w14:paraId="5AA675D5"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14:paraId="37ED0B8D" w14:textId="77777777" w:rsidTr="001720DF">
        <w:trPr>
          <w:divId w:val="2116439976"/>
          <w:cantSplit/>
        </w:trPr>
        <w:tc>
          <w:tcPr>
            <w:tcW w:w="1336" w:type="dxa"/>
          </w:tcPr>
          <w:p w14:paraId="7F2A7BAA"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14:paraId="1BD714B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14:paraId="25431A09"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14:paraId="1A4A856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1D9BCF61" w14:textId="77777777" w:rsidTr="001720DF">
        <w:trPr>
          <w:divId w:val="2116439976"/>
          <w:cantSplit/>
        </w:trPr>
        <w:tc>
          <w:tcPr>
            <w:tcW w:w="8079" w:type="dxa"/>
            <w:gridSpan w:val="3"/>
          </w:tcPr>
          <w:p w14:paraId="1BE0E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14:paraId="77F72A19" w14:textId="77777777" w:rsidTr="001720DF">
        <w:trPr>
          <w:divId w:val="2116439976"/>
          <w:cantSplit/>
        </w:trPr>
        <w:tc>
          <w:tcPr>
            <w:tcW w:w="8079" w:type="dxa"/>
            <w:gridSpan w:val="3"/>
          </w:tcPr>
          <w:p w14:paraId="7D6F817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39C6D2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B8666B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E1F821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69CEF071"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42EB067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4D635D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5668764" w14:textId="77777777" w:rsidTr="001720DF">
        <w:trPr>
          <w:divId w:val="2116439976"/>
          <w:cantSplit/>
        </w:trPr>
        <w:tc>
          <w:tcPr>
            <w:tcW w:w="8079" w:type="dxa"/>
            <w:gridSpan w:val="3"/>
          </w:tcPr>
          <w:p w14:paraId="6016ECC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6A8582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1EF3FE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1164DC5D"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2964FC9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14:paraId="10C9EE2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4F067A9E" w14:textId="77777777" w:rsidTr="006F2CA2">
              <w:trPr>
                <w:cantSplit/>
                <w:jc w:val="center"/>
              </w:trPr>
              <w:tc>
                <w:tcPr>
                  <w:tcW w:w="7139" w:type="dxa"/>
                  <w:gridSpan w:val="3"/>
                </w:tcPr>
                <w:p w14:paraId="223B1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14:paraId="299C24CA" w14:textId="77777777" w:rsidTr="006F2CA2">
              <w:trPr>
                <w:cantSplit/>
                <w:jc w:val="center"/>
              </w:trPr>
              <w:tc>
                <w:tcPr>
                  <w:tcW w:w="1580" w:type="dxa"/>
                </w:tcPr>
                <w:p w14:paraId="469AE3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3F1C58DB"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3D89A592"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64A1AD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74F194B" w14:textId="77777777" w:rsidTr="006F2CA2">
              <w:trPr>
                <w:cantSplit/>
                <w:jc w:val="center"/>
              </w:trPr>
              <w:tc>
                <w:tcPr>
                  <w:tcW w:w="7139" w:type="dxa"/>
                  <w:gridSpan w:val="3"/>
                </w:tcPr>
                <w:p w14:paraId="663C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2E6924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roofErr w:type="gramStart"/>
                  <w:r w:rsidRPr="006F2CA2">
                    <w:rPr>
                      <w:rFonts w:ascii="Times New Roman" w:hAnsi="Times New Roman" w:cs="Times New Roman"/>
                      <w:sz w:val="22"/>
                      <w:szCs w:val="20"/>
                      <w:lang w:val="en-GB" w:eastAsia="en-US"/>
                    </w:rPr>
                    <w:t>  )</w:t>
                  </w:r>
                  <w:proofErr w:type="gramEnd"/>
                </w:p>
                <w:p w14:paraId="12B0B6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205EA1B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696DA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E749F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4B1FD7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F9236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an Application by (names of Applicant(s))</w:t>
                  </w:r>
                </w:p>
              </w:tc>
            </w:tr>
          </w:tbl>
          <w:p w14:paraId="408A32C1"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548A0680" w14:textId="77777777" w:rsidTr="006F2CA2">
        <w:trPr>
          <w:gridAfter w:val="1"/>
          <w:divId w:val="2116439976"/>
          <w:wAfter w:w="698" w:type="dxa"/>
          <w:cantSplit/>
          <w:jc w:val="center"/>
        </w:trPr>
        <w:tc>
          <w:tcPr>
            <w:tcW w:w="5894" w:type="dxa"/>
          </w:tcPr>
          <w:p w14:paraId="2DC2386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0EFB2A14"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76C80423" w14:textId="77777777" w:rsidTr="006F2CA2">
        <w:trPr>
          <w:divId w:val="2116439976"/>
          <w:cantSplit/>
          <w:jc w:val="center"/>
        </w:trPr>
        <w:tc>
          <w:tcPr>
            <w:tcW w:w="8269" w:type="dxa"/>
            <w:gridSpan w:val="3"/>
          </w:tcPr>
          <w:p w14:paraId="4E28300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7253B35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14:paraId="1014F258"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14:paraId="0EA1E1AE"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735B7D2A"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7DDB3D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2F49E5A6"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0FBEC45"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BA3DA2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7F5B248"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7C56E5E"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C27C98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D6A9DB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14:paraId="7E31BB10"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54E25490" w14:textId="77777777" w:rsidR="006F2CA2" w:rsidRPr="006F2CA2" w:rsidRDefault="006F2CA2" w:rsidP="006172E9">
      <w:pPr>
        <w:numPr>
          <w:ilvl w:val="0"/>
          <w:numId w:val="10"/>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14:paraId="09D30CFB"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00A5A58C"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14:paraId="6DCC8D5A" w14:textId="77777777"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14:paraId="5B5796F4" w14:textId="77777777"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14:paraId="4A46EB2D" w14:textId="77777777"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1DB903B4"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5DCFC883"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14:paraId="074C254E"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14:paraId="0F3FE167"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20B6EB83"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14:paraId="2475B1D2"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523385B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14:paraId="1D9E128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14:paraId="5438A1D9" w14:textId="77777777" w:rsidR="006F2CA2" w:rsidRPr="006F2CA2" w:rsidRDefault="006F2CA2" w:rsidP="006172E9">
      <w:pPr>
        <w:numPr>
          <w:ilvl w:val="0"/>
          <w:numId w:val="11"/>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1BA5EA82" w14:textId="77777777"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14:paraId="47224D8D" w14:textId="77777777"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14:paraId="0A05E9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FD2EE1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14:paraId="7A056D2D"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14:paraId="3D3A62B7"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14:paraId="03E9DAA1"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3D75054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D58C791"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ECDDC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7057F99"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08FCFC08"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14:paraId="6C5D8483"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5AB18BF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853CF5C"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246D895" w14:textId="77777777" w:rsidR="006F2CA2" w:rsidRPr="006F2CA2" w:rsidRDefault="006F2CA2" w:rsidP="006172E9">
      <w:pPr>
        <w:numPr>
          <w:ilvl w:val="0"/>
          <w:numId w:val="12"/>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14:paraId="22EFB601" w14:textId="77777777" w:rsidR="006F2CA2" w:rsidRPr="006F2CA2" w:rsidRDefault="006F2CA2" w:rsidP="006172E9">
      <w:pPr>
        <w:numPr>
          <w:ilvl w:val="0"/>
          <w:numId w:val="12"/>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26112A" w14:textId="77777777"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14:paraId="0C6D5912"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9FEAEBA"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A81EF56" w14:textId="77777777" w:rsidR="006F2CA2" w:rsidRPr="006F2CA2" w:rsidRDefault="006F2CA2" w:rsidP="006172E9">
      <w:pPr>
        <w:numPr>
          <w:ilvl w:val="0"/>
          <w:numId w:val="13"/>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5C780F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1AAA16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9FFA07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EBB2B0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14:paraId="6D6F724E"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6780F96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14:paraId="59ED6B0A"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0430516D"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4CB08090"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2A40F678" w14:textId="77777777" w:rsidR="006F2CA2" w:rsidRPr="006F2CA2" w:rsidRDefault="006F2CA2" w:rsidP="006172E9">
      <w:pPr>
        <w:numPr>
          <w:ilvl w:val="0"/>
          <w:numId w:val="14"/>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14:paraId="193C317D" w14:textId="77777777" w:rsidR="006F2CA2" w:rsidRPr="006F2CA2" w:rsidRDefault="006F2CA2" w:rsidP="006172E9">
      <w:pPr>
        <w:numPr>
          <w:ilvl w:val="0"/>
          <w:numId w:val="14"/>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35433E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FBC20DE"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14:paraId="1F45CF80"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14:paraId="543615E0" w14:textId="77777777" w:rsidR="006F2CA2" w:rsidRPr="006F2CA2" w:rsidRDefault="006F2CA2" w:rsidP="006172E9">
      <w:pPr>
        <w:numPr>
          <w:ilvl w:val="0"/>
          <w:numId w:val="15"/>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14:paraId="39F20AF1"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159A8DDB" w14:textId="77777777"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6540B6EA"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7EB61D39"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w:t>
      </w:r>
      <w:proofErr w:type="gramStart"/>
      <w:r w:rsidRPr="006F2CA2">
        <w:rPr>
          <w:rFonts w:ascii="Times New Roman" w:hAnsi="Times New Roman" w:cs="Times New Roman"/>
          <w:sz w:val="26"/>
          <w:szCs w:val="20"/>
          <w:lang w:val="en-GB" w:eastAsia="en-US"/>
        </w:rPr>
        <w:t>)./</w:t>
      </w:r>
      <w:proofErr w:type="gramEnd"/>
      <w:r w:rsidRPr="006F2CA2">
        <w:rPr>
          <w:rFonts w:ascii="Times New Roman" w:hAnsi="Times New Roman" w:cs="Times New Roman"/>
          <w:sz w:val="26"/>
          <w:szCs w:val="20"/>
          <w:lang w:val="en-GB" w:eastAsia="en-US"/>
        </w:rPr>
        <w:t>* Beneficiary lacks capacity within the meaning of the Mental Capacity Act (Cap. 177A)</w:t>
      </w:r>
    </w:p>
    <w:p w14:paraId="2B8C1B54"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14:paraId="390136A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14:paraId="7E9AE6B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14:paraId="17927F02" w14:textId="77777777" w:rsidR="006F2CA2" w:rsidRPr="006F2CA2" w:rsidRDefault="006F2CA2" w:rsidP="006172E9">
      <w:pPr>
        <w:numPr>
          <w:ilvl w:val="0"/>
          <w:numId w:val="1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6A1F38E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4AD7EE0F"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58D488F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6C9866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D9DF12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14:paraId="1F3987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w:t>
      </w:r>
      <w:proofErr w:type="gramStart"/>
      <w:r w:rsidRPr="006F2CA2">
        <w:rPr>
          <w:rFonts w:ascii="Times New Roman" w:eastAsia="Calibri" w:hAnsi="Times New Roman" w:cs="Times New Roman"/>
          <w:color w:val="000000"/>
          <w:lang w:val="en-GB" w:eastAsia="en-US"/>
        </w:rPr>
        <w:t>grant</w:t>
      </w:r>
      <w:proofErr w:type="gramEnd"/>
      <w:r w:rsidRPr="006F2CA2">
        <w:rPr>
          <w:rFonts w:ascii="Times New Roman" w:eastAsia="Calibri" w:hAnsi="Times New Roman" w:cs="Times New Roman"/>
          <w:color w:val="000000"/>
          <w:lang w:val="en-GB" w:eastAsia="en-US"/>
        </w:rPr>
        <w:t xml:space="preserve"> but the rights have been cleared off in the manner stated: </w:t>
      </w:r>
    </w:p>
    <w:p w14:paraId="7D0044F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636A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14:paraId="16F069C7"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14:paraId="2016BE2D"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14:paraId="238A97BF"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14:paraId="16EC343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14:paraId="7E9C9DF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There is no minority interest in the </w:t>
      </w:r>
      <w:proofErr w:type="gramStart"/>
      <w:r w:rsidRPr="006F2CA2">
        <w:rPr>
          <w:rFonts w:ascii="Times New Roman" w:eastAsia="Calibri" w:hAnsi="Times New Roman" w:cs="Times New Roman"/>
          <w:color w:val="000000"/>
          <w:lang w:val="en-GB" w:eastAsia="en-US"/>
        </w:rPr>
        <w:t>estate./</w:t>
      </w:r>
      <w:proofErr w:type="gramEnd"/>
      <w:r w:rsidRPr="006F2CA2">
        <w:rPr>
          <w:rFonts w:ascii="Times New Roman" w:eastAsia="Calibri" w:hAnsi="Times New Roman" w:cs="Times New Roman"/>
          <w:color w:val="000000"/>
          <w:lang w:val="en-GB" w:eastAsia="en-US"/>
        </w:rPr>
        <w:t>There are minority interests in the estate as follows*:</w:t>
      </w:r>
    </w:p>
    <w:p w14:paraId="5964E11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1C6A4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14:paraId="7326ED3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14:paraId="3767C16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748070" w14:textId="77777777"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14:paraId="6A701C9B"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14:paraId="6A0650EE"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14:paraId="0F5BA68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14:paraId="4A0FA038"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14:paraId="548259C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14:paraId="27BA6A61"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358FCB3A"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14:paraId="68744E8E"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14:paraId="50F6794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A983F0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14:paraId="5DB721B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14:paraId="55958DCC" w14:textId="77777777" w:rsidR="006F2CA2" w:rsidRPr="006F2CA2" w:rsidRDefault="006F2CA2" w:rsidP="006172E9">
      <w:pPr>
        <w:numPr>
          <w:ilvl w:val="0"/>
          <w:numId w:val="18"/>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656DB1E9" w14:textId="77777777"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w:t>
      </w:r>
      <w:proofErr w:type="gramStart"/>
      <w:r w:rsidRPr="006F2CA2">
        <w:rPr>
          <w:rFonts w:ascii="Times New Roman" w:eastAsia="Calibri" w:hAnsi="Times New Roman" w:cs="Times New Roman"/>
          <w:color w:val="000000"/>
          <w:lang w:val="en-GB" w:eastAsia="en-US"/>
        </w:rPr>
        <w:t>died./</w:t>
      </w:r>
      <w:proofErr w:type="gramEnd"/>
      <w:r w:rsidRPr="006F2CA2">
        <w:rPr>
          <w:rFonts w:ascii="Times New Roman" w:eastAsia="Calibri" w:hAnsi="Times New Roman" w:cs="Times New Roman"/>
          <w:color w:val="000000"/>
          <w:lang w:val="en-GB" w:eastAsia="en-US"/>
        </w:rPr>
        <w:t xml:space="preserve">The executors named in the Will have renounced probate and execution of the Will./The testator did not in the Will name any residuary legatee*. </w:t>
      </w:r>
    </w:p>
    <w:p w14:paraId="3C4F1994" w14:textId="77777777"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14:paraId="419505C0"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D0A7F6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Administration — </w:t>
      </w:r>
      <w:proofErr w:type="spellStart"/>
      <w:r w:rsidRPr="006F2CA2">
        <w:rPr>
          <w:rFonts w:ascii="Times New Roman" w:eastAsia="Calibri" w:hAnsi="Times New Roman" w:cs="Times New Roman"/>
          <w:i/>
          <w:iCs/>
          <w:color w:val="000000"/>
          <w:lang w:val="en-GB" w:eastAsia="en-US"/>
        </w:rPr>
        <w:t>Unadministered</w:t>
      </w:r>
      <w:proofErr w:type="spellEnd"/>
      <w:r w:rsidRPr="006F2CA2">
        <w:rPr>
          <w:rFonts w:ascii="Times New Roman" w:eastAsia="Calibri" w:hAnsi="Times New Roman" w:cs="Times New Roman"/>
          <w:i/>
          <w:iCs/>
          <w:color w:val="000000"/>
          <w:lang w:val="en-GB" w:eastAsia="en-US"/>
        </w:rPr>
        <w:t xml:space="preserve"> estate</w:t>
      </w:r>
      <w:r w:rsidRPr="006F2CA2">
        <w:rPr>
          <w:rFonts w:ascii="Times New Roman" w:eastAsia="Calibri" w:hAnsi="Times New Roman" w:cs="Times New Roman"/>
          <w:color w:val="000000"/>
          <w:lang w:val="en-GB" w:eastAsia="en-US"/>
        </w:rPr>
        <w:t xml:space="preserve">. </w:t>
      </w:r>
    </w:p>
    <w:p w14:paraId="66C748EB"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14:paraId="064554CA" w14:textId="77777777"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14:paraId="2CD26EB3"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w:t>
      </w:r>
      <w:proofErr w:type="spellStart"/>
      <w:r w:rsidRPr="006F2CA2">
        <w:rPr>
          <w:rFonts w:ascii="Times New Roman" w:hAnsi="Times New Roman"/>
          <w:lang w:val="en-GB" w:eastAsia="en-US"/>
        </w:rPr>
        <w:t>unadministered</w:t>
      </w:r>
      <w:proofErr w:type="spellEnd"/>
      <w:r w:rsidRPr="006F2CA2">
        <w:rPr>
          <w:rFonts w:ascii="Times New Roman" w:hAnsi="Times New Roman"/>
          <w:lang w:val="en-GB" w:eastAsia="en-US"/>
        </w:rPr>
        <w:t xml:space="preserve">: </w:t>
      </w:r>
    </w:p>
    <w:p w14:paraId="1FED8E0A" w14:textId="77777777"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776ED44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14:paraId="71D25592"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D29C1A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14:paraId="35F6974E"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14:paraId="5017664C"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14:paraId="2CBC5F1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1986A91"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F3D1085" w14:textId="77777777"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14:paraId="44AFA1F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14:paraId="20E5974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E8BBF6"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57F7EF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735D4B2"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72D6EC9"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14:paraId="74FFB862"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14:paraId="11517D9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E4CCD2B"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14:paraId="6367E25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363A1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027B5A3"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4E701697"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14:paraId="3D1F79AB"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14:paraId="7B8B74A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0071B3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14:paraId="1BABB9DD" w14:textId="77777777"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14:paraId="2606258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4DBA3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14:paraId="0916D40C"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14:paraId="4BD178BF"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w:t>
      </w:r>
      <w:proofErr w:type="spellStart"/>
      <w:r w:rsidRPr="006F2CA2">
        <w:rPr>
          <w:rFonts w:ascii="Times New Roman" w:eastAsia="Calibri" w:hAnsi="Times New Roman" w:cs="Times New Roman"/>
          <w:color w:val="000000"/>
          <w:lang w:val="en-GB" w:eastAsia="en-US"/>
        </w:rPr>
        <w:t>Madzhab</w:t>
      </w:r>
      <w:proofErr w:type="spellEnd"/>
      <w:r w:rsidRPr="006F2CA2">
        <w:rPr>
          <w:rFonts w:ascii="Times New Roman" w:eastAsia="Calibri" w:hAnsi="Times New Roman" w:cs="Times New Roman"/>
          <w:color w:val="000000"/>
          <w:lang w:val="en-GB" w:eastAsia="en-US"/>
        </w:rPr>
        <w:t xml:space="preserve"> to which he belonged). </w:t>
      </w:r>
    </w:p>
    <w:p w14:paraId="3E120D8E"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w:t>
      </w:r>
      <w:proofErr w:type="gramStart"/>
      <w:r w:rsidRPr="006F2CA2">
        <w:rPr>
          <w:rFonts w:ascii="Times New Roman" w:eastAsia="Calibri" w:hAnsi="Times New Roman" w:cs="Times New Roman"/>
          <w:color w:val="000000"/>
          <w:lang w:val="en-GB" w:eastAsia="en-US"/>
        </w:rPr>
        <w:t>spinster</w:t>
      </w:r>
      <w:proofErr w:type="gramEnd"/>
      <w:r w:rsidRPr="006F2CA2">
        <w:rPr>
          <w:rFonts w:ascii="Times New Roman" w:eastAsia="Calibri" w:hAnsi="Times New Roman" w:cs="Times New Roman"/>
          <w:color w:val="000000"/>
          <w:lang w:val="en-GB" w:eastAsia="en-US"/>
        </w:rPr>
        <w:t xml:space="preserve"> or bachelor. </w:t>
      </w:r>
    </w:p>
    <w:p w14:paraId="559ED614" w14:textId="77777777" w:rsidR="006F2CA2" w:rsidRPr="006F2CA2" w:rsidRDefault="006F2CA2" w:rsidP="006172E9">
      <w:pPr>
        <w:numPr>
          <w:ilvl w:val="0"/>
          <w:numId w:val="19"/>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14:paraId="2C95B170" w14:textId="77777777" w:rsidTr="006F2CA2">
        <w:trPr>
          <w:divId w:val="2116439976"/>
          <w:trHeight w:val="902"/>
        </w:trPr>
        <w:tc>
          <w:tcPr>
            <w:tcW w:w="2070" w:type="dxa"/>
          </w:tcPr>
          <w:p w14:paraId="4987A0C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14:paraId="732F87C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797BF9"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widow” or, if the deceased was of a religion allowing polygamy, as “the only lawful widow” or “one of the lawful widows” as the case may </w:t>
            </w:r>
            <w:proofErr w:type="gramStart"/>
            <w:r w:rsidRPr="006F2CA2">
              <w:rPr>
                <w:rFonts w:ascii="Times New Roman" w:eastAsia="Calibri" w:hAnsi="Times New Roman" w:cs="Times New Roman"/>
                <w:color w:val="000000"/>
                <w:lang w:val="en-GB" w:eastAsia="en-US"/>
              </w:rPr>
              <w:t>be;</w:t>
            </w:r>
            <w:proofErr w:type="gramEnd"/>
            <w:r w:rsidRPr="006F2CA2">
              <w:rPr>
                <w:rFonts w:ascii="Times New Roman" w:eastAsia="Calibri" w:hAnsi="Times New Roman" w:cs="Times New Roman"/>
                <w:color w:val="000000"/>
                <w:lang w:val="en-GB" w:eastAsia="en-US"/>
              </w:rPr>
              <w:t xml:space="preserve"> </w:t>
            </w:r>
          </w:p>
        </w:tc>
      </w:tr>
      <w:tr w:rsidR="006F2CA2" w:rsidRPr="006F2CA2" w14:paraId="1991379F" w14:textId="77777777" w:rsidTr="006F2CA2">
        <w:trPr>
          <w:divId w:val="2116439976"/>
          <w:trHeight w:val="109"/>
        </w:trPr>
        <w:tc>
          <w:tcPr>
            <w:tcW w:w="2070" w:type="dxa"/>
          </w:tcPr>
          <w:p w14:paraId="05C4CF1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14:paraId="6A49433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17A46A5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14:paraId="4FA58C8B" w14:textId="77777777" w:rsidTr="006F2CA2">
        <w:trPr>
          <w:divId w:val="2116439976"/>
          <w:trHeight w:val="267"/>
        </w:trPr>
        <w:tc>
          <w:tcPr>
            <w:tcW w:w="2070" w:type="dxa"/>
          </w:tcPr>
          <w:p w14:paraId="730F8D5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14:paraId="36AD9C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3D610FB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14:paraId="6CC32DD7" w14:textId="77777777" w:rsidTr="006F2CA2">
        <w:trPr>
          <w:divId w:val="2116439976"/>
          <w:trHeight w:val="427"/>
        </w:trPr>
        <w:tc>
          <w:tcPr>
            <w:tcW w:w="2070" w:type="dxa"/>
          </w:tcPr>
          <w:p w14:paraId="1D0D83E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14:paraId="2A89A20A"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7D1A15C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14:paraId="1858035F" w14:textId="77777777" w:rsidTr="006F2CA2">
        <w:trPr>
          <w:divId w:val="2116439976"/>
          <w:trHeight w:val="585"/>
        </w:trPr>
        <w:tc>
          <w:tcPr>
            <w:tcW w:w="2070" w:type="dxa"/>
          </w:tcPr>
          <w:p w14:paraId="16C27F5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14:paraId="3E9B747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6CD0910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14:paraId="30EC6CB3" w14:textId="77777777" w:rsidTr="006F2CA2">
        <w:trPr>
          <w:divId w:val="2116439976"/>
          <w:trHeight w:val="109"/>
        </w:trPr>
        <w:tc>
          <w:tcPr>
            <w:tcW w:w="2070" w:type="dxa"/>
          </w:tcPr>
          <w:p w14:paraId="038620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14:paraId="4BA97CD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4026F0B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14:paraId="76C68A8D" w14:textId="77777777" w:rsidTr="006F2CA2">
        <w:trPr>
          <w:divId w:val="2116439976"/>
          <w:trHeight w:val="743"/>
        </w:trPr>
        <w:tc>
          <w:tcPr>
            <w:tcW w:w="2070" w:type="dxa"/>
          </w:tcPr>
          <w:p w14:paraId="7912E3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14:paraId="64BEA6D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13FC6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14:paraId="05F151C0" w14:textId="77777777" w:rsidTr="006F2CA2">
        <w:trPr>
          <w:divId w:val="2116439976"/>
          <w:trHeight w:val="267"/>
        </w:trPr>
        <w:tc>
          <w:tcPr>
            <w:tcW w:w="2070" w:type="dxa"/>
          </w:tcPr>
          <w:p w14:paraId="39BE3797"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14:paraId="51675E5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59A27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14:paraId="2ABDF670" w14:textId="77777777" w:rsidTr="006F2CA2">
        <w:trPr>
          <w:divId w:val="2116439976"/>
          <w:trHeight w:val="1854"/>
        </w:trPr>
        <w:tc>
          <w:tcPr>
            <w:tcW w:w="2070" w:type="dxa"/>
          </w:tcPr>
          <w:p w14:paraId="15D9D8D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14:paraId="615F87E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28ED17F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14:paraId="4DE60CED" w14:textId="77777777" w:rsidTr="006F2CA2">
        <w:trPr>
          <w:divId w:val="2116439976"/>
          <w:trHeight w:val="1854"/>
        </w:trPr>
        <w:tc>
          <w:tcPr>
            <w:tcW w:w="2070" w:type="dxa"/>
            <w:tcBorders>
              <w:left w:val="nil"/>
              <w:bottom w:val="nil"/>
            </w:tcBorders>
          </w:tcPr>
          <w:p w14:paraId="54A4030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14:paraId="3313E87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14:paraId="1DC9484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14:paraId="0D8AD11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18435E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14:paraId="68148A8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14:paraId="77132BF0"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14:paraId="3589A0A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BE51A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14:paraId="1F2E20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79E377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14:paraId="1BC353A2" w14:textId="77777777"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2F6C418C"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671B6D93"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14:paraId="224798D0"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14:paraId="2FBE396F"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FAE10F2"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14:paraId="43CCE18A"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14:paraId="25F54BDE"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4E6C4A3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14:paraId="2B689752"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14:paraId="6681EF1E" w14:textId="77777777"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21BF32EF" w14:textId="77777777" w:rsidR="006F2CA2" w:rsidRPr="006F2CA2" w:rsidRDefault="006F2CA2" w:rsidP="006172E9">
      <w:pPr>
        <w:numPr>
          <w:ilvl w:val="0"/>
          <w:numId w:val="21"/>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3F11B6EB" w14:textId="77777777"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14:paraId="25A322C6"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14:paraId="7E79D1C1" w14:textId="77777777"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14:paraId="2270D26D" w14:textId="77777777"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14:paraId="5D455612"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14:paraId="4803CC67"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14:paraId="54C5596B"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14:paraId="32043B15"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14:paraId="675B6CF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14:paraId="397045DA"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14:paraId="23349B4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435DFE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14:paraId="11DAF34A"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14:paraId="1C3689F0" w14:textId="77777777" w:rsidTr="00632015">
        <w:trPr>
          <w:divId w:val="2116439976"/>
        </w:trPr>
        <w:tc>
          <w:tcPr>
            <w:tcW w:w="567" w:type="dxa"/>
            <w:tcBorders>
              <w:top w:val="nil"/>
              <w:left w:val="nil"/>
              <w:bottom w:val="nil"/>
              <w:right w:val="nil"/>
            </w:tcBorders>
            <w:shd w:val="clear" w:color="auto" w:fill="auto"/>
          </w:tcPr>
          <w:p w14:paraId="17B41FF9"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743B4EDF"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24DC2CA"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740495D3" w14:textId="77777777" w:rsidTr="00632015">
        <w:trPr>
          <w:divId w:val="2116439976"/>
        </w:trPr>
        <w:tc>
          <w:tcPr>
            <w:tcW w:w="567" w:type="dxa"/>
            <w:tcBorders>
              <w:top w:val="nil"/>
              <w:left w:val="nil"/>
              <w:bottom w:val="nil"/>
              <w:right w:val="nil"/>
            </w:tcBorders>
            <w:shd w:val="clear" w:color="auto" w:fill="auto"/>
          </w:tcPr>
          <w:p w14:paraId="73568BC2"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5A3C8DEE"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601DD86C"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3622A72F" w14:textId="77777777" w:rsidTr="00632015">
        <w:trPr>
          <w:divId w:val="2116439976"/>
        </w:trPr>
        <w:tc>
          <w:tcPr>
            <w:tcW w:w="567" w:type="dxa"/>
            <w:tcBorders>
              <w:top w:val="nil"/>
              <w:left w:val="nil"/>
              <w:bottom w:val="nil"/>
              <w:right w:val="nil"/>
            </w:tcBorders>
            <w:shd w:val="clear" w:color="auto" w:fill="auto"/>
          </w:tcPr>
          <w:p w14:paraId="6EF4C3C0"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3F067F9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14:paraId="7759411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6A7486EB"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14:paraId="1368E53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3A2DAAB9"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14:paraId="04FB42D8"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14:paraId="363FFE7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011ABD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14:paraId="50FB2390"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1. The said deceased [did not reside or did not </w:t>
      </w:r>
      <w:proofErr w:type="gramStart"/>
      <w:r w:rsidRPr="006F2CA2">
        <w:rPr>
          <w:rFonts w:ascii="Times New Roman" w:eastAsia="Calibri" w:hAnsi="Times New Roman" w:cs="Times New Roman"/>
          <w:color w:val="000000"/>
          <w:lang w:val="en-GB" w:eastAsia="en-US"/>
        </w:rPr>
        <w:t>carry][</w:t>
      </w:r>
      <w:proofErr w:type="gramEnd"/>
      <w:r w:rsidRPr="006F2CA2">
        <w:rPr>
          <w:rFonts w:ascii="Times New Roman" w:eastAsia="Calibri" w:hAnsi="Times New Roman" w:cs="Times New Roman"/>
          <w:color w:val="000000"/>
          <w:lang w:val="en-GB" w:eastAsia="en-US"/>
        </w:rPr>
        <w:t>resided or carried] on business in Singapore within 12 months prior to [his / her] death.</w:t>
      </w:r>
    </w:p>
    <w:p w14:paraId="4D9022D4"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14:paraId="2D94FED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801B0E2"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14:paraId="03EBB715"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04DB401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A36E402"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6D614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14:paraId="6DD451F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14:paraId="055A36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14:paraId="30F6C5A5" w14:textId="77777777" w:rsidTr="006F2CA2">
        <w:trPr>
          <w:divId w:val="2116439976"/>
          <w:cantSplit/>
          <w:jc w:val="center"/>
        </w:trPr>
        <w:tc>
          <w:tcPr>
            <w:tcW w:w="7139" w:type="dxa"/>
            <w:gridSpan w:val="3"/>
          </w:tcPr>
          <w:p w14:paraId="70DEDD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14:paraId="341B6B48" w14:textId="77777777" w:rsidTr="006F2CA2">
        <w:trPr>
          <w:divId w:val="2116439976"/>
          <w:cantSplit/>
          <w:jc w:val="center"/>
        </w:trPr>
        <w:tc>
          <w:tcPr>
            <w:tcW w:w="1476" w:type="dxa"/>
          </w:tcPr>
          <w:p w14:paraId="06090E4E" w14:textId="77777777"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14:paraId="24768521"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14:paraId="71DDFEB4"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14:paraId="6C8136AD"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623A6A11" w14:textId="77777777" w:rsidTr="006F2CA2">
        <w:trPr>
          <w:divId w:val="2116439976"/>
          <w:cantSplit/>
          <w:jc w:val="center"/>
        </w:trPr>
        <w:tc>
          <w:tcPr>
            <w:tcW w:w="7139" w:type="dxa"/>
            <w:gridSpan w:val="3"/>
          </w:tcPr>
          <w:p w14:paraId="1AEF7A4E"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7033D14F" w14:textId="77777777"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0EF1AEC6"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68CAAB22"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21422F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198D97D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806416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5309199D"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1F287128"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D89CC31"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5A6B6AA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65E6CC59"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7603F20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14:paraId="4908195D" w14:textId="77777777" w:rsidTr="00EC10EE">
        <w:trPr>
          <w:divId w:val="2116439976"/>
          <w:cantSplit/>
          <w:jc w:val="center"/>
        </w:trPr>
        <w:tc>
          <w:tcPr>
            <w:tcW w:w="7139" w:type="dxa"/>
            <w:gridSpan w:val="3"/>
          </w:tcPr>
          <w:p w14:paraId="1069E1CC" w14:textId="77777777"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14:paraId="05A88556" w14:textId="77777777" w:rsidTr="00EC10EE">
        <w:trPr>
          <w:divId w:val="2116439976"/>
          <w:cantSplit/>
          <w:jc w:val="center"/>
        </w:trPr>
        <w:tc>
          <w:tcPr>
            <w:tcW w:w="1317" w:type="dxa"/>
          </w:tcPr>
          <w:p w14:paraId="56C1DED9"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668F1168" w14:textId="77777777"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199BB62C"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7981C476" w14:textId="77777777" w:rsidTr="00EC10EE">
        <w:trPr>
          <w:divId w:val="2116439976"/>
          <w:cantSplit/>
          <w:jc w:val="center"/>
        </w:trPr>
        <w:tc>
          <w:tcPr>
            <w:tcW w:w="7139" w:type="dxa"/>
            <w:gridSpan w:val="3"/>
          </w:tcPr>
          <w:p w14:paraId="2D0FF56E"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584757D9"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44020656" w14:textId="77777777" w:rsidR="00EC10EE" w:rsidRDefault="00EC10EE" w:rsidP="00EF280F">
            <w:pPr>
              <w:pStyle w:val="ScheduleSectionTextIndent"/>
            </w:pPr>
            <w:proofErr w:type="gramStart"/>
            <w:r>
              <w:t xml:space="preserve">I,   </w:t>
            </w:r>
            <w:proofErr w:type="gramEnd"/>
            <w:r>
              <w:t xml:space="preserve">                , state as follows:</w:t>
            </w:r>
          </w:p>
          <w:p w14:paraId="1CB9D74D" w14:textId="77777777" w:rsidR="00EC10EE" w:rsidRDefault="00EC10EE" w:rsidP="00EF280F">
            <w:pPr>
              <w:pStyle w:val="ScheduleSectionTextIndent"/>
              <w:ind w:firstLine="360"/>
            </w:pPr>
          </w:p>
          <w:p w14:paraId="20857872" w14:textId="77777777" w:rsidR="00EC10EE" w:rsidRDefault="00EC10EE" w:rsidP="006172E9">
            <w:pPr>
              <w:pStyle w:val="ScheduleSectionTextIndent"/>
              <w:numPr>
                <w:ilvl w:val="0"/>
                <w:numId w:val="5"/>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3B6A6E3A" w14:textId="77777777" w:rsidR="00EC10EE" w:rsidRDefault="00EC10EE" w:rsidP="00EF280F">
            <w:pPr>
              <w:pStyle w:val="ScheduleSectionTextIndent"/>
              <w:ind w:left="720"/>
            </w:pPr>
          </w:p>
          <w:p w14:paraId="7D13857A" w14:textId="77777777" w:rsidR="00EC10EE" w:rsidRDefault="00EC10EE" w:rsidP="006172E9">
            <w:pPr>
              <w:pStyle w:val="ScheduleSectionTextIndent"/>
              <w:numPr>
                <w:ilvl w:val="0"/>
                <w:numId w:val="5"/>
              </w:numPr>
            </w:pPr>
            <w:r>
              <w:fldChar w:fldCharType="begin"/>
            </w:r>
            <w:r>
              <w:instrText xml:space="preserve"> GUID=3864ec3f-e76b-4d01-a80c-3b92262606f3 </w:instrText>
            </w:r>
            <w:r>
              <w:fldChar w:fldCharType="end"/>
            </w:r>
            <w:r>
              <w:t>I renounce all my right and title to Letters of Administration of the estate of the deceased.</w:t>
            </w:r>
          </w:p>
          <w:p w14:paraId="70F4946D"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71EF0438"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CAD29C2" w14:textId="77777777" w:rsidTr="00EC10EE">
        <w:trPr>
          <w:divId w:val="2116439976"/>
          <w:cantSplit/>
          <w:jc w:val="center"/>
        </w:trPr>
        <w:tc>
          <w:tcPr>
            <w:tcW w:w="4390" w:type="dxa"/>
            <w:gridSpan w:val="2"/>
          </w:tcPr>
          <w:p w14:paraId="025AE745"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7466F40A"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200B475" w14:textId="77777777" w:rsidTr="00EC10EE">
        <w:trPr>
          <w:divId w:val="2116439976"/>
          <w:cantSplit/>
          <w:jc w:val="center"/>
        </w:trPr>
        <w:tc>
          <w:tcPr>
            <w:tcW w:w="7139" w:type="dxa"/>
            <w:gridSpan w:val="3"/>
          </w:tcPr>
          <w:p w14:paraId="0A27C747"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3314B36E" w14:textId="77777777" w:rsidR="00EC10EE" w:rsidRDefault="00EC10EE" w:rsidP="00EF280F">
            <w:pPr>
              <w:pStyle w:val="ScheduleSectionTextIndent"/>
            </w:pPr>
            <w:proofErr w:type="gramStart"/>
            <w:r>
              <w:t xml:space="preserve">I,   </w:t>
            </w:r>
            <w:proofErr w:type="gramEnd"/>
            <w:r>
              <w:t xml:space="preserve">                , state as follows:</w:t>
            </w:r>
          </w:p>
          <w:p w14:paraId="3C344520" w14:textId="77777777" w:rsidR="00EC10EE" w:rsidRDefault="00EC10EE" w:rsidP="006172E9">
            <w:pPr>
              <w:pStyle w:val="ScheduleSectionTextIndent"/>
              <w:numPr>
                <w:ilvl w:val="0"/>
                <w:numId w:val="6"/>
              </w:numPr>
            </w:pPr>
            <w:r>
              <w:fldChar w:fldCharType="begin"/>
            </w:r>
            <w:r>
              <w:instrText xml:space="preserve"> GUID=64c6a7ce-ef54-4c49-aef8-dd644e21a984 </w:instrText>
            </w:r>
            <w:r>
              <w:fldChar w:fldCharType="end"/>
            </w:r>
            <w:r>
              <w:t>The abovenamed deceased                            of                         , who at the time of his(her) death had property within Singapore, died on [date], at                  made and duly executed his(her) Last Will and Testament dated [date] (with a Codicil dated [date])) and appointed me the sole (or) one of the executor(s).</w:t>
            </w:r>
          </w:p>
          <w:p w14:paraId="3C4C9F03" w14:textId="77777777" w:rsidR="00EC10EE" w:rsidRDefault="00EC10EE" w:rsidP="006172E9">
            <w:pPr>
              <w:pStyle w:val="ScheduleSectionTextIndent"/>
              <w:numPr>
                <w:ilvl w:val="0"/>
                <w:numId w:val="6"/>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627D0D61"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72773387"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29A8CDEA" w14:textId="77777777" w:rsidTr="00EC10EE">
        <w:trPr>
          <w:divId w:val="2116439976"/>
          <w:cantSplit/>
          <w:jc w:val="center"/>
        </w:trPr>
        <w:tc>
          <w:tcPr>
            <w:tcW w:w="4390" w:type="dxa"/>
            <w:gridSpan w:val="2"/>
          </w:tcPr>
          <w:p w14:paraId="5017D46E"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3D3D5754" w14:textId="77777777" w:rsidR="00EC10EE" w:rsidRDefault="00EC10EE" w:rsidP="00EF280F">
            <w:pPr>
              <w:pStyle w:val="TableItemCentered"/>
            </w:pPr>
          </w:p>
          <w:p w14:paraId="754C0369" w14:textId="77777777" w:rsidR="00EC10EE" w:rsidRDefault="00EC10EE" w:rsidP="00EF280F">
            <w:pPr>
              <w:pStyle w:val="TableItemCentered"/>
            </w:pPr>
          </w:p>
        </w:tc>
        <w:tc>
          <w:tcPr>
            <w:tcW w:w="2749" w:type="dxa"/>
          </w:tcPr>
          <w:p w14:paraId="002BC171"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4BF056E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14:paraId="61E5E24E" w14:textId="77777777" w:rsidTr="006F2CA2">
        <w:trPr>
          <w:divId w:val="2116439976"/>
          <w:cantSplit/>
          <w:jc w:val="center"/>
        </w:trPr>
        <w:tc>
          <w:tcPr>
            <w:tcW w:w="7836" w:type="dxa"/>
            <w:gridSpan w:val="9"/>
          </w:tcPr>
          <w:p w14:paraId="5E421243" w14:textId="77777777"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14:paraId="27C37F57" w14:textId="77777777"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14:paraId="11F8EEC5" w14:textId="77777777"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14:paraId="15ECB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64010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 do make oath (or affirm) and say that:</w:t>
            </w:r>
          </w:p>
          <w:p w14:paraId="52D66BC0"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val="en-GB" w:eastAsia="en-US"/>
              </w:rPr>
              <w:t>requires;</w:t>
            </w:r>
            <w:proofErr w:type="gramEnd"/>
          </w:p>
          <w:p w14:paraId="06F0972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14:paraId="56E40E1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14:paraId="05FE189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14:paraId="0B9FC41D" w14:textId="77777777" w:rsidTr="006F2CA2">
              <w:trPr>
                <w:cantSplit/>
                <w:jc w:val="center"/>
              </w:trPr>
              <w:tc>
                <w:tcPr>
                  <w:tcW w:w="7140" w:type="dxa"/>
                  <w:gridSpan w:val="3"/>
                </w:tcPr>
                <w:p w14:paraId="00016F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0E5A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14:paraId="1C1E390D" w14:textId="77777777" w:rsidTr="006F2CA2">
              <w:trPr>
                <w:cantSplit/>
                <w:jc w:val="center"/>
              </w:trPr>
              <w:tc>
                <w:tcPr>
                  <w:tcW w:w="1085" w:type="dxa"/>
                </w:tcPr>
                <w:p w14:paraId="0B33558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14:paraId="4B647FA5"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14:paraId="6981BCD9"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14:paraId="3136BD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14:paraId="2956445E" w14:textId="77777777" w:rsidTr="006F2CA2">
              <w:trPr>
                <w:cantSplit/>
                <w:jc w:val="center"/>
              </w:trPr>
              <w:tc>
                <w:tcPr>
                  <w:tcW w:w="7140" w:type="dxa"/>
                  <w:gridSpan w:val="3"/>
                </w:tcPr>
                <w:p w14:paraId="4E7F6D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09A92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8F83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5792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34F19A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42D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       ) to be paid to the said Registrar for which payment we (I) bind ourselves (myself) and each of us our (my) heirs, executors and administrators sealed with our (my) seals this [date].</w:t>
                  </w:r>
                </w:p>
                <w:p w14:paraId="081F06D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14:paraId="55DE074A" w14:textId="77777777" w:rsidTr="006F2CA2">
              <w:trPr>
                <w:cantSplit/>
                <w:trHeight w:val="1080"/>
                <w:jc w:val="center"/>
              </w:trPr>
              <w:tc>
                <w:tcPr>
                  <w:tcW w:w="4601" w:type="dxa"/>
                  <w:gridSpan w:val="2"/>
                </w:tcPr>
                <w:p w14:paraId="6D8990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518AD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14:paraId="59C821B1" w14:textId="77777777" w:rsidTr="006F2CA2">
              <w:trPr>
                <w:cantSplit/>
                <w:jc w:val="center"/>
              </w:trPr>
              <w:tc>
                <w:tcPr>
                  <w:tcW w:w="7140" w:type="dxa"/>
                  <w:gridSpan w:val="3"/>
                </w:tcPr>
                <w:p w14:paraId="41CA84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1384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37B62F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35BF4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14:paraId="60733EC7" w14:textId="77777777" w:rsidTr="006F2CA2">
              <w:trPr>
                <w:cantSplit/>
                <w:jc w:val="center"/>
              </w:trPr>
              <w:tc>
                <w:tcPr>
                  <w:tcW w:w="4601" w:type="dxa"/>
                  <w:gridSpan w:val="2"/>
                </w:tcPr>
                <w:p w14:paraId="6DC1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2E3BBE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066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14:paraId="215F4F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403C3C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5AF82C02" w14:textId="77777777" w:rsidTr="006F2CA2">
        <w:trPr>
          <w:gridAfter w:val="1"/>
          <w:divId w:val="2116439976"/>
          <w:wAfter w:w="439" w:type="dxa"/>
          <w:cantSplit/>
          <w:jc w:val="center"/>
        </w:trPr>
        <w:tc>
          <w:tcPr>
            <w:tcW w:w="7397" w:type="dxa"/>
            <w:gridSpan w:val="8"/>
          </w:tcPr>
          <w:p w14:paraId="4B27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C61B2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14:paraId="296A4031" w14:textId="77777777" w:rsidTr="006F2CA2">
        <w:trPr>
          <w:gridAfter w:val="1"/>
          <w:divId w:val="2116439976"/>
          <w:wAfter w:w="439" w:type="dxa"/>
          <w:cantSplit/>
          <w:jc w:val="center"/>
        </w:trPr>
        <w:tc>
          <w:tcPr>
            <w:tcW w:w="1365" w:type="dxa"/>
            <w:gridSpan w:val="2"/>
          </w:tcPr>
          <w:p w14:paraId="7DBD24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14:paraId="5C346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0B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14:paraId="33C1B5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14:paraId="7131BDC3" w14:textId="77777777" w:rsidTr="006F2CA2">
        <w:trPr>
          <w:gridAfter w:val="1"/>
          <w:divId w:val="2116439976"/>
          <w:wAfter w:w="439" w:type="dxa"/>
          <w:cantSplit/>
          <w:jc w:val="center"/>
        </w:trPr>
        <w:tc>
          <w:tcPr>
            <w:tcW w:w="7397" w:type="dxa"/>
            <w:gridSpan w:val="8"/>
          </w:tcPr>
          <w:p w14:paraId="6C2D63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243CEB7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5022320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Probate of the Last Will and Testament (with codicils if such is the case) (a copy of which is annexed) of              late of               , deceased who died on [date] at            , is granted by this Court to             as the sole executor (or one of the executors or as the case may be) named in the Will.</w:t>
            </w:r>
          </w:p>
          <w:p w14:paraId="4AE65C2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696E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21C1F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9EDA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E19AAB" w14:textId="77777777" w:rsidTr="006F2CA2">
        <w:trPr>
          <w:gridAfter w:val="1"/>
          <w:divId w:val="2116439976"/>
          <w:wAfter w:w="439" w:type="dxa"/>
          <w:cantSplit/>
          <w:jc w:val="center"/>
        </w:trPr>
        <w:tc>
          <w:tcPr>
            <w:tcW w:w="7397" w:type="dxa"/>
            <w:gridSpan w:val="8"/>
          </w:tcPr>
          <w:p w14:paraId="1C49C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55E81A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proofErr w:type="gramStart"/>
            <w:r w:rsidRPr="006F2CA2">
              <w:rPr>
                <w:rFonts w:ascii="Times New Roman" w:hAnsi="Times New Roman" w:cs="Times New Roman"/>
                <w:sz w:val="22"/>
                <w:szCs w:val="20"/>
                <w:lang w:val="en-GB" w:eastAsia="en-US"/>
              </w:rPr>
              <w:t xml:space="preserve">  </w:t>
            </w:r>
            <w:r w:rsidRPr="006F2CA2">
              <w:rPr>
                <w:rFonts w:ascii="Times New Roman" w:hAnsi="Times New Roman" w:cs="Times New Roman"/>
                <w:color w:val="FFFFFF"/>
                <w:sz w:val="22"/>
                <w:szCs w:val="20"/>
                <w:lang w:val="en-GB" w:eastAsia="en-US"/>
              </w:rPr>
              <w:t>,</w:t>
            </w:r>
            <w:proofErr w:type="gramEnd"/>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4449DA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0618D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98F45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67F9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F74B51C" w14:textId="77777777" w:rsidTr="006F2CA2">
        <w:trPr>
          <w:gridAfter w:val="1"/>
          <w:divId w:val="2116439976"/>
          <w:wAfter w:w="439" w:type="dxa"/>
          <w:cantSplit/>
          <w:jc w:val="center"/>
        </w:trPr>
        <w:tc>
          <w:tcPr>
            <w:tcW w:w="7397" w:type="dxa"/>
            <w:gridSpan w:val="8"/>
          </w:tcPr>
          <w:p w14:paraId="64F7568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 xml:space="preserve">Of Letters of Administration for </w:t>
            </w:r>
            <w:proofErr w:type="spellStart"/>
            <w:r w:rsidRPr="006F2CA2">
              <w:rPr>
                <w:rFonts w:ascii="Times New Roman" w:hAnsi="Times New Roman" w:cs="Times New Roman"/>
                <w:i/>
                <w:sz w:val="22"/>
                <w:szCs w:val="20"/>
                <w:lang w:val="en-GB" w:eastAsia="en-US"/>
              </w:rPr>
              <w:t>unadministered</w:t>
            </w:r>
            <w:proofErr w:type="spellEnd"/>
            <w:r w:rsidRPr="006F2CA2">
              <w:rPr>
                <w:rFonts w:ascii="Times New Roman" w:hAnsi="Times New Roman" w:cs="Times New Roman"/>
                <w:i/>
                <w:sz w:val="22"/>
                <w:szCs w:val="20"/>
                <w:lang w:val="en-GB" w:eastAsia="en-US"/>
              </w:rPr>
              <w:t xml:space="preserve"> estate</w:t>
            </w:r>
            <w:r w:rsidRPr="006F2CA2">
              <w:rPr>
                <w:rFonts w:ascii="Times New Roman" w:hAnsi="Times New Roman" w:cs="Times New Roman"/>
                <w:sz w:val="22"/>
                <w:szCs w:val="20"/>
                <w:lang w:val="en-GB" w:eastAsia="en-US"/>
              </w:rPr>
              <w:t>.</w:t>
            </w:r>
          </w:p>
          <w:p w14:paraId="7FBF730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6EACA24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FDAED7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w:t>
            </w:r>
            <w:proofErr w:type="spellStart"/>
            <w:r w:rsidRPr="006F2CA2">
              <w:rPr>
                <w:rFonts w:ascii="Times New Roman" w:eastAsia="Calibri" w:hAnsi="Times New Roman" w:cs="Times New Roman"/>
                <w:color w:val="000000"/>
                <w:sz w:val="22"/>
                <w:szCs w:val="22"/>
                <w:lang w:val="en-GB" w:eastAsia="en-US"/>
              </w:rPr>
              <w:t>unadministered</w:t>
            </w:r>
            <w:proofErr w:type="spellEnd"/>
            <w:r w:rsidRPr="006F2CA2">
              <w:rPr>
                <w:rFonts w:ascii="Times New Roman" w:eastAsia="Calibri" w:hAnsi="Times New Roman" w:cs="Times New Roman"/>
                <w:color w:val="000000"/>
                <w:sz w:val="22"/>
                <w:szCs w:val="22"/>
                <w:lang w:val="en-GB" w:eastAsia="en-US"/>
              </w:rPr>
              <w:t xml:space="preserve">.  </w:t>
            </w:r>
          </w:p>
          <w:p w14:paraId="3CD5B0F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CF21A57"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w:t>
            </w:r>
            <w:proofErr w:type="spellStart"/>
            <w:r w:rsidRPr="006F2CA2">
              <w:rPr>
                <w:rFonts w:ascii="Times New Roman" w:eastAsia="Calibri" w:hAnsi="Times New Roman" w:cs="Times New Roman"/>
                <w:color w:val="000000"/>
                <w:sz w:val="22"/>
                <w:szCs w:val="22"/>
                <w:lang w:val="en-GB" w:eastAsia="en-US"/>
              </w:rPr>
              <w:t>unadministered</w:t>
            </w:r>
            <w:proofErr w:type="spellEnd"/>
            <w:r w:rsidRPr="006F2CA2">
              <w:rPr>
                <w:rFonts w:ascii="Times New Roman" w:eastAsia="Calibri" w:hAnsi="Times New Roman" w:cs="Times New Roman"/>
                <w:color w:val="000000"/>
                <w:sz w:val="22"/>
                <w:szCs w:val="22"/>
                <w:lang w:val="en-GB" w:eastAsia="en-US"/>
              </w:rPr>
              <w:t xml:space="preserve"> were granted by this Court on [date] to (insert the name and character in which Grant was taken). </w:t>
            </w:r>
          </w:p>
          <w:p w14:paraId="1EE961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A3D543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DD3AA2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5C345A2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A106358" w14:textId="77777777" w:rsidTr="006F2CA2">
        <w:trPr>
          <w:gridAfter w:val="1"/>
          <w:divId w:val="2116439976"/>
          <w:wAfter w:w="439" w:type="dxa"/>
          <w:cantSplit/>
          <w:jc w:val="center"/>
        </w:trPr>
        <w:tc>
          <w:tcPr>
            <w:tcW w:w="7397" w:type="dxa"/>
            <w:gridSpan w:val="8"/>
          </w:tcPr>
          <w:p w14:paraId="1B54CC9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Of Letters of Administration for </w:t>
            </w:r>
            <w:proofErr w:type="spellStart"/>
            <w:r w:rsidRPr="006F2CA2">
              <w:rPr>
                <w:rFonts w:ascii="Times New Roman" w:hAnsi="Times New Roman" w:cs="Times New Roman"/>
                <w:i/>
                <w:sz w:val="22"/>
                <w:szCs w:val="20"/>
                <w:lang w:val="en-GB" w:eastAsia="en-US"/>
              </w:rPr>
              <w:t>unadministered</w:t>
            </w:r>
            <w:proofErr w:type="spellEnd"/>
            <w:r w:rsidRPr="006F2CA2">
              <w:rPr>
                <w:rFonts w:ascii="Times New Roman" w:hAnsi="Times New Roman" w:cs="Times New Roman"/>
                <w:i/>
                <w:sz w:val="22"/>
                <w:szCs w:val="20"/>
                <w:lang w:val="en-GB" w:eastAsia="en-US"/>
              </w:rPr>
              <w:t xml:space="preserve"> estate with will annexed</w:t>
            </w:r>
            <w:r w:rsidRPr="006F2CA2">
              <w:rPr>
                <w:rFonts w:ascii="Times New Roman" w:hAnsi="Times New Roman" w:cs="Times New Roman"/>
                <w:sz w:val="22"/>
                <w:szCs w:val="20"/>
                <w:lang w:val="en-GB" w:eastAsia="en-US"/>
              </w:rPr>
              <w:t>.</w:t>
            </w:r>
          </w:p>
          <w:p w14:paraId="1F387E8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555B3FE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8AEB37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w:t>
            </w:r>
            <w:proofErr w:type="spellStart"/>
            <w:r w:rsidRPr="006F2CA2">
              <w:rPr>
                <w:rFonts w:ascii="Times New Roman" w:eastAsia="Calibri" w:hAnsi="Times New Roman" w:cs="Times New Roman"/>
                <w:color w:val="000000"/>
                <w:sz w:val="22"/>
                <w:szCs w:val="22"/>
                <w:lang w:val="en-GB" w:eastAsia="en-US"/>
              </w:rPr>
              <w:t>unadministered</w:t>
            </w:r>
            <w:proofErr w:type="spellEnd"/>
            <w:r w:rsidRPr="006F2CA2">
              <w:rPr>
                <w:rFonts w:ascii="Times New Roman" w:eastAsia="Calibri" w:hAnsi="Times New Roman" w:cs="Times New Roman"/>
                <w:color w:val="000000"/>
                <w:sz w:val="22"/>
                <w:szCs w:val="22"/>
                <w:lang w:val="en-GB" w:eastAsia="en-US"/>
              </w:rPr>
              <w:t xml:space="preserve"> were on [date], granted by this Court to (insert the name and character in which the Grant was taken). </w:t>
            </w:r>
          </w:p>
          <w:p w14:paraId="5126D6E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049C03E8" w14:textId="77777777" w:rsidTr="006F2CA2">
        <w:trPr>
          <w:gridAfter w:val="1"/>
          <w:divId w:val="2116439976"/>
          <w:wAfter w:w="439" w:type="dxa"/>
          <w:cantSplit/>
          <w:jc w:val="center"/>
        </w:trPr>
        <w:tc>
          <w:tcPr>
            <w:tcW w:w="7397" w:type="dxa"/>
            <w:gridSpan w:val="8"/>
          </w:tcPr>
          <w:p w14:paraId="41BFF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D4ADE1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3C37D8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57A6C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8A32337" w14:textId="77777777" w:rsidTr="006F2CA2">
        <w:trPr>
          <w:gridAfter w:val="1"/>
          <w:divId w:val="2116439976"/>
          <w:wAfter w:w="439" w:type="dxa"/>
          <w:cantSplit/>
          <w:jc w:val="center"/>
        </w:trPr>
        <w:tc>
          <w:tcPr>
            <w:tcW w:w="7397" w:type="dxa"/>
            <w:gridSpan w:val="8"/>
          </w:tcPr>
          <w:p w14:paraId="704E7FC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0E88940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 the duly constituted attorney of            (one of the lawful children and next-of-kin of the deceased or as may be) for the use and benefit of                           until he shall obtain a grant of Letters of Administration to himself.</w:t>
            </w:r>
          </w:p>
        </w:tc>
      </w:tr>
      <w:tr w:rsidR="006F2CA2" w:rsidRPr="006F2CA2" w14:paraId="477CF1B9" w14:textId="77777777" w:rsidTr="006F2CA2">
        <w:trPr>
          <w:gridAfter w:val="1"/>
          <w:divId w:val="2116439976"/>
          <w:wAfter w:w="439" w:type="dxa"/>
          <w:cantSplit/>
          <w:jc w:val="center"/>
        </w:trPr>
        <w:tc>
          <w:tcPr>
            <w:tcW w:w="7397" w:type="dxa"/>
            <w:gridSpan w:val="8"/>
          </w:tcPr>
          <w:p w14:paraId="158AAC9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040B7B1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003CCE2" w14:textId="77777777" w:rsidTr="006F2CA2">
        <w:trPr>
          <w:gridAfter w:val="1"/>
          <w:divId w:val="2116439976"/>
          <w:wAfter w:w="439" w:type="dxa"/>
          <w:cantSplit/>
          <w:jc w:val="center"/>
        </w:trPr>
        <w:tc>
          <w:tcPr>
            <w:tcW w:w="7397" w:type="dxa"/>
            <w:gridSpan w:val="8"/>
          </w:tcPr>
          <w:p w14:paraId="1F52290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2DFD2E83"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64EE352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17AD42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002A40C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4264885" w14:textId="77777777" w:rsidTr="006F2CA2">
        <w:trPr>
          <w:gridAfter w:val="1"/>
          <w:divId w:val="2116439976"/>
          <w:wAfter w:w="439" w:type="dxa"/>
          <w:cantSplit/>
          <w:jc w:val="center"/>
        </w:trPr>
        <w:tc>
          <w:tcPr>
            <w:tcW w:w="7397" w:type="dxa"/>
            <w:gridSpan w:val="8"/>
          </w:tcPr>
          <w:p w14:paraId="5CD7FB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4E99F9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19D8AB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3E0C8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14:paraId="1432F53F" w14:textId="77777777" w:rsidTr="006F2CA2">
              <w:trPr>
                <w:cantSplit/>
                <w:jc w:val="center"/>
              </w:trPr>
              <w:tc>
                <w:tcPr>
                  <w:tcW w:w="7160" w:type="dxa"/>
                  <w:gridSpan w:val="3"/>
                </w:tcPr>
                <w:p w14:paraId="217803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555F081A" w14:textId="77777777" w:rsidTr="006F2CA2">
              <w:trPr>
                <w:cantSplit/>
                <w:jc w:val="center"/>
              </w:trPr>
              <w:tc>
                <w:tcPr>
                  <w:tcW w:w="1480" w:type="dxa"/>
                </w:tcPr>
                <w:p w14:paraId="01F7381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14:paraId="042FD2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14:paraId="399CF4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155449F6" w14:textId="77777777" w:rsidTr="006F2CA2">
              <w:trPr>
                <w:cantSplit/>
                <w:jc w:val="center"/>
              </w:trPr>
              <w:tc>
                <w:tcPr>
                  <w:tcW w:w="7160" w:type="dxa"/>
                  <w:gridSpan w:val="3"/>
                </w:tcPr>
                <w:p w14:paraId="39C6A9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5DA621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14:paraId="495E5D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0EE3507A" w14:textId="77777777" w:rsidTr="006F2CA2">
        <w:trPr>
          <w:gridBefore w:val="1"/>
          <w:gridAfter w:val="2"/>
          <w:divId w:val="2116439976"/>
          <w:wBefore w:w="108" w:type="dxa"/>
          <w:wAfter w:w="647" w:type="dxa"/>
          <w:cantSplit/>
          <w:jc w:val="center"/>
        </w:trPr>
        <w:tc>
          <w:tcPr>
            <w:tcW w:w="7081" w:type="dxa"/>
            <w:gridSpan w:val="6"/>
          </w:tcPr>
          <w:p w14:paraId="0BB8F8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14:paraId="5218723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14:paraId="7643E3EE" w14:textId="77777777" w:rsidTr="006F2CA2">
        <w:trPr>
          <w:gridBefore w:val="1"/>
          <w:gridAfter w:val="4"/>
          <w:divId w:val="2116439976"/>
          <w:wBefore w:w="108" w:type="dxa"/>
          <w:wAfter w:w="3747" w:type="dxa"/>
          <w:cantSplit/>
          <w:jc w:val="center"/>
        </w:trPr>
        <w:tc>
          <w:tcPr>
            <w:tcW w:w="2640" w:type="dxa"/>
            <w:gridSpan w:val="2"/>
          </w:tcPr>
          <w:p w14:paraId="41930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14:paraId="3FCB5335" w14:textId="77777777"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14:paraId="2847DB86" w14:textId="77777777" w:rsidTr="006F2CA2">
        <w:trPr>
          <w:gridBefore w:val="1"/>
          <w:gridAfter w:val="2"/>
          <w:divId w:val="2116439976"/>
          <w:wBefore w:w="108" w:type="dxa"/>
          <w:wAfter w:w="647" w:type="dxa"/>
          <w:cantSplit/>
          <w:jc w:val="center"/>
        </w:trPr>
        <w:tc>
          <w:tcPr>
            <w:tcW w:w="7081" w:type="dxa"/>
            <w:gridSpan w:val="6"/>
          </w:tcPr>
          <w:p w14:paraId="258C0C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8D52C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75175F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1CBC05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7429A0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7BF306A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roofErr w:type="spellStart"/>
            <w:r w:rsidRPr="006F2CA2">
              <w:rPr>
                <w:rFonts w:ascii="Times New Roman" w:hAnsi="Times New Roman" w:cs="Times New Roman"/>
                <w:sz w:val="22"/>
                <w:szCs w:val="20"/>
                <w:lang w:val="en-GB" w:eastAsia="en-US"/>
              </w:rPr>
              <w:t>Caveator</w:t>
            </w:r>
            <w:proofErr w:type="spellEnd"/>
          </w:p>
          <w:p w14:paraId="355273D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 Solicitor for the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w:t>
            </w:r>
          </w:p>
          <w:p w14:paraId="37336D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4B0C0C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14:paraId="6F5C170C" w14:textId="77777777" w:rsidTr="006F2CA2">
        <w:trPr>
          <w:gridBefore w:val="1"/>
          <w:gridAfter w:val="2"/>
          <w:divId w:val="2116439976"/>
          <w:wBefore w:w="108" w:type="dxa"/>
          <w:wAfter w:w="647" w:type="dxa"/>
          <w:cantSplit/>
          <w:jc w:val="center"/>
        </w:trPr>
        <w:tc>
          <w:tcPr>
            <w:tcW w:w="3940" w:type="dxa"/>
            <w:gridSpan w:val="3"/>
          </w:tcPr>
          <w:p w14:paraId="67BD5B6D"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14:paraId="666943D4"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14:paraId="32C98276" w14:textId="77777777" w:rsidTr="006F2CA2">
        <w:trPr>
          <w:gridBefore w:val="1"/>
          <w:gridAfter w:val="2"/>
          <w:divId w:val="2116439976"/>
          <w:wBefore w:w="108" w:type="dxa"/>
          <w:wAfter w:w="647" w:type="dxa"/>
          <w:cantSplit/>
          <w:jc w:val="center"/>
        </w:trPr>
        <w:tc>
          <w:tcPr>
            <w:tcW w:w="7081" w:type="dxa"/>
            <w:gridSpan w:val="6"/>
          </w:tcPr>
          <w:p w14:paraId="3AED0AF1" w14:textId="77777777" w:rsidR="006F2CA2" w:rsidRPr="006F2CA2" w:rsidRDefault="006F2CA2" w:rsidP="006F2CA2">
            <w:pPr>
              <w:spacing w:before="60" w:after="60"/>
              <w:jc w:val="center"/>
              <w:rPr>
                <w:rFonts w:ascii="Times New Roman" w:hAnsi="Times New Roman" w:cs="Times New Roman"/>
                <w:sz w:val="22"/>
                <w:szCs w:val="20"/>
                <w:lang w:val="en-GB" w:eastAsia="en-US"/>
              </w:rPr>
            </w:pPr>
          </w:p>
        </w:tc>
      </w:tr>
    </w:tbl>
    <w:p w14:paraId="779ECA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14:paraId="00277C96" w14:textId="77777777" w:rsidTr="006F2CA2">
        <w:trPr>
          <w:divId w:val="2116439976"/>
          <w:cantSplit/>
          <w:jc w:val="center"/>
        </w:trPr>
        <w:tc>
          <w:tcPr>
            <w:tcW w:w="7000" w:type="dxa"/>
            <w:gridSpan w:val="3"/>
          </w:tcPr>
          <w:p w14:paraId="21CE3D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14:paraId="31868A0E" w14:textId="77777777" w:rsidTr="006F2CA2">
        <w:trPr>
          <w:divId w:val="2116439976"/>
          <w:cantSplit/>
          <w:jc w:val="center"/>
        </w:trPr>
        <w:tc>
          <w:tcPr>
            <w:tcW w:w="1380" w:type="dxa"/>
          </w:tcPr>
          <w:p w14:paraId="05E336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14:paraId="78A6D7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396F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14:paraId="40DB2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14:paraId="737B9B7C" w14:textId="77777777" w:rsidTr="006F2CA2">
        <w:trPr>
          <w:divId w:val="2116439976"/>
          <w:cantSplit/>
          <w:jc w:val="center"/>
        </w:trPr>
        <w:tc>
          <w:tcPr>
            <w:tcW w:w="7000" w:type="dxa"/>
            <w:gridSpan w:val="3"/>
          </w:tcPr>
          <w:p w14:paraId="116B01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511D7B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731D94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50DAB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71AF54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6E4FA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00B9CE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73416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302E18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808EAC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14:paraId="1B06BF5B" w14:textId="77777777" w:rsidTr="006F2CA2">
        <w:trPr>
          <w:divId w:val="2116439976"/>
          <w:cantSplit/>
          <w:jc w:val="center"/>
        </w:trPr>
        <w:tc>
          <w:tcPr>
            <w:tcW w:w="6980" w:type="dxa"/>
            <w:gridSpan w:val="3"/>
          </w:tcPr>
          <w:p w14:paraId="39235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14:paraId="612810E1" w14:textId="77777777" w:rsidTr="006F2CA2">
        <w:trPr>
          <w:divId w:val="2116439976"/>
          <w:cantSplit/>
          <w:jc w:val="center"/>
        </w:trPr>
        <w:tc>
          <w:tcPr>
            <w:tcW w:w="1480" w:type="dxa"/>
          </w:tcPr>
          <w:p w14:paraId="6CE7C6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14:paraId="12AE3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0B8AF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83F25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997EB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14:paraId="5429C2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14:paraId="3A755A16" w14:textId="77777777" w:rsidTr="006F2CA2">
        <w:trPr>
          <w:divId w:val="2116439976"/>
          <w:cantSplit/>
          <w:jc w:val="center"/>
        </w:trPr>
        <w:tc>
          <w:tcPr>
            <w:tcW w:w="6980" w:type="dxa"/>
            <w:gridSpan w:val="3"/>
          </w:tcPr>
          <w:p w14:paraId="591C81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35A3A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62060D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Appearing party type: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 xml:space="preserve"> (or person cited)</w:t>
            </w:r>
          </w:p>
          <w:p w14:paraId="1D3C8A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3689BF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5D7494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5C6151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is entered in respect of the following warning to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 —</w:t>
            </w:r>
          </w:p>
          <w:p w14:paraId="1C8648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6A04E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2EE3E8F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786C42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6C330C3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7D6874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2B4710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603DB5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425C0A08" w14:textId="77777777" w:rsidTr="006F2CA2">
        <w:trPr>
          <w:divId w:val="2116439976"/>
          <w:cantSplit/>
          <w:jc w:val="center"/>
        </w:trPr>
        <w:tc>
          <w:tcPr>
            <w:tcW w:w="6980" w:type="dxa"/>
            <w:gridSpan w:val="3"/>
          </w:tcPr>
          <w:p w14:paraId="430DD03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03F8A5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74E8134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0637E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298267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0ABA48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277B70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458757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42658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E273C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FF9B76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14:paraId="3FF2CF27" w14:textId="77777777" w:rsidTr="006F2CA2">
        <w:trPr>
          <w:divId w:val="2116439976"/>
          <w:cantSplit/>
          <w:jc w:val="center"/>
        </w:trPr>
        <w:tc>
          <w:tcPr>
            <w:tcW w:w="1600" w:type="dxa"/>
          </w:tcPr>
          <w:p w14:paraId="09FF18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A4ABF2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14:paraId="409434DA"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14:paraId="10BC6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FF50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14:paraId="2BD25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14:paraId="6C16BEB7" w14:textId="77777777" w:rsidTr="006F2CA2">
        <w:trPr>
          <w:divId w:val="2116439976"/>
          <w:cantSplit/>
          <w:jc w:val="center"/>
        </w:trPr>
        <w:tc>
          <w:tcPr>
            <w:tcW w:w="6940" w:type="dxa"/>
            <w:gridSpan w:val="3"/>
          </w:tcPr>
          <w:p w14:paraId="6101F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2D7B71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489798E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AD12A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45623CB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64BF925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you do cause an appearance to be entered by you in the Registry of the Family Justice Courts, and accept or refuse Letters of Administration of the estate of the deceased or show cause why the same should not be granted to                     .</w:t>
            </w:r>
          </w:p>
          <w:p w14:paraId="245E02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458CFC0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CAC8CE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A5576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39C249A" w14:textId="77777777" w:rsidTr="006F2CA2">
        <w:trPr>
          <w:divId w:val="2116439976"/>
          <w:cantSplit/>
          <w:jc w:val="center"/>
        </w:trPr>
        <w:tc>
          <w:tcPr>
            <w:tcW w:w="6940" w:type="dxa"/>
            <w:gridSpan w:val="3"/>
          </w:tcPr>
          <w:p w14:paraId="3F9F6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1C3438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B032B2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 deceased, died on [date], at                              having made and duly executed his Last Will and Testament bearing [date] and therein appointed you,                            , the sole executor (or sole executor and residuary legatee and devisee or as may be):</w:t>
            </w:r>
          </w:p>
        </w:tc>
      </w:tr>
      <w:tr w:rsidR="006F2CA2" w:rsidRPr="006F2CA2" w14:paraId="5239D6C8" w14:textId="77777777" w:rsidTr="006F2CA2">
        <w:trPr>
          <w:divId w:val="2116439976"/>
          <w:cantSplit/>
          <w:jc w:val="center"/>
        </w:trPr>
        <w:tc>
          <w:tcPr>
            <w:tcW w:w="6940" w:type="dxa"/>
            <w:gridSpan w:val="3"/>
          </w:tcPr>
          <w:p w14:paraId="78351E2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8D3BCA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DFA1D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5F43E93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B57E58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60D95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E7BDD9" w14:textId="77777777" w:rsidTr="006F2CA2">
        <w:trPr>
          <w:divId w:val="2116439976"/>
          <w:cantSplit/>
          <w:jc w:val="center"/>
        </w:trPr>
        <w:tc>
          <w:tcPr>
            <w:tcW w:w="6940" w:type="dxa"/>
            <w:gridSpan w:val="3"/>
          </w:tcPr>
          <w:p w14:paraId="0FF19E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4360715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5E9F0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5ACC7C6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 executor (or as may be) and that probate ought to be called in, revoked, and declared null and void at law:</w:t>
            </w:r>
          </w:p>
          <w:p w14:paraId="71CD601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bring into and leave in the Registry of the Family Justice Courts, the probate in order that                          may proceed in due course of law for the revocation of the same.</w:t>
            </w:r>
          </w:p>
          <w:p w14:paraId="6EED63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41E31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6DC3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DC7D6F9" w14:textId="77777777" w:rsidTr="006F2CA2">
        <w:trPr>
          <w:divId w:val="2116439976"/>
          <w:cantSplit/>
          <w:jc w:val="center"/>
        </w:trPr>
        <w:tc>
          <w:tcPr>
            <w:tcW w:w="6940" w:type="dxa"/>
            <w:gridSpan w:val="3"/>
          </w:tcPr>
          <w:p w14:paraId="2B6AFAA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421DF9A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2FF95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probate of the alleged Last Will and Testament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was granted to you by the Court on [date], and that the deceased died a bachelor, leaving           , his lawful father and next-of-kin:</w:t>
            </w:r>
          </w:p>
          <w:p w14:paraId="72283EA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CF963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bring into and leave in the Registry of the Family Justice Courts, the probate in order that                    may proceed in due course of law for the revocation of the same.</w:t>
            </w:r>
          </w:p>
          <w:p w14:paraId="567AE59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3C6CD0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CB4C3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1258AF9" w14:textId="77777777" w:rsidTr="006F2CA2">
        <w:trPr>
          <w:divId w:val="2116439976"/>
          <w:cantSplit/>
          <w:jc w:val="center"/>
        </w:trPr>
        <w:tc>
          <w:tcPr>
            <w:tcW w:w="6940" w:type="dxa"/>
            <w:gridSpan w:val="3"/>
          </w:tcPr>
          <w:p w14:paraId="768F104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6971784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120CE1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were granted to you by the Court on [date]:</w:t>
            </w:r>
          </w:p>
          <w:p w14:paraId="228FBB2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 executor (or as may be), and that the Letters of Administration ought to be called in, revoked and declared null and void at law:</w:t>
            </w:r>
          </w:p>
          <w:p w14:paraId="7F0A81E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42989AC8" w14:textId="77777777" w:rsidTr="006F2CA2">
        <w:trPr>
          <w:divId w:val="2116439976"/>
          <w:cantSplit/>
          <w:jc w:val="center"/>
        </w:trPr>
        <w:tc>
          <w:tcPr>
            <w:tcW w:w="6940" w:type="dxa"/>
            <w:gridSpan w:val="3"/>
          </w:tcPr>
          <w:p w14:paraId="2851649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58C27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CCF95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4889BCD" w14:textId="77777777" w:rsidTr="006F2CA2">
        <w:trPr>
          <w:divId w:val="2116439976"/>
          <w:cantSplit/>
          <w:jc w:val="center"/>
        </w:trPr>
        <w:tc>
          <w:tcPr>
            <w:tcW w:w="6940" w:type="dxa"/>
            <w:gridSpan w:val="3"/>
          </w:tcPr>
          <w:p w14:paraId="7376C04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2DBC150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23806DD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Letters of Administration of all the estate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 deceased, were granted to you by the Court, as the lawful brother and one of the next-of-kin of the said deceased on [date]:</w:t>
            </w:r>
          </w:p>
          <w:p w14:paraId="11037E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4E178A8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on you, you do bring into and leave in the Registry of the Family Justice Courts, the Letters of Administration in order that                                     may proceed in due course of law for the revocation of the same.</w:t>
            </w:r>
          </w:p>
          <w:p w14:paraId="7829203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CC60EB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302F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0391D5" w14:textId="77777777" w:rsidTr="006F2CA2">
        <w:trPr>
          <w:divId w:val="2116439976"/>
          <w:cantSplit/>
          <w:jc w:val="center"/>
        </w:trPr>
        <w:tc>
          <w:tcPr>
            <w:tcW w:w="6940" w:type="dxa"/>
            <w:gridSpan w:val="3"/>
          </w:tcPr>
          <w:p w14:paraId="57CDB7C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0A11136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215D4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4BE1DB07" w14:textId="77777777" w:rsidTr="006F2CA2">
        <w:trPr>
          <w:divId w:val="2116439976"/>
          <w:cantSplit/>
          <w:jc w:val="center"/>
        </w:trPr>
        <w:tc>
          <w:tcPr>
            <w:tcW w:w="6940" w:type="dxa"/>
            <w:gridSpan w:val="3"/>
          </w:tcPr>
          <w:p w14:paraId="1EFE5E9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1F7F81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give notice to you,                          , to appear in the suit either personally or by your solicitor, should you think it for your interest so to do, at any time during the dependence of the suit and before final judgment shall be given.</w:t>
            </w:r>
          </w:p>
          <w:p w14:paraId="79A7337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1E6F219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867ABE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C3A191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B2CD233" w14:textId="77777777" w:rsidTr="006F2CA2">
        <w:trPr>
          <w:divId w:val="2116439976"/>
          <w:cantSplit/>
          <w:jc w:val="center"/>
        </w:trPr>
        <w:tc>
          <w:tcPr>
            <w:tcW w:w="6940" w:type="dxa"/>
            <w:gridSpan w:val="3"/>
          </w:tcPr>
          <w:p w14:paraId="329C7A8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381659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6E9B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of            , deceased, died on [date] at            having made and duly executed his Last Will and Testament bearing [date] and appointed you,            , the sole executor (or sole executor and residuary legatee and devisee or as may be):</w:t>
            </w:r>
          </w:p>
          <w:p w14:paraId="4A47B48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3BE49E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cause an appearance to be entered by you in the Registry of the Family Justice Courts and show cause why you should not be ordered to take probate of the Will under pain of the law and contempt thereof.</w:t>
            </w:r>
          </w:p>
          <w:p w14:paraId="4C94A1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7CFBE9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738A8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397373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DD19FB1" w14:textId="77777777" w:rsidTr="006F2CA2">
        <w:trPr>
          <w:divId w:val="2116439976"/>
          <w:cantSplit/>
          <w:jc w:val="center"/>
        </w:trPr>
        <w:tc>
          <w:tcPr>
            <w:tcW w:w="6940" w:type="dxa"/>
            <w:gridSpan w:val="3"/>
          </w:tcPr>
          <w:p w14:paraId="6188DD58" w14:textId="77777777" w:rsidR="006F2CA2" w:rsidRPr="006F2CA2" w:rsidRDefault="006F2CA2" w:rsidP="006172E9">
            <w:pPr>
              <w:numPr>
                <w:ilvl w:val="0"/>
                <w:numId w:val="22"/>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5AA06B9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574D16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43544E3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144944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59DFA9D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748324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622C19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E696EE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DE80D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14:paraId="4431EFB1" w14:textId="77777777" w:rsidTr="006F2CA2">
        <w:trPr>
          <w:gridAfter w:val="1"/>
          <w:divId w:val="2116439976"/>
          <w:wAfter w:w="57" w:type="dxa"/>
          <w:cantSplit/>
          <w:jc w:val="center"/>
        </w:trPr>
        <w:tc>
          <w:tcPr>
            <w:tcW w:w="7140" w:type="dxa"/>
            <w:gridSpan w:val="5"/>
          </w:tcPr>
          <w:p w14:paraId="0A4BD3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14:paraId="1A081C4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14:paraId="081A16D8" w14:textId="77777777" w:rsidTr="006F2CA2">
        <w:trPr>
          <w:gridAfter w:val="3"/>
          <w:divId w:val="2116439976"/>
          <w:wAfter w:w="2717" w:type="dxa"/>
          <w:cantSplit/>
          <w:jc w:val="center"/>
        </w:trPr>
        <w:tc>
          <w:tcPr>
            <w:tcW w:w="4480" w:type="dxa"/>
            <w:gridSpan w:val="3"/>
          </w:tcPr>
          <w:p w14:paraId="4AC5249A" w14:textId="77777777"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14:paraId="7079C939" w14:textId="77777777" w:rsidTr="006F2CA2">
        <w:trPr>
          <w:gridAfter w:val="1"/>
          <w:divId w:val="2116439976"/>
          <w:wAfter w:w="57" w:type="dxa"/>
          <w:cantSplit/>
          <w:jc w:val="center"/>
        </w:trPr>
        <w:tc>
          <w:tcPr>
            <w:tcW w:w="7140" w:type="dxa"/>
            <w:gridSpan w:val="5"/>
          </w:tcPr>
          <w:p w14:paraId="6BEB09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D293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538355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198B7E6" w14:textId="77777777" w:rsidTr="006F2CA2">
        <w:trPr>
          <w:divId w:val="2116439976"/>
          <w:cantSplit/>
          <w:jc w:val="center"/>
        </w:trPr>
        <w:tc>
          <w:tcPr>
            <w:tcW w:w="7197" w:type="dxa"/>
            <w:gridSpan w:val="6"/>
          </w:tcPr>
          <w:p w14:paraId="0B297C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19D1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14:paraId="328A5C84" w14:textId="77777777" w:rsidTr="006F2CA2">
        <w:trPr>
          <w:divId w:val="2116439976"/>
          <w:cantSplit/>
          <w:jc w:val="center"/>
        </w:trPr>
        <w:tc>
          <w:tcPr>
            <w:tcW w:w="1496" w:type="dxa"/>
          </w:tcPr>
          <w:p w14:paraId="2AD3A8B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14:paraId="14FCC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174B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14:paraId="35590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14:paraId="2EA95A87" w14:textId="77777777" w:rsidTr="006F2CA2">
        <w:trPr>
          <w:divId w:val="2116439976"/>
          <w:cantSplit/>
          <w:jc w:val="center"/>
        </w:trPr>
        <w:tc>
          <w:tcPr>
            <w:tcW w:w="7197" w:type="dxa"/>
            <w:gridSpan w:val="6"/>
          </w:tcPr>
          <w:p w14:paraId="010BF3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4277C4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07BD95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0F154B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3F03B3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14:paraId="6E673FF3" w14:textId="77777777" w:rsidTr="00632015">
              <w:tc>
                <w:tcPr>
                  <w:tcW w:w="1156" w:type="dxa"/>
                  <w:shd w:val="clear" w:color="auto" w:fill="auto"/>
                  <w:vAlign w:val="center"/>
                </w:tcPr>
                <w:p w14:paraId="0C19C99D"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545848F3"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59F385F7"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14:paraId="5555FFCC" w14:textId="77777777" w:rsidTr="00632015">
              <w:tc>
                <w:tcPr>
                  <w:tcW w:w="1156" w:type="dxa"/>
                  <w:shd w:val="clear" w:color="auto" w:fill="auto"/>
                </w:tcPr>
                <w:p w14:paraId="0A0D4AB6"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3AF7DE4A"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5217A33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FDE1347"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35968CDF"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BA70713"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01C7495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14:paraId="5F4329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2AE8D393" w14:textId="77777777" w:rsidTr="006F2CA2">
        <w:trPr>
          <w:divId w:val="2116439976"/>
          <w:cantSplit/>
          <w:jc w:val="center"/>
        </w:trPr>
        <w:tc>
          <w:tcPr>
            <w:tcW w:w="7197" w:type="dxa"/>
            <w:gridSpan w:val="6"/>
          </w:tcPr>
          <w:p w14:paraId="3202A7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A7FA1B4" w14:textId="77777777" w:rsidTr="006F2CA2">
        <w:trPr>
          <w:divId w:val="2116439976"/>
          <w:cantSplit/>
          <w:jc w:val="center"/>
        </w:trPr>
        <w:tc>
          <w:tcPr>
            <w:tcW w:w="4142" w:type="dxa"/>
            <w:gridSpan w:val="2"/>
          </w:tcPr>
          <w:p w14:paraId="41097B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14:paraId="23DF59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1D6B532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3961D41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14:paraId="25351CAA" w14:textId="77777777" w:rsidTr="006F2CA2">
        <w:trPr>
          <w:gridAfter w:val="1"/>
          <w:divId w:val="2116439976"/>
          <w:wAfter w:w="240" w:type="dxa"/>
          <w:cantSplit/>
          <w:jc w:val="center"/>
        </w:trPr>
        <w:tc>
          <w:tcPr>
            <w:tcW w:w="7120" w:type="dxa"/>
            <w:gridSpan w:val="6"/>
          </w:tcPr>
          <w:p w14:paraId="79113BE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14:paraId="08750FFD" w14:textId="77777777" w:rsidTr="006F2CA2">
        <w:trPr>
          <w:gridAfter w:val="1"/>
          <w:divId w:val="2116439976"/>
          <w:wAfter w:w="240" w:type="dxa"/>
          <w:cantSplit/>
          <w:jc w:val="center"/>
        </w:trPr>
        <w:tc>
          <w:tcPr>
            <w:tcW w:w="1400" w:type="dxa"/>
            <w:gridSpan w:val="2"/>
          </w:tcPr>
          <w:p w14:paraId="01995B56"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14:paraId="7351A0D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D947DE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64AFAB1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14:paraId="424266F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4127535F" w14:textId="77777777" w:rsidTr="006F2CA2">
        <w:trPr>
          <w:gridAfter w:val="1"/>
          <w:divId w:val="2116439976"/>
          <w:wAfter w:w="240" w:type="dxa"/>
          <w:cantSplit/>
          <w:jc w:val="center"/>
        </w:trPr>
        <w:tc>
          <w:tcPr>
            <w:tcW w:w="7120" w:type="dxa"/>
            <w:gridSpan w:val="6"/>
          </w:tcPr>
          <w:p w14:paraId="0DF312D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3EEA8BBE" w14:textId="77777777" w:rsidTr="006F2CA2">
        <w:trPr>
          <w:gridAfter w:val="1"/>
          <w:divId w:val="2116439976"/>
          <w:wAfter w:w="240" w:type="dxa"/>
          <w:cantSplit/>
          <w:jc w:val="center"/>
        </w:trPr>
        <w:tc>
          <w:tcPr>
            <w:tcW w:w="7120" w:type="dxa"/>
            <w:gridSpan w:val="6"/>
          </w:tcPr>
          <w:p w14:paraId="1CB62800"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13293C3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FF847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2E374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AFBD70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3A745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D203A0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85E78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B4975A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2C33164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78AA2FA" w14:textId="77777777" w:rsidTr="006F2CA2">
        <w:trPr>
          <w:gridAfter w:val="1"/>
          <w:divId w:val="2116439976"/>
          <w:wAfter w:w="240" w:type="dxa"/>
          <w:cantSplit/>
          <w:jc w:val="center"/>
        </w:trPr>
        <w:tc>
          <w:tcPr>
            <w:tcW w:w="7120" w:type="dxa"/>
            <w:gridSpan w:val="6"/>
          </w:tcPr>
          <w:p w14:paraId="46FFCBB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E3727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4F5915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5BD64C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73992D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06C41C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C7D8A2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72A33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9139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607A869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98C16CF" w14:textId="77777777" w:rsidTr="006F2CA2">
        <w:trPr>
          <w:gridAfter w:val="1"/>
          <w:divId w:val="2116439976"/>
          <w:wAfter w:w="240" w:type="dxa"/>
          <w:cantSplit/>
          <w:jc w:val="center"/>
        </w:trPr>
        <w:tc>
          <w:tcPr>
            <w:tcW w:w="7120" w:type="dxa"/>
            <w:gridSpan w:val="6"/>
          </w:tcPr>
          <w:p w14:paraId="7C9B3346"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Where section 9 of the Status of Children (Assisted Reproduction Technology) Act 2013 applies, particulars of person whose egg, sperm or embryo was used in the fertilisation procedure undergone by gestational mother by reason of any mistake, negligence, recklessness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90AF83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4E0621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F1F00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33534AF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D70EDE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063ABE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AC5C55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70302B9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030608C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798FFFC7" w14:textId="77777777" w:rsidTr="006F2CA2">
        <w:trPr>
          <w:gridAfter w:val="1"/>
          <w:divId w:val="2116439976"/>
          <w:wAfter w:w="240" w:type="dxa"/>
          <w:cantSplit/>
          <w:jc w:val="center"/>
        </w:trPr>
        <w:tc>
          <w:tcPr>
            <w:tcW w:w="7120" w:type="dxa"/>
            <w:gridSpan w:val="6"/>
          </w:tcPr>
          <w:p w14:paraId="2E53CC7C"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FD86DE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CFC8A30"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4F4E1C6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2A50B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0B9733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586185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461A3A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0CFAE1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A563D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FE8B999" w14:textId="77777777" w:rsidTr="006F2CA2">
        <w:trPr>
          <w:gridAfter w:val="1"/>
          <w:divId w:val="2116439976"/>
          <w:wAfter w:w="240" w:type="dxa"/>
          <w:cantSplit/>
          <w:jc w:val="center"/>
        </w:trPr>
        <w:tc>
          <w:tcPr>
            <w:tcW w:w="7120" w:type="dxa"/>
            <w:gridSpan w:val="6"/>
          </w:tcPr>
          <w:p w14:paraId="245473D9"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6ED1DB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9A56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903448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0D6822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EFF172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B2830E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3D97CBDD" w14:textId="77777777" w:rsidTr="006F2CA2">
        <w:trPr>
          <w:gridAfter w:val="1"/>
          <w:divId w:val="2116439976"/>
          <w:wAfter w:w="240" w:type="dxa"/>
          <w:cantSplit/>
          <w:jc w:val="center"/>
        </w:trPr>
        <w:tc>
          <w:tcPr>
            <w:tcW w:w="7120" w:type="dxa"/>
            <w:gridSpan w:val="6"/>
          </w:tcPr>
          <w:p w14:paraId="7E251EC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711BF18B"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xml:space="preserve">To fill in </w:t>
            </w:r>
            <w:proofErr w:type="gramStart"/>
            <w:r w:rsidRPr="006F2CA2">
              <w:rPr>
                <w:rFonts w:ascii="Times New Roman" w:hAnsi="Times New Roman" w:cs="Times New Roman"/>
                <w:color w:val="000000"/>
                <w:sz w:val="18"/>
                <w:szCs w:val="18"/>
                <w:lang w:val="en-GB" w:eastAsia="en-US"/>
              </w:rPr>
              <w:t>particulars if</w:t>
            </w:r>
            <w:proofErr w:type="gramEnd"/>
            <w:r w:rsidRPr="006F2CA2">
              <w:rPr>
                <w:rFonts w:ascii="Times New Roman" w:hAnsi="Times New Roman" w:cs="Times New Roman"/>
                <w:color w:val="000000"/>
                <w:sz w:val="18"/>
                <w:szCs w:val="18"/>
                <w:lang w:val="en-GB" w:eastAsia="en-US"/>
              </w:rPr>
              <w:t xml:space="preserve"> known)</w:t>
            </w:r>
          </w:p>
          <w:p w14:paraId="580E558F"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F536BA"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41470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D4DA52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6C51D42"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3005C4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FDFACB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2F0A09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44D0091"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91B9A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FDAA8B"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488458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83E8E4D"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E5E163"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045C65"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A5968D5"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73177A8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6C5AF37"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8DFC724"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BE79B13"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F35106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1C40E5A"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967439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99A1C0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8332824" w14:textId="77777777"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14:paraId="2DE02789" w14:textId="77777777" w:rsidTr="006F2CA2">
        <w:tblPrEx>
          <w:jc w:val="left"/>
        </w:tblPrEx>
        <w:trPr>
          <w:gridBefore w:val="1"/>
          <w:divId w:val="2116439976"/>
          <w:wBefore w:w="100" w:type="dxa"/>
          <w:cantSplit/>
          <w:trHeight w:val="80"/>
        </w:trPr>
        <w:tc>
          <w:tcPr>
            <w:tcW w:w="1340" w:type="dxa"/>
            <w:gridSpan w:val="2"/>
          </w:tcPr>
          <w:p w14:paraId="0374AE83" w14:textId="77777777"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14:paraId="2E57872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EE9639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14:paraId="0A9DC7E9"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14:paraId="620AF076"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58B7CF42"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1E97028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2247B51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14:paraId="33FA8C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14:paraId="0546106B" w14:textId="77777777" w:rsidTr="006F2CA2">
        <w:tblPrEx>
          <w:jc w:val="left"/>
        </w:tblPrEx>
        <w:trPr>
          <w:gridBefore w:val="1"/>
          <w:divId w:val="2116439976"/>
          <w:wBefore w:w="100" w:type="dxa"/>
          <w:cantSplit/>
          <w:trHeight w:val="80"/>
        </w:trPr>
        <w:tc>
          <w:tcPr>
            <w:tcW w:w="7260" w:type="dxa"/>
            <w:gridSpan w:val="6"/>
            <w:vAlign w:val="center"/>
          </w:tcPr>
          <w:p w14:paraId="0B598B6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495D768" w14:textId="77777777" w:rsidTr="006F2CA2">
        <w:tblPrEx>
          <w:jc w:val="left"/>
        </w:tblPrEx>
        <w:trPr>
          <w:gridBefore w:val="1"/>
          <w:divId w:val="2116439976"/>
          <w:wBefore w:w="100" w:type="dxa"/>
          <w:cantSplit/>
          <w:trHeight w:val="80"/>
        </w:trPr>
        <w:tc>
          <w:tcPr>
            <w:tcW w:w="7260" w:type="dxa"/>
            <w:gridSpan w:val="6"/>
            <w:vAlign w:val="center"/>
          </w:tcPr>
          <w:p w14:paraId="6BF0811B"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4A2982EC" w14:textId="77777777" w:rsidTr="006F2CA2">
        <w:tblPrEx>
          <w:jc w:val="left"/>
        </w:tblPrEx>
        <w:trPr>
          <w:gridBefore w:val="1"/>
          <w:divId w:val="2116439976"/>
          <w:wBefore w:w="100" w:type="dxa"/>
          <w:cantSplit/>
          <w:trHeight w:val="80"/>
        </w:trPr>
        <w:tc>
          <w:tcPr>
            <w:tcW w:w="7260" w:type="dxa"/>
            <w:gridSpan w:val="6"/>
            <w:vAlign w:val="center"/>
          </w:tcPr>
          <w:p w14:paraId="0375682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03B20B70" w14:textId="77777777" w:rsidTr="006F2CA2">
        <w:tblPrEx>
          <w:jc w:val="left"/>
        </w:tblPrEx>
        <w:trPr>
          <w:gridBefore w:val="1"/>
          <w:divId w:val="2116439976"/>
          <w:wBefore w:w="100" w:type="dxa"/>
          <w:cantSplit/>
          <w:trHeight w:val="80"/>
        </w:trPr>
        <w:tc>
          <w:tcPr>
            <w:tcW w:w="7260" w:type="dxa"/>
            <w:gridSpan w:val="6"/>
            <w:vAlign w:val="center"/>
          </w:tcPr>
          <w:p w14:paraId="359081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624BD53D" w14:textId="77777777" w:rsidTr="006F2CA2">
        <w:tblPrEx>
          <w:jc w:val="left"/>
        </w:tblPrEx>
        <w:trPr>
          <w:gridBefore w:val="1"/>
          <w:divId w:val="2116439976"/>
          <w:wBefore w:w="100" w:type="dxa"/>
          <w:cantSplit/>
          <w:trHeight w:val="80"/>
        </w:trPr>
        <w:tc>
          <w:tcPr>
            <w:tcW w:w="7260" w:type="dxa"/>
            <w:gridSpan w:val="6"/>
            <w:vAlign w:val="center"/>
          </w:tcPr>
          <w:p w14:paraId="606D75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4EB0E4D2" w14:textId="77777777" w:rsidTr="006F2CA2">
        <w:tblPrEx>
          <w:jc w:val="left"/>
        </w:tblPrEx>
        <w:trPr>
          <w:gridBefore w:val="1"/>
          <w:divId w:val="2116439976"/>
          <w:wBefore w:w="100" w:type="dxa"/>
          <w:cantSplit/>
          <w:trHeight w:val="80"/>
        </w:trPr>
        <w:tc>
          <w:tcPr>
            <w:tcW w:w="7260" w:type="dxa"/>
            <w:gridSpan w:val="6"/>
            <w:vAlign w:val="center"/>
          </w:tcPr>
          <w:p w14:paraId="12407AB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F301A1" w14:textId="77777777" w:rsidTr="006F2CA2">
        <w:tblPrEx>
          <w:jc w:val="left"/>
        </w:tblPrEx>
        <w:trPr>
          <w:gridBefore w:val="1"/>
          <w:divId w:val="2116439976"/>
          <w:wBefore w:w="100" w:type="dxa"/>
          <w:cantSplit/>
          <w:trHeight w:val="80"/>
        </w:trPr>
        <w:tc>
          <w:tcPr>
            <w:tcW w:w="7260" w:type="dxa"/>
            <w:gridSpan w:val="6"/>
            <w:vAlign w:val="center"/>
          </w:tcPr>
          <w:p w14:paraId="73472F6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61922460"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39C9865C" w14:textId="77777777" w:rsidTr="00B71185">
        <w:trPr>
          <w:divId w:val="2116439976"/>
          <w:cantSplit/>
          <w:trHeight w:val="740"/>
          <w:jc w:val="center"/>
        </w:trPr>
        <w:tc>
          <w:tcPr>
            <w:tcW w:w="2141" w:type="dxa"/>
            <w:gridSpan w:val="2"/>
            <w:textDirection w:val="btLr"/>
            <w:vAlign w:val="center"/>
          </w:tcPr>
          <w:p w14:paraId="3E8A5B2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CD6DC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2BB0846C" w14:textId="77777777" w:rsidTr="00B71185">
        <w:trPr>
          <w:divId w:val="2116439976"/>
          <w:cantSplit/>
          <w:trHeight w:val="560"/>
          <w:jc w:val="center"/>
        </w:trPr>
        <w:tc>
          <w:tcPr>
            <w:tcW w:w="2141" w:type="dxa"/>
            <w:gridSpan w:val="2"/>
            <w:textDirection w:val="btLr"/>
            <w:vAlign w:val="center"/>
          </w:tcPr>
          <w:p w14:paraId="0334535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096EC56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7997666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404106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19A646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1ADBB08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7910128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78A34C3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40881952" w14:textId="77777777" w:rsidTr="00B71185">
        <w:trPr>
          <w:divId w:val="2116439976"/>
          <w:cantSplit/>
          <w:jc w:val="center"/>
        </w:trPr>
        <w:tc>
          <w:tcPr>
            <w:tcW w:w="2141" w:type="dxa"/>
            <w:gridSpan w:val="2"/>
            <w:textDirection w:val="btLr"/>
            <w:vAlign w:val="center"/>
          </w:tcPr>
          <w:p w14:paraId="2DD4E8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5BFB363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F5C6D1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27D20E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64581F8B" w14:textId="77777777" w:rsidTr="00B71185">
        <w:trPr>
          <w:divId w:val="2116439976"/>
          <w:cantSplit/>
          <w:jc w:val="center"/>
        </w:trPr>
        <w:tc>
          <w:tcPr>
            <w:tcW w:w="2141" w:type="dxa"/>
            <w:gridSpan w:val="2"/>
            <w:textDirection w:val="btLr"/>
            <w:vAlign w:val="center"/>
          </w:tcPr>
          <w:p w14:paraId="404028A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786505B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5698C59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3DE0638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33E0B39B" w14:textId="77777777" w:rsidTr="00B71185">
        <w:trPr>
          <w:divId w:val="2116439976"/>
          <w:cantSplit/>
          <w:jc w:val="center"/>
        </w:trPr>
        <w:tc>
          <w:tcPr>
            <w:tcW w:w="1289" w:type="dxa"/>
            <w:textDirection w:val="btLr"/>
            <w:vAlign w:val="center"/>
          </w:tcPr>
          <w:p w14:paraId="23BEF2FC"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6F7C7F1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1623A0F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6FE406D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9E651E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4499DF" w14:textId="77777777" w:rsidTr="00B71185">
        <w:trPr>
          <w:divId w:val="2116439976"/>
          <w:cantSplit/>
          <w:jc w:val="center"/>
        </w:trPr>
        <w:tc>
          <w:tcPr>
            <w:tcW w:w="1289" w:type="dxa"/>
            <w:textDirection w:val="btLr"/>
            <w:vAlign w:val="center"/>
          </w:tcPr>
          <w:p w14:paraId="4E570CF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C9A0AE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CA1BE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24113D0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445EC1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33AC5B2" w14:textId="77777777" w:rsidTr="00B71185">
        <w:trPr>
          <w:divId w:val="2116439976"/>
          <w:cantSplit/>
          <w:jc w:val="center"/>
        </w:trPr>
        <w:tc>
          <w:tcPr>
            <w:tcW w:w="1289" w:type="dxa"/>
            <w:textDirection w:val="btLr"/>
            <w:vAlign w:val="center"/>
          </w:tcPr>
          <w:p w14:paraId="1CCFB1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66E3770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F5B568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E13A8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743624E5" w14:textId="77777777" w:rsidTr="00B71185">
        <w:trPr>
          <w:divId w:val="2116439976"/>
          <w:cantSplit/>
          <w:jc w:val="center"/>
        </w:trPr>
        <w:tc>
          <w:tcPr>
            <w:tcW w:w="1289" w:type="dxa"/>
            <w:textDirection w:val="btLr"/>
            <w:vAlign w:val="center"/>
          </w:tcPr>
          <w:p w14:paraId="40BF17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E7222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27172C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3F1AE81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0647312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5BDE56A" w14:textId="77777777" w:rsidTr="00B71185">
        <w:trPr>
          <w:divId w:val="2116439976"/>
          <w:cantSplit/>
          <w:jc w:val="center"/>
        </w:trPr>
        <w:tc>
          <w:tcPr>
            <w:tcW w:w="1289" w:type="dxa"/>
            <w:textDirection w:val="btLr"/>
            <w:vAlign w:val="center"/>
          </w:tcPr>
          <w:p w14:paraId="5C32631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40F89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315E79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6A61684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5EAA4B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2B4DF926" w14:textId="77777777" w:rsidTr="00B71185">
        <w:trPr>
          <w:divId w:val="2116439976"/>
          <w:cantSplit/>
          <w:jc w:val="center"/>
        </w:trPr>
        <w:tc>
          <w:tcPr>
            <w:tcW w:w="1289" w:type="dxa"/>
            <w:textDirection w:val="btLr"/>
            <w:vAlign w:val="center"/>
          </w:tcPr>
          <w:p w14:paraId="6116BA5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3FF6B9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7726ED3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B670C4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28296C47" w14:textId="77777777" w:rsidTr="00B71185">
        <w:trPr>
          <w:divId w:val="2116439976"/>
          <w:cantSplit/>
          <w:jc w:val="center"/>
        </w:trPr>
        <w:tc>
          <w:tcPr>
            <w:tcW w:w="2141" w:type="dxa"/>
            <w:gridSpan w:val="2"/>
          </w:tcPr>
          <w:p w14:paraId="695BF0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0738C6A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1AB1A50" w14:textId="77777777" w:rsidTr="00B71185">
        <w:trPr>
          <w:divId w:val="2116439976"/>
          <w:cantSplit/>
          <w:jc w:val="center"/>
        </w:trPr>
        <w:tc>
          <w:tcPr>
            <w:tcW w:w="2141" w:type="dxa"/>
            <w:gridSpan w:val="2"/>
          </w:tcPr>
          <w:p w14:paraId="582BAC7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1E83644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21F7C873" w14:textId="77777777" w:rsidTr="00B71185">
        <w:trPr>
          <w:divId w:val="2116439976"/>
          <w:cantSplit/>
          <w:jc w:val="center"/>
        </w:trPr>
        <w:tc>
          <w:tcPr>
            <w:tcW w:w="2141" w:type="dxa"/>
            <w:gridSpan w:val="2"/>
          </w:tcPr>
          <w:p w14:paraId="0C1D481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A62F90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39D1ADE2" w14:textId="77777777"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14:paraId="03FE9467" w14:textId="77777777" w:rsidTr="00ED0FE9">
        <w:trPr>
          <w:divId w:val="2116439976"/>
          <w:cantSplit/>
          <w:jc w:val="center"/>
        </w:trPr>
        <w:tc>
          <w:tcPr>
            <w:tcW w:w="9050" w:type="dxa"/>
            <w:shd w:val="clear" w:color="auto" w:fill="auto"/>
          </w:tcPr>
          <w:p w14:paraId="3C08833B"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14:paraId="2D9F36E4"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5009951B" w14:textId="77777777"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14:paraId="1AAA0334"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14:paraId="0749A5E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14:paraId="2F6F4C3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14:paraId="5BCCA384"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14:paraId="54A9D33F"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14:paraId="1219FEF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14:paraId="6E1EE08F" w14:textId="77777777" w:rsidTr="00F52108">
              <w:trPr>
                <w:cantSplit/>
                <w:jc w:val="center"/>
              </w:trPr>
              <w:tc>
                <w:tcPr>
                  <w:tcW w:w="7120" w:type="dxa"/>
                </w:tcPr>
                <w:p w14:paraId="0A58075B"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14:paraId="713965EF" w14:textId="77777777" w:rsidTr="00F52108">
              <w:trPr>
                <w:cantSplit/>
                <w:jc w:val="center"/>
              </w:trPr>
              <w:tc>
                <w:tcPr>
                  <w:tcW w:w="7120" w:type="dxa"/>
                </w:tcPr>
                <w:p w14:paraId="3199B820" w14:textId="77777777"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14:paraId="5A0408A3" w14:textId="77777777" w:rsidTr="00F52108">
              <w:trPr>
                <w:cantSplit/>
                <w:jc w:val="center"/>
              </w:trPr>
              <w:tc>
                <w:tcPr>
                  <w:tcW w:w="7120" w:type="dxa"/>
                </w:tcPr>
                <w:p w14:paraId="42087883"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14:paraId="22D673FD" w14:textId="77777777" w:rsidTr="00F52108">
              <w:trPr>
                <w:cantSplit/>
                <w:jc w:val="center"/>
              </w:trPr>
              <w:tc>
                <w:tcPr>
                  <w:tcW w:w="7120" w:type="dxa"/>
                </w:tcPr>
                <w:p w14:paraId="67CC4741" w14:textId="77777777"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14:paraId="182C6F8E"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14:paraId="7BC0485D" w14:textId="77777777" w:rsidR="00F52108" w:rsidRPr="00B71185" w:rsidRDefault="00F52108" w:rsidP="00F52108">
            <w:pPr>
              <w:tabs>
                <w:tab w:val="left" w:pos="7088"/>
              </w:tabs>
              <w:rPr>
                <w:rFonts w:ascii="Times New Roman" w:hAnsi="Times New Roman" w:cs="Times New Roman"/>
                <w:b/>
                <w:sz w:val="22"/>
                <w:szCs w:val="22"/>
              </w:rPr>
            </w:pPr>
          </w:p>
          <w:p w14:paraId="1AA51751"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14:paraId="4A7C37E5" w14:textId="77777777" w:rsidR="00F52108" w:rsidRPr="00B71185" w:rsidRDefault="00F52108" w:rsidP="00F52108">
            <w:pPr>
              <w:tabs>
                <w:tab w:val="left" w:pos="7088"/>
              </w:tabs>
              <w:rPr>
                <w:rFonts w:ascii="Times New Roman" w:hAnsi="Times New Roman" w:cs="Times New Roman"/>
                <w:b/>
                <w:sz w:val="22"/>
                <w:szCs w:val="22"/>
              </w:rPr>
            </w:pPr>
          </w:p>
          <w:p w14:paraId="1A79323F"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14:paraId="36895D8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14:paraId="4ED4BD55"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may apply to amend, </w:t>
            </w:r>
            <w:proofErr w:type="gramStart"/>
            <w:r w:rsidRPr="00B71185">
              <w:rPr>
                <w:sz w:val="22"/>
                <w:szCs w:val="22"/>
              </w:rPr>
              <w:t>vary</w:t>
            </w:r>
            <w:proofErr w:type="gramEnd"/>
            <w:r w:rsidRPr="00B71185">
              <w:rPr>
                <w:sz w:val="22"/>
                <w:szCs w:val="22"/>
              </w:rPr>
              <w:t xml:space="preserve"> or discharge this order, only if the (party) has the leave of the Court to make the application.</w:t>
            </w:r>
          </w:p>
          <w:p w14:paraId="52704ACE"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14:paraId="38F2B46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14:paraId="51FEA429" w14:textId="77777777" w:rsidR="00F52108" w:rsidRPr="00B71185" w:rsidRDefault="00F52108" w:rsidP="00F52108">
            <w:pPr>
              <w:pStyle w:val="ListParagraph"/>
              <w:tabs>
                <w:tab w:val="left" w:pos="7088"/>
              </w:tabs>
              <w:spacing w:after="160" w:line="259" w:lineRule="auto"/>
              <w:contextualSpacing/>
              <w:jc w:val="both"/>
              <w:rPr>
                <w:sz w:val="22"/>
                <w:szCs w:val="22"/>
              </w:rPr>
            </w:pPr>
          </w:p>
          <w:p w14:paraId="30EC9834" w14:textId="77777777"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14:paraId="7F97DE8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14:paraId="0040C081" w14:textId="77777777" w:rsidR="00ED0FE9" w:rsidRPr="00B71185" w:rsidRDefault="00ED0FE9" w:rsidP="00ED0FE9">
            <w:pPr>
              <w:pStyle w:val="ListParagraph"/>
              <w:ind w:left="1210"/>
              <w:jc w:val="both"/>
              <w:rPr>
                <w:sz w:val="22"/>
                <w:szCs w:val="22"/>
              </w:rPr>
            </w:pPr>
          </w:p>
          <w:p w14:paraId="4F25D839"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14:paraId="79E4E7DC" w14:textId="77777777" w:rsidR="00ED0FE9" w:rsidRPr="00B71185" w:rsidRDefault="00ED0FE9" w:rsidP="00B71185">
            <w:pPr>
              <w:pStyle w:val="ListParagraph"/>
              <w:ind w:left="709" w:hanging="709"/>
              <w:jc w:val="both"/>
              <w:rPr>
                <w:sz w:val="22"/>
                <w:szCs w:val="22"/>
              </w:rPr>
            </w:pPr>
          </w:p>
          <w:p w14:paraId="5D9FD363"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14:paraId="577D6F87" w14:textId="77777777" w:rsidR="00ED0FE9" w:rsidRPr="00B71185" w:rsidRDefault="00ED0FE9" w:rsidP="00B71185">
            <w:pPr>
              <w:pStyle w:val="ListParagraph"/>
              <w:ind w:left="709" w:hanging="709"/>
              <w:jc w:val="both"/>
              <w:rPr>
                <w:sz w:val="22"/>
                <w:szCs w:val="22"/>
              </w:rPr>
            </w:pPr>
          </w:p>
          <w:p w14:paraId="022C83D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00CA4A8A" w14:textId="77777777" w:rsidR="00ED0FE9" w:rsidRPr="00B71185" w:rsidRDefault="00ED0FE9" w:rsidP="00B71185">
            <w:pPr>
              <w:pStyle w:val="ListParagraph"/>
              <w:ind w:left="709" w:hanging="709"/>
              <w:jc w:val="both"/>
              <w:rPr>
                <w:sz w:val="22"/>
                <w:szCs w:val="22"/>
              </w:rPr>
            </w:pPr>
          </w:p>
          <w:p w14:paraId="6B9A4089" w14:textId="77777777" w:rsidR="00F52108" w:rsidRPr="00B71185" w:rsidRDefault="00F52108" w:rsidP="006172E9">
            <w:pPr>
              <w:pStyle w:val="ListParagraph"/>
              <w:numPr>
                <w:ilvl w:val="0"/>
                <w:numId w:val="134"/>
              </w:numPr>
              <w:ind w:left="709" w:hanging="709"/>
              <w:jc w:val="both"/>
              <w:rPr>
                <w:sz w:val="22"/>
                <w:szCs w:val="22"/>
              </w:rPr>
            </w:pPr>
            <w:r w:rsidRPr="00B71185">
              <w:rPr>
                <w:sz w:val="22"/>
                <w:szCs w:val="22"/>
              </w:rPr>
              <w:t>If you do not understand anything in this order, you should consult a solicitor as soon as possible.</w:t>
            </w:r>
          </w:p>
          <w:p w14:paraId="17AAC5A5" w14:textId="77777777" w:rsidR="00F52108" w:rsidRPr="00B71185" w:rsidRDefault="00F52108" w:rsidP="00F52108">
            <w:pPr>
              <w:jc w:val="both"/>
              <w:rPr>
                <w:rFonts w:ascii="Times New Roman" w:hAnsi="Times New Roman" w:cs="Times New Roman"/>
                <w:sz w:val="22"/>
                <w:szCs w:val="22"/>
              </w:rPr>
            </w:pPr>
          </w:p>
          <w:p w14:paraId="0D6D17BF" w14:textId="77777777" w:rsidR="00F52108" w:rsidRPr="00B71185" w:rsidRDefault="00F52108" w:rsidP="00F52108">
            <w:pPr>
              <w:jc w:val="both"/>
              <w:rPr>
                <w:rFonts w:ascii="Times New Roman" w:hAnsi="Times New Roman" w:cs="Times New Roman"/>
                <w:sz w:val="22"/>
                <w:szCs w:val="22"/>
              </w:rPr>
            </w:pPr>
          </w:p>
          <w:p w14:paraId="2D34B4D5" w14:textId="77777777" w:rsidR="00F52108" w:rsidRPr="00B71185" w:rsidRDefault="00F52108" w:rsidP="00F52108">
            <w:pPr>
              <w:jc w:val="both"/>
              <w:rPr>
                <w:rFonts w:ascii="Times New Roman" w:hAnsi="Times New Roman" w:cs="Times New Roman"/>
                <w:sz w:val="22"/>
                <w:szCs w:val="22"/>
              </w:rPr>
            </w:pPr>
          </w:p>
          <w:p w14:paraId="5A0A1CE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14:paraId="5104B039"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14:paraId="3BE96BC6" w14:textId="77777777"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14:paraId="04D86872" w14:textId="77777777" w:rsidR="00F52108" w:rsidRDefault="00F52108" w:rsidP="00F52108">
            <w:pPr>
              <w:jc w:val="center"/>
              <w:rPr>
                <w:rFonts w:ascii="Times New Roman" w:hAnsi="Times New Roman" w:cs="Times New Roman"/>
              </w:rPr>
            </w:pPr>
            <w:bookmarkStart w:id="6" w:name="Form642"/>
            <w:bookmarkEnd w:id="6"/>
          </w:p>
          <w:p w14:paraId="7D2B84E6" w14:textId="77777777" w:rsidR="00F52108" w:rsidRDefault="00F52108" w:rsidP="00F52108">
            <w:pPr>
              <w:jc w:val="center"/>
              <w:rPr>
                <w:rFonts w:ascii="Times New Roman" w:hAnsi="Times New Roman" w:cs="Times New Roman"/>
              </w:rPr>
            </w:pPr>
          </w:p>
          <w:p w14:paraId="09966132" w14:textId="77777777" w:rsidR="00F52108" w:rsidRDefault="00F52108" w:rsidP="00F52108">
            <w:pPr>
              <w:jc w:val="center"/>
              <w:rPr>
                <w:rFonts w:ascii="Times New Roman" w:hAnsi="Times New Roman" w:cs="Times New Roman"/>
              </w:rPr>
            </w:pPr>
          </w:p>
          <w:p w14:paraId="691B7588" w14:textId="77777777" w:rsidR="00F52108" w:rsidRDefault="00F52108" w:rsidP="00F52108">
            <w:pPr>
              <w:jc w:val="center"/>
              <w:rPr>
                <w:rFonts w:ascii="Times New Roman" w:hAnsi="Times New Roman" w:cs="Times New Roman"/>
              </w:rPr>
            </w:pPr>
          </w:p>
          <w:p w14:paraId="5D78CF5A" w14:textId="77777777" w:rsidR="00F52108" w:rsidRDefault="00F52108" w:rsidP="00F52108">
            <w:pPr>
              <w:jc w:val="center"/>
              <w:rPr>
                <w:rFonts w:ascii="Times New Roman" w:hAnsi="Times New Roman" w:cs="Times New Roman"/>
              </w:rPr>
            </w:pPr>
          </w:p>
          <w:p w14:paraId="7EB78D94" w14:textId="77777777" w:rsidR="00F52108" w:rsidRDefault="00F52108" w:rsidP="00F52108">
            <w:pPr>
              <w:jc w:val="center"/>
              <w:rPr>
                <w:rFonts w:ascii="Times New Roman" w:hAnsi="Times New Roman" w:cs="Times New Roman"/>
              </w:rPr>
            </w:pPr>
          </w:p>
          <w:p w14:paraId="62BF5775" w14:textId="77777777" w:rsidR="00F52108" w:rsidRDefault="00F52108" w:rsidP="00F52108">
            <w:pPr>
              <w:jc w:val="center"/>
              <w:rPr>
                <w:rFonts w:ascii="Times New Roman" w:hAnsi="Times New Roman" w:cs="Times New Roman"/>
              </w:rPr>
            </w:pPr>
          </w:p>
          <w:p w14:paraId="618B0489" w14:textId="77777777" w:rsidR="00ED0FE9" w:rsidRDefault="00ED0FE9" w:rsidP="00F52108">
            <w:pPr>
              <w:jc w:val="center"/>
              <w:rPr>
                <w:rFonts w:ascii="Times New Roman" w:hAnsi="Times New Roman" w:cs="Times New Roman"/>
              </w:rPr>
            </w:pPr>
          </w:p>
          <w:p w14:paraId="2D39DE3A" w14:textId="77777777" w:rsidR="00ED0FE9" w:rsidRDefault="00ED0FE9" w:rsidP="00F52108">
            <w:pPr>
              <w:jc w:val="center"/>
              <w:rPr>
                <w:rFonts w:ascii="Times New Roman" w:hAnsi="Times New Roman" w:cs="Times New Roman"/>
              </w:rPr>
            </w:pPr>
          </w:p>
          <w:p w14:paraId="200F2479" w14:textId="77777777" w:rsidR="00ED0FE9" w:rsidRDefault="00ED0FE9" w:rsidP="00F52108">
            <w:pPr>
              <w:jc w:val="center"/>
              <w:rPr>
                <w:rFonts w:ascii="Times New Roman" w:hAnsi="Times New Roman" w:cs="Times New Roman"/>
              </w:rPr>
            </w:pPr>
          </w:p>
          <w:p w14:paraId="7FF701C8" w14:textId="77777777" w:rsidR="003D47BB" w:rsidRDefault="003D47BB" w:rsidP="00F52108">
            <w:pPr>
              <w:jc w:val="center"/>
              <w:rPr>
                <w:rFonts w:ascii="Times New Roman" w:hAnsi="Times New Roman" w:cs="Times New Roman"/>
                <w:sz w:val="22"/>
                <w:szCs w:val="22"/>
              </w:rPr>
            </w:pPr>
          </w:p>
          <w:p w14:paraId="420C4EF7" w14:textId="77777777" w:rsidR="003D47BB" w:rsidRDefault="003D47BB" w:rsidP="00F52108">
            <w:pPr>
              <w:jc w:val="center"/>
              <w:rPr>
                <w:rFonts w:ascii="Times New Roman" w:hAnsi="Times New Roman" w:cs="Times New Roman"/>
                <w:sz w:val="22"/>
                <w:szCs w:val="22"/>
              </w:rPr>
            </w:pPr>
          </w:p>
          <w:p w14:paraId="6D3E3690" w14:textId="77777777" w:rsidR="003D47BB" w:rsidRDefault="003D47BB" w:rsidP="00F52108">
            <w:pPr>
              <w:jc w:val="center"/>
              <w:rPr>
                <w:rFonts w:ascii="Times New Roman" w:hAnsi="Times New Roman" w:cs="Times New Roman"/>
                <w:sz w:val="22"/>
                <w:szCs w:val="22"/>
              </w:rPr>
            </w:pPr>
          </w:p>
          <w:p w14:paraId="06C0348B"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14:paraId="16AC6049"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6DF6954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14:paraId="27CAA170"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239FFFE9"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4C29464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667A6B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01681BAC"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1FA573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510216C0" w14:textId="77777777" w:rsidTr="00F52108">
              <w:trPr>
                <w:cantSplit/>
                <w:jc w:val="center"/>
              </w:trPr>
              <w:tc>
                <w:tcPr>
                  <w:tcW w:w="7120" w:type="dxa"/>
                </w:tcPr>
                <w:p w14:paraId="4BEFFE78"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355E9FCC" w14:textId="77777777" w:rsidTr="00F52108">
              <w:trPr>
                <w:cantSplit/>
                <w:jc w:val="center"/>
              </w:trPr>
              <w:tc>
                <w:tcPr>
                  <w:tcW w:w="7120" w:type="dxa"/>
                </w:tcPr>
                <w:p w14:paraId="582F9B1E"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CD7F0DC" w14:textId="77777777" w:rsidTr="00F52108">
              <w:trPr>
                <w:cantSplit/>
                <w:jc w:val="center"/>
              </w:trPr>
              <w:tc>
                <w:tcPr>
                  <w:tcW w:w="7120" w:type="dxa"/>
                </w:tcPr>
                <w:p w14:paraId="0A251D0B"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179F1DE3" w14:textId="77777777" w:rsidTr="00F52108">
              <w:trPr>
                <w:cantSplit/>
                <w:jc w:val="center"/>
              </w:trPr>
              <w:tc>
                <w:tcPr>
                  <w:tcW w:w="7120" w:type="dxa"/>
                </w:tcPr>
                <w:p w14:paraId="133FF4CD"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E4A56E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14F46955" w14:textId="77777777" w:rsidR="00F52108" w:rsidRPr="00742440" w:rsidRDefault="00F52108" w:rsidP="00F52108">
            <w:pPr>
              <w:tabs>
                <w:tab w:val="left" w:pos="7088"/>
              </w:tabs>
              <w:rPr>
                <w:rFonts w:ascii="Times New Roman" w:hAnsi="Times New Roman" w:cs="Times New Roman"/>
                <w:b/>
                <w:sz w:val="22"/>
                <w:szCs w:val="22"/>
              </w:rPr>
            </w:pPr>
          </w:p>
          <w:p w14:paraId="7F79A90F"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795793B7" w14:textId="77777777" w:rsidR="00F52108" w:rsidRPr="00742440" w:rsidRDefault="00F52108" w:rsidP="00F52108">
            <w:pPr>
              <w:tabs>
                <w:tab w:val="left" w:pos="7088"/>
              </w:tabs>
              <w:rPr>
                <w:rFonts w:ascii="Times New Roman" w:hAnsi="Times New Roman" w:cs="Times New Roman"/>
                <w:b/>
                <w:sz w:val="22"/>
                <w:szCs w:val="22"/>
              </w:rPr>
            </w:pPr>
          </w:p>
          <w:p w14:paraId="2FCAC9A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1A683A7"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3C1566CC"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1584BE"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00921E55"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00A243ED" w14:textId="77777777" w:rsidR="00F52108" w:rsidRPr="00742440" w:rsidRDefault="00F52108" w:rsidP="00F52108">
            <w:pPr>
              <w:tabs>
                <w:tab w:val="left" w:pos="7088"/>
              </w:tabs>
              <w:jc w:val="both"/>
              <w:rPr>
                <w:rFonts w:ascii="Times New Roman" w:hAnsi="Times New Roman" w:cs="Times New Roman"/>
                <w:sz w:val="22"/>
                <w:szCs w:val="22"/>
              </w:rPr>
            </w:pPr>
          </w:p>
          <w:p w14:paraId="6C14928B"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6C46D3B7" w14:textId="77777777"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743516AD" w14:textId="77777777"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14:paraId="33B3ED26"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w:t>
            </w:r>
            <w:r w:rsidRPr="00742440">
              <w:rPr>
                <w:rFonts w:ascii="Times New Roman" w:hAnsi="Times New Roman" w:cs="Times New Roman"/>
                <w:sz w:val="22"/>
                <w:szCs w:val="22"/>
              </w:rPr>
              <w:lastRenderedPageBreak/>
              <w:t>to the application (as the case may be) and, if this order was made on the application of the Attorney-General, on the Attorney-General.</w:t>
            </w:r>
          </w:p>
          <w:p w14:paraId="189D9FDA"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720A27E3" w14:textId="77777777"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AA92A6D"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16CD4DEC"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D3324A9"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0E123DA4"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6CD372AD" w14:textId="77777777" w:rsidR="00F52108" w:rsidRPr="00742440" w:rsidRDefault="00F52108" w:rsidP="00F52108">
            <w:pPr>
              <w:jc w:val="both"/>
              <w:rPr>
                <w:rFonts w:ascii="Times New Roman" w:hAnsi="Times New Roman" w:cs="Times New Roman"/>
                <w:sz w:val="22"/>
                <w:szCs w:val="22"/>
              </w:rPr>
            </w:pPr>
          </w:p>
          <w:p w14:paraId="06E3363C" w14:textId="77777777" w:rsidR="00F52108" w:rsidRPr="00742440" w:rsidRDefault="00F52108" w:rsidP="00F52108">
            <w:pPr>
              <w:jc w:val="both"/>
              <w:rPr>
                <w:rFonts w:ascii="Times New Roman" w:hAnsi="Times New Roman" w:cs="Times New Roman"/>
                <w:sz w:val="22"/>
                <w:szCs w:val="22"/>
              </w:rPr>
            </w:pPr>
          </w:p>
          <w:p w14:paraId="55A4581D" w14:textId="77777777" w:rsidR="00F52108" w:rsidRPr="00742440" w:rsidRDefault="00F52108" w:rsidP="00F52108">
            <w:pPr>
              <w:jc w:val="both"/>
              <w:rPr>
                <w:rFonts w:ascii="Times New Roman" w:hAnsi="Times New Roman" w:cs="Times New Roman"/>
                <w:sz w:val="22"/>
                <w:szCs w:val="22"/>
              </w:rPr>
            </w:pPr>
          </w:p>
          <w:p w14:paraId="1CD532D8"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3A0C47EF"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04306FE6" w14:textId="77777777"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7" w:name="Form643"/>
            <w:bookmarkEnd w:id="7"/>
          </w:p>
          <w:p w14:paraId="51417663" w14:textId="77777777" w:rsidR="00F52108" w:rsidRDefault="00F52108" w:rsidP="00F52108">
            <w:pPr>
              <w:jc w:val="center"/>
              <w:rPr>
                <w:rFonts w:ascii="Times New Roman" w:hAnsi="Times New Roman" w:cs="Times New Roman"/>
              </w:rPr>
            </w:pPr>
          </w:p>
          <w:p w14:paraId="576797C5" w14:textId="77777777" w:rsidR="00ED0FE9" w:rsidRDefault="00ED0FE9" w:rsidP="00F52108">
            <w:pPr>
              <w:jc w:val="center"/>
              <w:rPr>
                <w:rFonts w:ascii="Times New Roman" w:hAnsi="Times New Roman" w:cs="Times New Roman"/>
              </w:rPr>
            </w:pPr>
          </w:p>
          <w:p w14:paraId="3C36384F" w14:textId="77777777" w:rsidR="00ED0FE9" w:rsidRDefault="00ED0FE9" w:rsidP="00F52108">
            <w:pPr>
              <w:jc w:val="center"/>
              <w:rPr>
                <w:rFonts w:ascii="Times New Roman" w:hAnsi="Times New Roman" w:cs="Times New Roman"/>
              </w:rPr>
            </w:pPr>
          </w:p>
          <w:p w14:paraId="071AFD14" w14:textId="77777777" w:rsidR="00ED0FE9" w:rsidRDefault="00ED0FE9" w:rsidP="00F52108">
            <w:pPr>
              <w:jc w:val="center"/>
              <w:rPr>
                <w:rFonts w:ascii="Times New Roman" w:hAnsi="Times New Roman" w:cs="Times New Roman"/>
              </w:rPr>
            </w:pPr>
          </w:p>
          <w:p w14:paraId="316B9B98" w14:textId="77777777" w:rsidR="00ED0FE9" w:rsidRDefault="00ED0FE9" w:rsidP="00F52108">
            <w:pPr>
              <w:jc w:val="center"/>
              <w:rPr>
                <w:rFonts w:ascii="Times New Roman" w:hAnsi="Times New Roman" w:cs="Times New Roman"/>
              </w:rPr>
            </w:pPr>
          </w:p>
          <w:p w14:paraId="083CD9F5" w14:textId="77777777" w:rsidR="00ED0FE9" w:rsidRDefault="00ED0FE9" w:rsidP="00F52108">
            <w:pPr>
              <w:jc w:val="center"/>
              <w:rPr>
                <w:rFonts w:ascii="Times New Roman" w:hAnsi="Times New Roman" w:cs="Times New Roman"/>
              </w:rPr>
            </w:pPr>
          </w:p>
          <w:p w14:paraId="21824746" w14:textId="77777777" w:rsidR="00ED0FE9" w:rsidRDefault="00ED0FE9" w:rsidP="00F52108">
            <w:pPr>
              <w:jc w:val="center"/>
              <w:rPr>
                <w:rFonts w:ascii="Times New Roman" w:hAnsi="Times New Roman" w:cs="Times New Roman"/>
              </w:rPr>
            </w:pPr>
          </w:p>
          <w:p w14:paraId="1DF515E8" w14:textId="77777777" w:rsidR="00ED0FE9" w:rsidRDefault="00ED0FE9" w:rsidP="00F52108">
            <w:pPr>
              <w:jc w:val="center"/>
              <w:rPr>
                <w:rFonts w:ascii="Times New Roman" w:hAnsi="Times New Roman" w:cs="Times New Roman"/>
              </w:rPr>
            </w:pPr>
          </w:p>
          <w:p w14:paraId="5E563813" w14:textId="77777777" w:rsidR="003D47BB" w:rsidRDefault="003D47BB" w:rsidP="00F52108">
            <w:pPr>
              <w:jc w:val="center"/>
              <w:rPr>
                <w:rFonts w:ascii="Times New Roman" w:hAnsi="Times New Roman" w:cs="Times New Roman"/>
                <w:sz w:val="22"/>
                <w:szCs w:val="22"/>
              </w:rPr>
            </w:pPr>
          </w:p>
          <w:p w14:paraId="2CB22617" w14:textId="77777777" w:rsidR="003D47BB" w:rsidRDefault="003D47BB" w:rsidP="00F52108">
            <w:pPr>
              <w:jc w:val="center"/>
              <w:rPr>
                <w:rFonts w:ascii="Times New Roman" w:hAnsi="Times New Roman" w:cs="Times New Roman"/>
                <w:sz w:val="22"/>
                <w:szCs w:val="22"/>
              </w:rPr>
            </w:pPr>
          </w:p>
          <w:p w14:paraId="496C1D7E" w14:textId="77777777" w:rsidR="003D47BB" w:rsidRDefault="003D47BB" w:rsidP="00F52108">
            <w:pPr>
              <w:jc w:val="center"/>
              <w:rPr>
                <w:rFonts w:ascii="Times New Roman" w:hAnsi="Times New Roman" w:cs="Times New Roman"/>
                <w:sz w:val="22"/>
                <w:szCs w:val="22"/>
              </w:rPr>
            </w:pPr>
          </w:p>
          <w:p w14:paraId="53B43C25" w14:textId="77777777" w:rsidR="003D47BB" w:rsidRDefault="003D47BB" w:rsidP="00F52108">
            <w:pPr>
              <w:jc w:val="center"/>
              <w:rPr>
                <w:rFonts w:ascii="Times New Roman" w:hAnsi="Times New Roman" w:cs="Times New Roman"/>
                <w:sz w:val="22"/>
                <w:szCs w:val="22"/>
              </w:rPr>
            </w:pPr>
          </w:p>
          <w:p w14:paraId="44743B52"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14:paraId="3A149780"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4304D3C1" w14:textId="77777777"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14:paraId="2B3C6D2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48353DE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3D957A20"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2A7AECF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48E1F4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F5ACB9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7AB37030" w14:textId="77777777" w:rsidTr="00F52108">
              <w:trPr>
                <w:cantSplit/>
                <w:jc w:val="center"/>
              </w:trPr>
              <w:tc>
                <w:tcPr>
                  <w:tcW w:w="7120" w:type="dxa"/>
                </w:tcPr>
                <w:p w14:paraId="79422C89"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5062AD30" w14:textId="77777777" w:rsidTr="00F52108">
              <w:trPr>
                <w:cantSplit/>
                <w:jc w:val="center"/>
              </w:trPr>
              <w:tc>
                <w:tcPr>
                  <w:tcW w:w="7120" w:type="dxa"/>
                </w:tcPr>
                <w:p w14:paraId="50E3DB58"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7650DCA9" w14:textId="77777777" w:rsidTr="00F52108">
              <w:trPr>
                <w:cantSplit/>
                <w:jc w:val="center"/>
              </w:trPr>
              <w:tc>
                <w:tcPr>
                  <w:tcW w:w="7120" w:type="dxa"/>
                </w:tcPr>
                <w:p w14:paraId="749AEBB1"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60960D01" w14:textId="77777777" w:rsidTr="00F52108">
              <w:trPr>
                <w:cantSplit/>
                <w:jc w:val="center"/>
              </w:trPr>
              <w:tc>
                <w:tcPr>
                  <w:tcW w:w="7120" w:type="dxa"/>
                </w:tcPr>
                <w:p w14:paraId="172E26E0"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777DD0F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30C60891" w14:textId="77777777" w:rsidR="00F52108" w:rsidRPr="00742440" w:rsidRDefault="00F52108" w:rsidP="00F52108">
            <w:pPr>
              <w:tabs>
                <w:tab w:val="left" w:pos="7088"/>
              </w:tabs>
              <w:rPr>
                <w:rFonts w:ascii="Times New Roman" w:hAnsi="Times New Roman" w:cs="Times New Roman"/>
                <w:b/>
                <w:sz w:val="22"/>
                <w:szCs w:val="22"/>
              </w:rPr>
            </w:pPr>
          </w:p>
          <w:p w14:paraId="38437A1E"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FB0A9C4" w14:textId="77777777" w:rsidR="00F52108" w:rsidRPr="00742440" w:rsidRDefault="00F52108" w:rsidP="00F52108">
            <w:pPr>
              <w:tabs>
                <w:tab w:val="left" w:pos="7088"/>
              </w:tabs>
              <w:rPr>
                <w:rFonts w:ascii="Times New Roman" w:hAnsi="Times New Roman" w:cs="Times New Roman"/>
                <w:b/>
                <w:sz w:val="22"/>
                <w:szCs w:val="22"/>
              </w:rPr>
            </w:pPr>
          </w:p>
          <w:p w14:paraId="076D880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007C3B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14:paraId="14EB26A9"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36CE34"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7D916C3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4EF082B2" w14:textId="77777777" w:rsidR="00F52108" w:rsidRPr="00742440" w:rsidRDefault="00F52108" w:rsidP="00F52108">
            <w:pPr>
              <w:tabs>
                <w:tab w:val="left" w:pos="7088"/>
              </w:tabs>
              <w:jc w:val="both"/>
              <w:rPr>
                <w:rFonts w:ascii="Times New Roman" w:hAnsi="Times New Roman" w:cs="Times New Roman"/>
                <w:sz w:val="22"/>
                <w:szCs w:val="22"/>
              </w:rPr>
            </w:pPr>
          </w:p>
          <w:p w14:paraId="7BD2B9E8"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5E32F1EA" w14:textId="77777777"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637788EE" w14:textId="77777777"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14:paraId="7BCCF404"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you must serve the application for leave, and the supporting affidavit, on every intended defendant to the action or every intended respondent to the application (as the case </w:t>
            </w:r>
            <w:r w:rsidRPr="00742440">
              <w:rPr>
                <w:rFonts w:ascii="Times New Roman" w:hAnsi="Times New Roman" w:cs="Times New Roman"/>
                <w:sz w:val="22"/>
                <w:szCs w:val="22"/>
              </w:rPr>
              <w:lastRenderedPageBreak/>
              <w:t>may be) and, if this order was made on the application of the Attorney-General, on the Attorney-General.</w:t>
            </w:r>
          </w:p>
          <w:p w14:paraId="00BA2A54"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14:paraId="00F68926"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CF825DD" w14:textId="77777777"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14:paraId="26D150F6"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471BA503" w14:textId="77777777" w:rsidR="00F52108" w:rsidRPr="00742440" w:rsidRDefault="00F52108" w:rsidP="000B4424">
            <w:pPr>
              <w:spacing w:before="0" w:after="0" w:line="240" w:lineRule="auto"/>
              <w:jc w:val="both"/>
              <w:rPr>
                <w:rFonts w:ascii="Times New Roman" w:hAnsi="Times New Roman" w:cs="Times New Roman"/>
                <w:sz w:val="22"/>
                <w:szCs w:val="22"/>
              </w:rPr>
            </w:pPr>
          </w:p>
          <w:p w14:paraId="0A9634F1"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3F79B4A7" w14:textId="77777777" w:rsidR="00F52108" w:rsidRPr="00742440" w:rsidRDefault="00F52108" w:rsidP="00F52108">
            <w:pPr>
              <w:jc w:val="both"/>
              <w:rPr>
                <w:rFonts w:ascii="Times New Roman" w:hAnsi="Times New Roman" w:cs="Times New Roman"/>
                <w:sz w:val="22"/>
                <w:szCs w:val="22"/>
              </w:rPr>
            </w:pPr>
          </w:p>
          <w:p w14:paraId="3B143FDD" w14:textId="77777777" w:rsidR="00F52108" w:rsidRPr="00742440" w:rsidRDefault="00F52108" w:rsidP="00F52108">
            <w:pPr>
              <w:jc w:val="both"/>
              <w:rPr>
                <w:rFonts w:ascii="Times New Roman" w:hAnsi="Times New Roman" w:cs="Times New Roman"/>
                <w:sz w:val="22"/>
                <w:szCs w:val="22"/>
              </w:rPr>
            </w:pPr>
          </w:p>
          <w:p w14:paraId="12E2C8EB" w14:textId="77777777" w:rsidR="00F52108" w:rsidRPr="00742440" w:rsidRDefault="00F52108" w:rsidP="00F52108">
            <w:pPr>
              <w:jc w:val="both"/>
              <w:rPr>
                <w:rFonts w:ascii="Times New Roman" w:hAnsi="Times New Roman" w:cs="Times New Roman"/>
                <w:sz w:val="22"/>
                <w:szCs w:val="22"/>
              </w:rPr>
            </w:pPr>
          </w:p>
          <w:p w14:paraId="2142ABB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15C2B592"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69BC61F3" w14:textId="77777777" w:rsidR="00F52108" w:rsidRDefault="00F52108" w:rsidP="00F52108">
            <w:pPr>
              <w:jc w:val="center"/>
              <w:rPr>
                <w:rFonts w:ascii="Times New Roman" w:hAnsi="Times New Roman" w:cs="Times New Roman"/>
              </w:rPr>
            </w:pPr>
            <w:r>
              <w:rPr>
                <w:rFonts w:ascii="Times New Roman" w:hAnsi="Times New Roman" w:cs="Times New Roman"/>
              </w:rPr>
              <w:br w:type="page"/>
            </w:r>
            <w:bookmarkStart w:id="8" w:name="Form644"/>
            <w:bookmarkEnd w:id="8"/>
          </w:p>
          <w:p w14:paraId="7B06A527" w14:textId="77777777" w:rsidR="00F52108" w:rsidRDefault="00F52108" w:rsidP="00F52108">
            <w:pPr>
              <w:jc w:val="center"/>
              <w:rPr>
                <w:rFonts w:ascii="Times New Roman" w:hAnsi="Times New Roman" w:cs="Times New Roman"/>
              </w:rPr>
            </w:pPr>
          </w:p>
          <w:p w14:paraId="48FACF5D" w14:textId="77777777" w:rsidR="00F52108" w:rsidRDefault="00F52108" w:rsidP="00F52108">
            <w:pPr>
              <w:jc w:val="center"/>
              <w:rPr>
                <w:rFonts w:ascii="Times New Roman" w:hAnsi="Times New Roman" w:cs="Times New Roman"/>
              </w:rPr>
            </w:pPr>
          </w:p>
          <w:p w14:paraId="58F208E9" w14:textId="77777777" w:rsidR="00F52108" w:rsidRDefault="00F52108" w:rsidP="00F52108">
            <w:pPr>
              <w:jc w:val="center"/>
              <w:rPr>
                <w:rFonts w:ascii="Times New Roman" w:hAnsi="Times New Roman" w:cs="Times New Roman"/>
              </w:rPr>
            </w:pPr>
          </w:p>
          <w:p w14:paraId="584CC296" w14:textId="77777777" w:rsidR="00F52108" w:rsidRDefault="00F52108" w:rsidP="00F52108">
            <w:pPr>
              <w:jc w:val="center"/>
              <w:rPr>
                <w:rFonts w:ascii="Times New Roman" w:hAnsi="Times New Roman" w:cs="Times New Roman"/>
              </w:rPr>
            </w:pPr>
          </w:p>
          <w:p w14:paraId="13D1DC92" w14:textId="77777777" w:rsidR="00F52108" w:rsidRDefault="00F52108" w:rsidP="00F52108">
            <w:pPr>
              <w:jc w:val="center"/>
              <w:rPr>
                <w:rFonts w:ascii="Times New Roman" w:hAnsi="Times New Roman" w:cs="Times New Roman"/>
              </w:rPr>
            </w:pPr>
          </w:p>
          <w:p w14:paraId="75078BFA" w14:textId="77777777" w:rsidR="00F52108" w:rsidRDefault="00F52108" w:rsidP="00F52108">
            <w:pPr>
              <w:jc w:val="center"/>
              <w:rPr>
                <w:rFonts w:ascii="Times New Roman" w:hAnsi="Times New Roman" w:cs="Times New Roman"/>
              </w:rPr>
            </w:pPr>
          </w:p>
          <w:p w14:paraId="3D91E5D7" w14:textId="77777777" w:rsidR="000B4424" w:rsidRDefault="000B4424" w:rsidP="00F52108">
            <w:pPr>
              <w:jc w:val="center"/>
              <w:rPr>
                <w:rFonts w:ascii="Times New Roman" w:hAnsi="Times New Roman" w:cs="Times New Roman"/>
              </w:rPr>
            </w:pPr>
          </w:p>
          <w:p w14:paraId="212B31DD" w14:textId="77777777" w:rsidR="000B4424" w:rsidRDefault="000B4424" w:rsidP="00F52108">
            <w:pPr>
              <w:jc w:val="center"/>
              <w:rPr>
                <w:rFonts w:ascii="Times New Roman" w:hAnsi="Times New Roman" w:cs="Times New Roman"/>
              </w:rPr>
            </w:pPr>
          </w:p>
          <w:p w14:paraId="1124AD13" w14:textId="77777777" w:rsidR="000B4424" w:rsidRDefault="000B4424" w:rsidP="00F52108">
            <w:pPr>
              <w:jc w:val="center"/>
              <w:rPr>
                <w:rFonts w:ascii="Times New Roman" w:hAnsi="Times New Roman" w:cs="Times New Roman"/>
              </w:rPr>
            </w:pPr>
          </w:p>
          <w:p w14:paraId="471077CF" w14:textId="77777777" w:rsidR="000B4424" w:rsidRDefault="000B4424" w:rsidP="00F52108">
            <w:pPr>
              <w:jc w:val="center"/>
              <w:rPr>
                <w:rFonts w:ascii="Times New Roman" w:hAnsi="Times New Roman" w:cs="Times New Roman"/>
              </w:rPr>
            </w:pPr>
          </w:p>
          <w:p w14:paraId="5DD12C18" w14:textId="77777777" w:rsidR="003D47BB" w:rsidRDefault="003D47BB" w:rsidP="00F52108">
            <w:pPr>
              <w:jc w:val="center"/>
              <w:rPr>
                <w:rFonts w:ascii="Times New Roman" w:hAnsi="Times New Roman" w:cs="Times New Roman"/>
                <w:sz w:val="22"/>
                <w:szCs w:val="22"/>
              </w:rPr>
            </w:pPr>
          </w:p>
          <w:p w14:paraId="3C958423" w14:textId="77777777" w:rsidR="003D47BB" w:rsidRDefault="003D47BB" w:rsidP="00F52108">
            <w:pPr>
              <w:jc w:val="center"/>
              <w:rPr>
                <w:rFonts w:ascii="Times New Roman" w:hAnsi="Times New Roman" w:cs="Times New Roman"/>
                <w:sz w:val="22"/>
                <w:szCs w:val="22"/>
              </w:rPr>
            </w:pPr>
          </w:p>
          <w:p w14:paraId="4EFB1060" w14:textId="77777777" w:rsidR="003D47BB" w:rsidRDefault="003D47BB" w:rsidP="00F52108">
            <w:pPr>
              <w:jc w:val="center"/>
              <w:rPr>
                <w:rFonts w:ascii="Times New Roman" w:hAnsi="Times New Roman" w:cs="Times New Roman"/>
                <w:sz w:val="22"/>
                <w:szCs w:val="22"/>
              </w:rPr>
            </w:pPr>
          </w:p>
          <w:p w14:paraId="10B00EAA"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14:paraId="4D2F56CA"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14:paraId="2C2164B7"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14:paraId="1821987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5BE230B1"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0F72E9FE"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46877A2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5665416B"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058B824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29C9410E" w14:textId="77777777" w:rsidTr="00F52108">
              <w:trPr>
                <w:cantSplit/>
                <w:jc w:val="center"/>
              </w:trPr>
              <w:tc>
                <w:tcPr>
                  <w:tcW w:w="7120" w:type="dxa"/>
                </w:tcPr>
                <w:p w14:paraId="5410F664"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0AB666D5" w14:textId="77777777" w:rsidTr="00F52108">
              <w:trPr>
                <w:cantSplit/>
                <w:jc w:val="center"/>
              </w:trPr>
              <w:tc>
                <w:tcPr>
                  <w:tcW w:w="7120" w:type="dxa"/>
                </w:tcPr>
                <w:p w14:paraId="28D1910D"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885E645" w14:textId="77777777" w:rsidTr="00F52108">
              <w:trPr>
                <w:cantSplit/>
                <w:jc w:val="center"/>
              </w:trPr>
              <w:tc>
                <w:tcPr>
                  <w:tcW w:w="7120" w:type="dxa"/>
                </w:tcPr>
                <w:p w14:paraId="1293BB52"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4B242B03" w14:textId="77777777" w:rsidTr="00F52108">
              <w:trPr>
                <w:cantSplit/>
                <w:jc w:val="center"/>
              </w:trPr>
              <w:tc>
                <w:tcPr>
                  <w:tcW w:w="7120" w:type="dxa"/>
                </w:tcPr>
                <w:p w14:paraId="53DFC8B8"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592E8B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2FF640B2" w14:textId="77777777" w:rsidR="00F52108" w:rsidRPr="00742440" w:rsidRDefault="00F52108" w:rsidP="00F52108">
            <w:pPr>
              <w:tabs>
                <w:tab w:val="left" w:pos="7088"/>
              </w:tabs>
              <w:rPr>
                <w:rFonts w:ascii="Times New Roman" w:hAnsi="Times New Roman" w:cs="Times New Roman"/>
                <w:b/>
                <w:sz w:val="22"/>
                <w:szCs w:val="22"/>
              </w:rPr>
            </w:pPr>
          </w:p>
          <w:p w14:paraId="151CB772"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9B64E89" w14:textId="77777777" w:rsidR="00F52108" w:rsidRPr="00742440" w:rsidRDefault="00F52108" w:rsidP="00F52108">
            <w:pPr>
              <w:tabs>
                <w:tab w:val="left" w:pos="7088"/>
              </w:tabs>
              <w:rPr>
                <w:rFonts w:ascii="Times New Roman" w:hAnsi="Times New Roman" w:cs="Times New Roman"/>
                <w:b/>
                <w:sz w:val="22"/>
                <w:szCs w:val="22"/>
              </w:rPr>
            </w:pPr>
          </w:p>
          <w:p w14:paraId="31EF8123"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4C39EB5D"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14:paraId="65072BD8"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14:paraId="5F29EE3C"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(state the order on costs or any other orders made by the Court).</w:t>
            </w:r>
          </w:p>
          <w:p w14:paraId="66A55BCC" w14:textId="77777777" w:rsidR="00200EEC" w:rsidRPr="00742440" w:rsidRDefault="00200EEC" w:rsidP="00200EEC">
            <w:pPr>
              <w:pStyle w:val="ListParagraph"/>
              <w:spacing w:after="160" w:line="259" w:lineRule="auto"/>
              <w:contextualSpacing/>
              <w:rPr>
                <w:sz w:val="22"/>
                <w:szCs w:val="22"/>
              </w:rPr>
            </w:pPr>
          </w:p>
          <w:p w14:paraId="70BF7F71"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7D890630" w14:textId="77777777" w:rsidR="000B4424" w:rsidRPr="00742440" w:rsidRDefault="00F52108" w:rsidP="006172E9">
            <w:pPr>
              <w:pStyle w:val="ListParagraph"/>
              <w:numPr>
                <w:ilvl w:val="0"/>
                <w:numId w:val="135"/>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14:paraId="0CBF4E43" w14:textId="77777777" w:rsidR="00F52108" w:rsidRPr="00742440" w:rsidRDefault="00F52108" w:rsidP="00FE6D56">
            <w:pPr>
              <w:pStyle w:val="ListParagraph"/>
              <w:ind w:left="1210"/>
              <w:jc w:val="both"/>
              <w:rPr>
                <w:sz w:val="22"/>
                <w:szCs w:val="22"/>
              </w:rPr>
            </w:pPr>
          </w:p>
          <w:p w14:paraId="222A0655"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 xml:space="preserve">If you apply for leave to institute any legal proceedings, or to continue any legal proceedings instituted by you before the making of this order, you must serve the application for leave, </w:t>
            </w:r>
            <w:r w:rsidRPr="00742440">
              <w:rPr>
                <w:rFonts w:ascii="Times New Roman" w:hAnsi="Times New Roman" w:cs="Times New Roman"/>
                <w:sz w:val="22"/>
                <w:szCs w:val="22"/>
              </w:rPr>
              <w:lastRenderedPageBreak/>
              <w:t>and the supporting affidavit, on the Attorney-General and on every party to the legal proceedings to be instituted or continued.</w:t>
            </w:r>
          </w:p>
          <w:p w14:paraId="4141A1E0" w14:textId="77777777"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14:paraId="0DEBF4A8" w14:textId="77777777"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3015822F"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14:paraId="443024E8"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14:paraId="0604BE56" w14:textId="77777777" w:rsidR="00F52108" w:rsidRPr="00742440" w:rsidRDefault="00F52108" w:rsidP="00F52108">
            <w:pPr>
              <w:jc w:val="both"/>
              <w:rPr>
                <w:rFonts w:ascii="Times New Roman" w:hAnsi="Times New Roman" w:cs="Times New Roman"/>
                <w:sz w:val="22"/>
                <w:szCs w:val="22"/>
              </w:rPr>
            </w:pPr>
          </w:p>
          <w:p w14:paraId="7F06ABDA" w14:textId="77777777" w:rsidR="00F52108" w:rsidRPr="00742440" w:rsidRDefault="00F52108" w:rsidP="00F52108">
            <w:pPr>
              <w:jc w:val="both"/>
              <w:rPr>
                <w:rFonts w:ascii="Times New Roman" w:hAnsi="Times New Roman" w:cs="Times New Roman"/>
                <w:sz w:val="22"/>
                <w:szCs w:val="22"/>
              </w:rPr>
            </w:pPr>
          </w:p>
          <w:p w14:paraId="3DFBB664" w14:textId="77777777" w:rsidR="00F52108" w:rsidRPr="00742440" w:rsidRDefault="00F52108" w:rsidP="00F52108">
            <w:pPr>
              <w:jc w:val="both"/>
              <w:rPr>
                <w:rFonts w:ascii="Times New Roman" w:hAnsi="Times New Roman" w:cs="Times New Roman"/>
                <w:sz w:val="22"/>
                <w:szCs w:val="22"/>
              </w:rPr>
            </w:pPr>
          </w:p>
          <w:p w14:paraId="7C90FF41"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619D5427"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9006" w:type="dxa"/>
              <w:jc w:val="center"/>
              <w:tblLook w:val="04A0" w:firstRow="1" w:lastRow="0" w:firstColumn="1" w:lastColumn="0" w:noHBand="0" w:noVBand="1"/>
            </w:tblPr>
            <w:tblGrid>
              <w:gridCol w:w="2769"/>
              <w:gridCol w:w="3149"/>
              <w:gridCol w:w="551"/>
              <w:gridCol w:w="2287"/>
              <w:gridCol w:w="78"/>
            </w:tblGrid>
            <w:tr w:rsidR="00CE5E00" w14:paraId="3B1A0786" w14:textId="77777777" w:rsidTr="000D3C6D">
              <w:trPr>
                <w:cantSplit/>
                <w:jc w:val="center"/>
              </w:trPr>
              <w:tc>
                <w:tcPr>
                  <w:tcW w:w="9006" w:type="dxa"/>
                  <w:gridSpan w:val="5"/>
                </w:tcPr>
                <w:p w14:paraId="6BB2399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tbl>
                  <w:tblPr>
                    <w:tblW w:w="9006" w:type="dxa"/>
                    <w:jc w:val="center"/>
                    <w:tblLook w:val="04A0" w:firstRow="1" w:lastRow="0" w:firstColumn="1" w:lastColumn="0" w:noHBand="0" w:noVBand="1"/>
                  </w:tblPr>
                  <w:tblGrid>
                    <w:gridCol w:w="2711"/>
                    <w:gridCol w:w="3170"/>
                    <w:gridCol w:w="579"/>
                    <w:gridCol w:w="2507"/>
                    <w:gridCol w:w="39"/>
                  </w:tblGrid>
                  <w:tr w:rsidR="000D3C6D" w14:paraId="010B8FBB" w14:textId="77777777" w:rsidTr="000D3C6D">
                    <w:trPr>
                      <w:gridAfter w:val="1"/>
                      <w:wAfter w:w="39" w:type="dxa"/>
                      <w:cantSplit/>
                      <w:jc w:val="center"/>
                    </w:trPr>
                    <w:tc>
                      <w:tcPr>
                        <w:tcW w:w="8967" w:type="dxa"/>
                        <w:gridSpan w:val="4"/>
                        <w:hideMark/>
                      </w:tcPr>
                      <w:p w14:paraId="1B2BF966" w14:textId="77777777" w:rsidR="000D3C6D" w:rsidRPr="000D3C6D" w:rsidRDefault="000D3C6D" w:rsidP="000D3C6D">
                        <w:pPr>
                          <w:pStyle w:val="Heading1"/>
                          <w:jc w:val="center"/>
                          <w:rPr>
                            <w:rFonts w:ascii="Times New Roman" w:hAnsi="Times New Roman"/>
                            <w:b w:val="0"/>
                            <w:bCs w:val="0"/>
                            <w:sz w:val="22"/>
                            <w:szCs w:val="22"/>
                          </w:rPr>
                        </w:pPr>
                        <w:r w:rsidRPr="000D3C6D">
                          <w:rPr>
                            <w:rFonts w:ascii="Times New Roman" w:hAnsi="Times New Roman"/>
                            <w:b w:val="0"/>
                            <w:bCs w:val="0"/>
                            <w:color w:val="auto"/>
                            <w:sz w:val="22"/>
                            <w:szCs w:val="22"/>
                          </w:rPr>
                          <w:t>FORM 64A</w:t>
                        </w:r>
                      </w:p>
                    </w:tc>
                  </w:tr>
                  <w:tr w:rsidR="000D3C6D" w14:paraId="0FF2CA99" w14:textId="77777777" w:rsidTr="000D3C6D">
                    <w:trPr>
                      <w:gridAfter w:val="2"/>
                      <w:wAfter w:w="2546" w:type="dxa"/>
                      <w:cantSplit/>
                      <w:jc w:val="center"/>
                    </w:trPr>
                    <w:tc>
                      <w:tcPr>
                        <w:tcW w:w="6460" w:type="dxa"/>
                        <w:gridSpan w:val="3"/>
                        <w:hideMark/>
                      </w:tcPr>
                      <w:p w14:paraId="3395ABF6"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G(</w:t>
                        </w:r>
                        <w:proofErr w:type="gramEnd"/>
                        <w:r>
                          <w:rPr>
                            <w:rFonts w:ascii="Times New Roman" w:hAnsi="Times New Roman" w:cs="Times New Roman"/>
                            <w:sz w:val="18"/>
                            <w:szCs w:val="18"/>
                          </w:rPr>
                          <w:t>2)</w:t>
                        </w:r>
                      </w:p>
                    </w:tc>
                  </w:tr>
                  <w:tr w:rsidR="000D3C6D" w14:paraId="3B45FC95" w14:textId="77777777" w:rsidTr="000D3C6D">
                    <w:trPr>
                      <w:gridAfter w:val="1"/>
                      <w:wAfter w:w="39" w:type="dxa"/>
                      <w:cantSplit/>
                      <w:jc w:val="center"/>
                    </w:trPr>
                    <w:tc>
                      <w:tcPr>
                        <w:tcW w:w="8967" w:type="dxa"/>
                        <w:gridSpan w:val="4"/>
                      </w:tcPr>
                      <w:p w14:paraId="70530078" w14:textId="77777777" w:rsidR="000D3C6D" w:rsidRDefault="000D3C6D" w:rsidP="000D3C6D">
                        <w:pPr>
                          <w:spacing w:after="0" w:line="240" w:lineRule="auto"/>
                          <w:jc w:val="center"/>
                          <w:rPr>
                            <w:rFonts w:ascii="Times New Roman" w:hAnsi="Times New Roman" w:cs="Times New Roman"/>
                            <w:b/>
                            <w:lang w:val="en-US"/>
                          </w:rPr>
                        </w:pPr>
                      </w:p>
                    </w:tc>
                  </w:tr>
                  <w:tr w:rsidR="000D3C6D" w14:paraId="69C5A3D5" w14:textId="77777777" w:rsidTr="000D3C6D">
                    <w:trPr>
                      <w:gridAfter w:val="1"/>
                      <w:wAfter w:w="39" w:type="dxa"/>
                      <w:cantSplit/>
                      <w:jc w:val="center"/>
                    </w:trPr>
                    <w:tc>
                      <w:tcPr>
                        <w:tcW w:w="8967" w:type="dxa"/>
                        <w:gridSpan w:val="4"/>
                        <w:hideMark/>
                      </w:tcPr>
                      <w:p w14:paraId="06F7C177" w14:textId="77777777" w:rsidR="000D3C6D" w:rsidRDefault="000D3C6D" w:rsidP="000D3C6D">
                        <w:pPr>
                          <w:spacing w:after="0" w:line="240" w:lineRule="auto"/>
                          <w:rPr>
                            <w:rFonts w:ascii="Times New Roman" w:hAnsi="Times New Roman" w:cs="Times New Roman"/>
                            <w:b/>
                            <w:lang w:val="en-US"/>
                          </w:rPr>
                        </w:pPr>
                        <w:r>
                          <w:rPr>
                            <w:rFonts w:ascii="Times New Roman" w:eastAsiaTheme="minorEastAsia" w:hAnsi="Times New Roman" w:cs="Times New Roman"/>
                            <w:b/>
                            <w:lang w:val="en-US" w:eastAsia="zh-CN"/>
                          </w:rPr>
                          <w:t>(</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For applications for Orders under sections 14 or 15 by a person mentioned in section 12(2)(a)(</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xml:space="preserve">) Vulnerable Adults Act </w:t>
                        </w:r>
                      </w:p>
                    </w:tc>
                  </w:tr>
                  <w:tr w:rsidR="000D3C6D" w14:paraId="3384F1B9" w14:textId="77777777" w:rsidTr="000D3C6D">
                    <w:trPr>
                      <w:gridAfter w:val="1"/>
                      <w:wAfter w:w="39" w:type="dxa"/>
                      <w:cantSplit/>
                      <w:jc w:val="center"/>
                    </w:trPr>
                    <w:tc>
                      <w:tcPr>
                        <w:tcW w:w="8967" w:type="dxa"/>
                        <w:gridSpan w:val="4"/>
                      </w:tcPr>
                      <w:p w14:paraId="5E2B05A8" w14:textId="77777777" w:rsidR="000D3C6D" w:rsidRDefault="000D3C6D" w:rsidP="000D3C6D">
                        <w:pPr>
                          <w:spacing w:after="0" w:line="240" w:lineRule="auto"/>
                          <w:jc w:val="center"/>
                          <w:rPr>
                            <w:rFonts w:ascii="Times New Roman" w:hAnsi="Times New Roman" w:cs="Times New Roman"/>
                            <w:b/>
                            <w:lang w:val="en-US"/>
                          </w:rPr>
                        </w:pPr>
                      </w:p>
                    </w:tc>
                  </w:tr>
                  <w:tr w:rsidR="000D3C6D" w14:paraId="63C7623E" w14:textId="77777777" w:rsidTr="000D3C6D">
                    <w:trPr>
                      <w:gridAfter w:val="1"/>
                      <w:wAfter w:w="39" w:type="dxa"/>
                      <w:cantSplit/>
                      <w:jc w:val="center"/>
                    </w:trPr>
                    <w:tc>
                      <w:tcPr>
                        <w:tcW w:w="8967" w:type="dxa"/>
                        <w:gridSpan w:val="4"/>
                        <w:hideMark/>
                      </w:tcPr>
                      <w:p w14:paraId="0E3A0B12" w14:textId="77777777" w:rsidR="000D3C6D" w:rsidRDefault="000D3C6D" w:rsidP="000D3C6D">
                        <w:pPr>
                          <w:spacing w:after="0" w:line="240" w:lineRule="auto"/>
                          <w:jc w:val="center"/>
                          <w:rPr>
                            <w:rFonts w:ascii="Times New Roman" w:hAnsi="Times New Roman" w:cs="Times New Roman"/>
                            <w:b/>
                            <w:lang w:val="en-US"/>
                          </w:rPr>
                        </w:pPr>
                        <w:r>
                          <w:rPr>
                            <w:rFonts w:ascii="Times New Roman" w:eastAsiaTheme="minorEastAsia" w:hAnsi="Times New Roman" w:cs="Times New Roman"/>
                            <w:b/>
                            <w:lang w:val="en-US" w:eastAsia="zh-CN"/>
                          </w:rPr>
                          <w:t>MENTAL CAPACITY ASSESSMENT REPORT</w:t>
                        </w:r>
                      </w:p>
                    </w:tc>
                  </w:tr>
                  <w:tr w:rsidR="000D3C6D" w14:paraId="64C5830F" w14:textId="77777777" w:rsidTr="000D3C6D">
                    <w:trPr>
                      <w:cantSplit/>
                      <w:jc w:val="center"/>
                    </w:trPr>
                    <w:tc>
                      <w:tcPr>
                        <w:tcW w:w="9006" w:type="dxa"/>
                        <w:gridSpan w:val="5"/>
                      </w:tcPr>
                      <w:p w14:paraId="7310C0E8" w14:textId="77777777" w:rsidR="000D3C6D" w:rsidRDefault="000D3C6D" w:rsidP="000D3C6D">
                        <w:pPr>
                          <w:spacing w:after="0" w:line="240" w:lineRule="auto"/>
                          <w:jc w:val="center"/>
                          <w:rPr>
                            <w:rFonts w:ascii="Times New Roman" w:hAnsi="Times New Roman" w:cs="Times New Roman"/>
                            <w:b/>
                            <w:lang w:val="en-US"/>
                          </w:rPr>
                        </w:pPr>
                      </w:p>
                    </w:tc>
                  </w:tr>
                  <w:tr w:rsidR="000D3C6D" w14:paraId="4D735FEC" w14:textId="77777777" w:rsidTr="000D3C6D">
                    <w:trPr>
                      <w:cantSplit/>
                      <w:jc w:val="center"/>
                    </w:trPr>
                    <w:tc>
                      <w:tcPr>
                        <w:tcW w:w="2711" w:type="dxa"/>
                      </w:tcPr>
                      <w:p w14:paraId="0841BD2E" w14:textId="77777777" w:rsidR="000D3C6D" w:rsidRDefault="000D3C6D" w:rsidP="000D3C6D">
                        <w:pPr>
                          <w:spacing w:after="0" w:line="240" w:lineRule="auto"/>
                          <w:jc w:val="center"/>
                          <w:rPr>
                            <w:rFonts w:ascii="Times New Roman" w:hAnsi="Times New Roman" w:cs="Times New Roman"/>
                            <w:i/>
                            <w:lang w:val="en-US"/>
                          </w:rPr>
                        </w:pPr>
                      </w:p>
                    </w:tc>
                    <w:tc>
                      <w:tcPr>
                        <w:tcW w:w="3170" w:type="dxa"/>
                      </w:tcPr>
                      <w:p w14:paraId="5D03424F" w14:textId="77777777" w:rsidR="000D3C6D" w:rsidRDefault="000D3C6D" w:rsidP="000D3C6D">
                        <w:pPr>
                          <w:spacing w:after="0" w:line="240" w:lineRule="auto"/>
                          <w:jc w:val="center"/>
                          <w:rPr>
                            <w:rFonts w:ascii="Times New Roman" w:hAnsi="Times New Roman" w:cs="Times New Roman"/>
                            <w:i/>
                            <w:lang w:val="en-US"/>
                          </w:rPr>
                        </w:pPr>
                      </w:p>
                    </w:tc>
                    <w:tc>
                      <w:tcPr>
                        <w:tcW w:w="3125" w:type="dxa"/>
                        <w:gridSpan w:val="3"/>
                      </w:tcPr>
                      <w:p w14:paraId="6113BE2B" w14:textId="77777777" w:rsidR="000D3C6D" w:rsidRDefault="000D3C6D" w:rsidP="000D3C6D">
                        <w:pPr>
                          <w:spacing w:after="0" w:line="240" w:lineRule="auto"/>
                          <w:jc w:val="center"/>
                          <w:rPr>
                            <w:rFonts w:ascii="Times New Roman" w:hAnsi="Times New Roman" w:cs="Times New Roman"/>
                            <w:i/>
                            <w:lang w:val="en-US"/>
                          </w:rPr>
                        </w:pPr>
                      </w:p>
                    </w:tc>
                  </w:tr>
                  <w:tr w:rsidR="000D3C6D" w14:paraId="00A3756D" w14:textId="77777777" w:rsidTr="000D3C6D">
                    <w:trPr>
                      <w:cantSplit/>
                      <w:jc w:val="center"/>
                    </w:trPr>
                    <w:tc>
                      <w:tcPr>
                        <w:tcW w:w="9006" w:type="dxa"/>
                        <w:gridSpan w:val="5"/>
                        <w:hideMark/>
                      </w:tcPr>
                      <w:p w14:paraId="5E33B494" w14:textId="77777777" w:rsidR="000D3C6D" w:rsidRDefault="000D3C6D" w:rsidP="000D3C6D">
                        <w:pPr>
                          <w:spacing w:after="0" w:line="240" w:lineRule="auto"/>
                          <w:jc w:val="center"/>
                          <w:rPr>
                            <w:rFonts w:ascii="Times New Roman" w:hAnsi="Times New Roman" w:cs="Times New Roman"/>
                            <w:i/>
                            <w:sz w:val="20"/>
                            <w:szCs w:val="20"/>
                            <w:lang w:val="en-US"/>
                          </w:rPr>
                        </w:pPr>
                        <w:r>
                          <w:rPr>
                            <w:rFonts w:ascii="Times New Roman" w:eastAsiaTheme="minorEastAsia" w:hAnsi="Times New Roman" w:cs="Times New Roman"/>
                            <w:i/>
                            <w:sz w:val="20"/>
                            <w:szCs w:val="20"/>
                            <w:lang w:val="en-US" w:eastAsia="zh-CN"/>
                          </w:rPr>
                          <w:t xml:space="preserve">To be filled in by a mental capacity assessor as appointed by the </w:t>
                        </w:r>
                        <w:ins w:id="9" w:author="Aziziyah MD HAMBALI (FJCOURTS)" w:date="2020-04-24T16:14:00Z">
                          <w:r>
                            <w:rPr>
                              <w:rFonts w:ascii="Times New Roman" w:eastAsiaTheme="minorEastAsia" w:hAnsi="Times New Roman" w:cs="Times New Roman"/>
                              <w:i/>
                              <w:sz w:val="20"/>
                              <w:szCs w:val="20"/>
                              <w:lang w:val="en-US" w:eastAsia="zh-CN"/>
                            </w:rPr>
                            <w:t xml:space="preserve">Director-General </w:t>
                          </w:r>
                        </w:ins>
                        <w:r>
                          <w:rPr>
                            <w:rFonts w:ascii="Times New Roman" w:eastAsiaTheme="minorEastAsia" w:hAnsi="Times New Roman" w:cs="Times New Roman"/>
                            <w:i/>
                            <w:sz w:val="20"/>
                            <w:szCs w:val="20"/>
                            <w:lang w:val="en-US" w:eastAsia="zh-CN"/>
                          </w:rPr>
                          <w:t>of Social Welfare under the Vulnerable Adults Act 2018</w:t>
                        </w:r>
                      </w:p>
                    </w:tc>
                  </w:tr>
                  <w:tr w:rsidR="000D3C6D" w14:paraId="3A42A840" w14:textId="77777777" w:rsidTr="000D3C6D">
                    <w:trPr>
                      <w:cantSplit/>
                      <w:jc w:val="center"/>
                    </w:trPr>
                    <w:tc>
                      <w:tcPr>
                        <w:tcW w:w="9006" w:type="dxa"/>
                        <w:gridSpan w:val="5"/>
                      </w:tcPr>
                      <w:p w14:paraId="19DC7A0B" w14:textId="77777777" w:rsidR="000D3C6D" w:rsidRDefault="000D3C6D" w:rsidP="000D3C6D">
                        <w:pPr>
                          <w:spacing w:after="0" w:line="240" w:lineRule="auto"/>
                          <w:rPr>
                            <w:rFonts w:ascii="Times New Roman" w:hAnsi="Times New Roman" w:cs="Times New Roman"/>
                            <w:i/>
                            <w:sz w:val="22"/>
                            <w:szCs w:val="22"/>
                            <w:lang w:val="en-US"/>
                          </w:rPr>
                        </w:pPr>
                      </w:p>
                    </w:tc>
                  </w:tr>
                  <w:tr w:rsidR="000D3C6D" w14:paraId="14F1F6C5" w14:textId="77777777" w:rsidTr="000D3C6D">
                    <w:trPr>
                      <w:cantSplit/>
                      <w:jc w:val="center"/>
                    </w:trPr>
                    <w:tc>
                      <w:tcPr>
                        <w:tcW w:w="9006" w:type="dxa"/>
                        <w:gridSpan w:val="5"/>
                      </w:tcPr>
                      <w:p w14:paraId="2A3D83B1" w14:textId="77777777" w:rsidR="000D3C6D" w:rsidRDefault="000D3C6D" w:rsidP="000D3C6D">
                        <w:pPr>
                          <w:spacing w:after="0" w:line="240" w:lineRule="auto"/>
                          <w:jc w:val="center"/>
                          <w:rPr>
                            <w:rFonts w:ascii="Times New Roman" w:hAnsi="Times New Roman" w:cs="Times New Roman"/>
                            <w:b/>
                            <w:lang w:val="en-US"/>
                          </w:rPr>
                        </w:pPr>
                      </w:p>
                    </w:tc>
                  </w:tr>
                </w:tbl>
                <w:tbl>
                  <w:tblPr>
                    <w:tblStyle w:val="TableGrid81"/>
                    <w:tblpPr w:leftFromText="180" w:rightFromText="180" w:vertAnchor="text" w:horzAnchor="margin" w:tblpY="1"/>
                    <w:tblOverlap w:val="never"/>
                    <w:tblW w:w="8608" w:type="dxa"/>
                    <w:tblCellMar>
                      <w:top w:w="113" w:type="dxa"/>
                      <w:bottom w:w="113" w:type="dxa"/>
                    </w:tblCellMar>
                    <w:tblLook w:val="04A0" w:firstRow="1" w:lastRow="0" w:firstColumn="1" w:lastColumn="0" w:noHBand="0" w:noVBand="1"/>
                  </w:tblPr>
                  <w:tblGrid>
                    <w:gridCol w:w="1603"/>
                    <w:gridCol w:w="3393"/>
                    <w:gridCol w:w="1470"/>
                    <w:gridCol w:w="2142"/>
                  </w:tblGrid>
                  <w:tr w:rsidR="000D3C6D" w14:paraId="5BC11AAF" w14:textId="77777777" w:rsidTr="000D3C6D">
                    <w:trPr>
                      <w:trHeight w:val="303"/>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21949266" w14:textId="77777777" w:rsidR="000D3C6D" w:rsidRDefault="000D3C6D" w:rsidP="000D3C6D">
                        <w:pPr>
                          <w:rPr>
                            <w:rFonts w:ascii="Times New Roman" w:eastAsiaTheme="minorEastAsia" w:hAnsi="Times New Roman" w:cs="Times New Roman"/>
                            <w:b/>
                            <w:color w:val="FFFFFF" w:themeColor="background1"/>
                            <w:sz w:val="22"/>
                            <w:szCs w:val="22"/>
                            <w:lang w:eastAsia="zh-CN"/>
                          </w:rPr>
                        </w:pPr>
                        <w:r>
                          <w:rPr>
                            <w:rFonts w:ascii="Times New Roman" w:eastAsiaTheme="minorEastAsia" w:hAnsi="Times New Roman" w:cs="Times New Roman"/>
                            <w:b/>
                            <w:color w:val="FFFFFF" w:themeColor="background1"/>
                            <w:lang w:eastAsia="zh-CN"/>
                          </w:rPr>
                          <w:t>(A) INDIVIDUAL’S PARTICULARS</w:t>
                        </w:r>
                      </w:p>
                    </w:tc>
                  </w:tr>
                  <w:tr w:rsidR="000D3C6D" w14:paraId="08576EA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299E4B"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49AA5A3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2754E2CD" w14:textId="77777777" w:rsidR="000D3C6D" w:rsidRDefault="000D3C6D" w:rsidP="000D3C6D">
                        <w:pPr>
                          <w:rPr>
                            <w:rFonts w:ascii="Times New Roman" w:eastAsiaTheme="minorEastAsia" w:hAnsi="Times New Roman" w:cs="Times New Roman"/>
                            <w:lang w:eastAsia="zh-CN"/>
                          </w:rPr>
                        </w:pPr>
                      </w:p>
                      <w:p w14:paraId="7E8DA9FC" w14:textId="77777777" w:rsidR="000D3C6D" w:rsidRDefault="000D3C6D" w:rsidP="000D3C6D">
                        <w:pPr>
                          <w:rPr>
                            <w:rFonts w:ascii="Times New Roman" w:eastAsiaTheme="minorEastAsia" w:hAnsi="Times New Roman" w:cs="Times New Roman"/>
                            <w:lang w:eastAsia="zh-CN"/>
                          </w:rPr>
                        </w:pPr>
                      </w:p>
                      <w:p w14:paraId="1BBF2EBF" w14:textId="77777777" w:rsidR="000D3C6D" w:rsidRDefault="000D3C6D" w:rsidP="000D3C6D">
                        <w:pPr>
                          <w:rPr>
                            <w:rFonts w:ascii="Times New Roman" w:eastAsiaTheme="minorEastAsia" w:hAnsi="Times New Roman" w:cs="Times New Roman"/>
                            <w:lang w:eastAsia="zh-CN"/>
                          </w:rPr>
                        </w:pPr>
                      </w:p>
                      <w:p w14:paraId="10711527"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4542BF"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451E8176"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23990291"/>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Male</w:t>
                        </w:r>
                      </w:p>
                      <w:p w14:paraId="3E59712C" w14:textId="77777777" w:rsidR="000D3C6D" w:rsidRDefault="000D3C6D" w:rsidP="000D3C6D">
                        <w:pPr>
                          <w:rPr>
                            <w:rFonts w:ascii="Times New Roman" w:eastAsiaTheme="minorEastAsia" w:hAnsi="Times New Roman" w:cs="Times New Roman"/>
                            <w:b/>
                            <w:lang w:eastAsia="zh-CN"/>
                          </w:rPr>
                        </w:pPr>
                        <w:sdt>
                          <w:sdtPr>
                            <w:rPr>
                              <w:rFonts w:ascii="Times New Roman" w:eastAsiaTheme="minorEastAsia" w:hAnsi="Times New Roman" w:cs="Times New Roman"/>
                              <w:lang w:eastAsia="zh-CN"/>
                            </w:rPr>
                            <w:id w:val="860014556"/>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Female</w:t>
                        </w:r>
                      </w:p>
                    </w:tc>
                  </w:tr>
                  <w:tr w:rsidR="000D3C6D" w14:paraId="05A1DA63" w14:textId="77777777" w:rsidTr="000D3C6D">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3C524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lastRenderedPageBreak/>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2E2C8F29"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68208021"/>
                            <w14:checkbox>
                              <w14:checked w14:val="0"/>
                              <w14:checkedState w14:val="2612" w14:font="MS Gothic"/>
                              <w14:uncheckedState w14:val="2610" w14:font="MS Gothic"/>
                            </w14:checkbox>
                          </w:sdtPr>
                          <w:sdtContent>
                            <w:r>
                              <w:rPr>
                                <w:rFonts w:ascii="MS Gothic" w:eastAsia="MS Gothic" w:hAnsi="MS Gothic" w:cs="Times New Roman" w:hint="eastAsia"/>
                                <w:lang w:eastAsia="zh-CN"/>
                              </w:rPr>
                              <w:t>☐</w:t>
                            </w:r>
                          </w:sdtContent>
                        </w:sdt>
                        <w:r>
                          <w:rPr>
                            <w:rFonts w:ascii="Times New Roman" w:eastAsiaTheme="minorEastAsia" w:hAnsi="Times New Roman" w:cs="Times New Roman"/>
                            <w:lang w:eastAsia="zh-CN"/>
                          </w:rPr>
                          <w:t xml:space="preserve"> NRIC (Pink)  </w:t>
                        </w:r>
                        <w:sdt>
                          <w:sdtPr>
                            <w:rPr>
                              <w:rFonts w:ascii="Times New Roman" w:eastAsiaTheme="minorEastAsia" w:hAnsi="Times New Roman" w:cs="Times New Roman"/>
                              <w:lang w:eastAsia="zh-CN"/>
                            </w:rPr>
                            <w:id w:val="1039090453"/>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NRIC (Blue)</w:t>
                        </w:r>
                      </w:p>
                      <w:p w14:paraId="7E7CE1EC"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069413037"/>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FIN                </w:t>
                        </w:r>
                        <w:sdt>
                          <w:sdtPr>
                            <w:rPr>
                              <w:rFonts w:ascii="Times New Roman" w:eastAsiaTheme="minorEastAsia" w:hAnsi="Times New Roman" w:cs="Times New Roman"/>
                              <w:lang w:eastAsia="zh-CN"/>
                            </w:rPr>
                            <w:id w:val="-2022232900"/>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Passport</w:t>
                        </w:r>
                      </w:p>
                      <w:p w14:paraId="17F40642"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51890648"/>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Other (please specify: ______</w:t>
                        </w:r>
                        <w:proofErr w:type="gramStart"/>
                        <w:r>
                          <w:rPr>
                            <w:rFonts w:ascii="Times New Roman" w:eastAsiaTheme="minorEastAsia" w:hAnsi="Times New Roman" w:cs="Times New Roman"/>
                            <w:lang w:eastAsia="zh-CN"/>
                          </w:rPr>
                          <w:t xml:space="preserve">_)   </w:t>
                        </w:r>
                        <w:proofErr w:type="gramEnd"/>
                        <w:r>
                          <w:rPr>
                            <w:rFonts w:ascii="Times New Roman" w:eastAsiaTheme="minorEastAsia" w:hAnsi="Times New Roman" w:cs="Times New Roman"/>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A0DEA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Birth:</w:t>
                        </w:r>
                      </w:p>
                      <w:p w14:paraId="4189995C"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56CD343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1958FAF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sz w:val="18"/>
                            <w:lang w:eastAsia="zh-CN"/>
                          </w:rPr>
                          <w:t xml:space="preserve"> DD      MM     YYYY</w:t>
                        </w:r>
                      </w:p>
                    </w:tc>
                  </w:tr>
                  <w:tr w:rsidR="000D3C6D" w14:paraId="05B11666" w14:textId="77777777" w:rsidTr="000D3C6D">
                    <w:trPr>
                      <w:trHeight w:val="33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3C1F6"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74C479"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A22215" w14:textId="77777777" w:rsidR="000D3C6D" w:rsidRDefault="000D3C6D" w:rsidP="000D3C6D">
                        <w:pPr>
                          <w:rPr>
                            <w:rFonts w:ascii="Times New Roman" w:eastAsiaTheme="minorEastAsia" w:hAnsi="Times New Roman" w:cs="Times New Roman"/>
                            <w:b/>
                            <w:lang w:eastAsia="zh-CN"/>
                          </w:rPr>
                        </w:pPr>
                      </w:p>
                      <w:p w14:paraId="0C026E74" w14:textId="77777777" w:rsidR="000D3C6D" w:rsidRDefault="000D3C6D" w:rsidP="000D3C6D">
                        <w:pPr>
                          <w:rPr>
                            <w:rFonts w:ascii="Times New Roman" w:eastAsiaTheme="minorEastAsia" w:hAnsi="Times New Roman" w:cs="Times New Roman"/>
                            <w:b/>
                            <w:lang w:eastAsia="zh-CN"/>
                          </w:rPr>
                        </w:pPr>
                      </w:p>
                      <w:p w14:paraId="5453FE0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Place of Assessment:</w:t>
                        </w:r>
                      </w:p>
                      <w:p w14:paraId="3546357B" w14:textId="77777777" w:rsidR="000D3C6D" w:rsidRDefault="000D3C6D" w:rsidP="000D3C6D">
                        <w:pPr>
                          <w:rPr>
                            <w:rFonts w:ascii="Times New Roman" w:eastAsiaTheme="minorEastAsia" w:hAnsi="Times New Roman" w:cs="Times New Roman"/>
                            <w:b/>
                            <w:lang w:eastAsia="zh-CN"/>
                          </w:rPr>
                        </w:pPr>
                      </w:p>
                      <w:p w14:paraId="617E73B7" w14:textId="77777777" w:rsidR="000D3C6D" w:rsidRDefault="000D3C6D" w:rsidP="000D3C6D">
                        <w:pPr>
                          <w:rPr>
                            <w:rFonts w:ascii="Times New Roman" w:eastAsiaTheme="minorEastAsia" w:hAnsi="Times New Roman" w:cs="Times New Roman"/>
                            <w:b/>
                            <w:lang w:eastAsia="zh-CN"/>
                          </w:rPr>
                        </w:pPr>
                      </w:p>
                      <w:p w14:paraId="4B2A30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assessment:</w:t>
                        </w:r>
                      </w:p>
                      <w:p w14:paraId="2CA616E7" w14:textId="77777777" w:rsidR="000D3C6D" w:rsidRDefault="000D3C6D" w:rsidP="000D3C6D">
                        <w:pPr>
                          <w:rPr>
                            <w:rFonts w:ascii="Times New Roman" w:eastAsiaTheme="minorEastAsia" w:hAnsi="Times New Roman" w:cs="Times New Roman"/>
                            <w:b/>
                            <w:lang w:eastAsia="zh-CN"/>
                          </w:rPr>
                        </w:pPr>
                      </w:p>
                      <w:p w14:paraId="7AC97036" w14:textId="77777777" w:rsidR="000D3C6D" w:rsidRDefault="000D3C6D" w:rsidP="000D3C6D">
                        <w:pPr>
                          <w:rPr>
                            <w:rFonts w:ascii="Times New Roman" w:eastAsiaTheme="minorEastAsia" w:hAnsi="Times New Roman" w:cs="Times New Roman"/>
                            <w:b/>
                            <w:lang w:eastAsia="zh-CN"/>
                          </w:rPr>
                        </w:pPr>
                      </w:p>
                      <w:p w14:paraId="1CE2AEB9" w14:textId="77777777" w:rsidR="000D3C6D" w:rsidRDefault="000D3C6D" w:rsidP="000D3C6D">
                        <w:pPr>
                          <w:rPr>
                            <w:rFonts w:ascii="Times New Roman" w:eastAsiaTheme="minorEastAsia" w:hAnsi="Times New Roman" w:cs="Times New Roman"/>
                            <w:b/>
                            <w:lang w:eastAsia="zh-CN"/>
                          </w:rPr>
                        </w:pPr>
                      </w:p>
                      <w:p w14:paraId="3F55A049" w14:textId="77777777" w:rsidR="000D3C6D" w:rsidRDefault="000D3C6D" w:rsidP="000D3C6D">
                        <w:pPr>
                          <w:rPr>
                            <w:rFonts w:ascii="Times New Roman" w:eastAsiaTheme="minorEastAsia" w:hAnsi="Times New Roman" w:cs="Times New Roman"/>
                            <w:b/>
                            <w:lang w:eastAsia="zh-CN"/>
                          </w:rPr>
                        </w:pPr>
                      </w:p>
                      <w:p w14:paraId="52F2E962" w14:textId="77777777" w:rsidR="000D3C6D" w:rsidRDefault="000D3C6D" w:rsidP="000D3C6D">
                        <w:pPr>
                          <w:rPr>
                            <w:rFonts w:ascii="Times New Roman" w:eastAsiaTheme="minorEastAsia" w:hAnsi="Times New Roman" w:cs="Times New Roman"/>
                            <w:b/>
                            <w:lang w:eastAsia="zh-CN"/>
                          </w:rPr>
                        </w:pPr>
                      </w:p>
                      <w:p w14:paraId="4BF03EC6" w14:textId="77777777" w:rsidR="000D3C6D" w:rsidRDefault="000D3C6D" w:rsidP="000D3C6D">
                        <w:pPr>
                          <w:rPr>
                            <w:rFonts w:ascii="Times New Roman" w:eastAsiaTheme="minorEastAsia" w:hAnsi="Times New Roman" w:cs="Times New Roman"/>
                            <w:b/>
                            <w:lang w:eastAsia="zh-CN"/>
                          </w:rPr>
                        </w:pPr>
                      </w:p>
                      <w:p w14:paraId="5AA51A87"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0AF79CC4"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5845B80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18"/>
                            <w:lang w:eastAsia="zh-CN"/>
                          </w:rPr>
                          <w:t xml:space="preserve"> DD    MM      YYYY</w:t>
                        </w:r>
                      </w:p>
                    </w:tc>
                  </w:tr>
                  <w:tr w:rsidR="000D3C6D" w14:paraId="386402F4" w14:textId="77777777" w:rsidTr="000D3C6D">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5B4E93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lang w:eastAsia="zh-CN"/>
                          </w:rPr>
                          <w:t>(B) ASSESSOR’S PARTICULARS</w:t>
                        </w:r>
                      </w:p>
                    </w:tc>
                  </w:tr>
                  <w:tr w:rsidR="000D3C6D" w14:paraId="7AF28CA2" w14:textId="77777777" w:rsidTr="000D3C6D">
                    <w:trPr>
                      <w:trHeight w:val="961"/>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D21C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6AAEE14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205A388"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5F757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122A4700" w14:textId="77777777" w:rsidR="000D3C6D" w:rsidRDefault="000D3C6D" w:rsidP="000D3C6D">
                        <w:pPr>
                          <w:rPr>
                            <w:rFonts w:ascii="Times New Roman" w:eastAsiaTheme="minorEastAsia" w:hAnsi="Times New Roman" w:cs="Times New Roman"/>
                            <w:lang w:eastAsia="zh-CN"/>
                          </w:rPr>
                        </w:pPr>
                      </w:p>
                    </w:tc>
                  </w:tr>
                  <w:tr w:rsidR="000D3C6D" w14:paraId="15A11A2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A278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0E9C1A14" w14:textId="77777777" w:rsidR="000D3C6D" w:rsidRDefault="000D3C6D" w:rsidP="000D3C6D">
                        <w:pPr>
                          <w:rPr>
                            <w:rFonts w:ascii="Times New Roman" w:eastAsiaTheme="minorEastAsia" w:hAnsi="Times New Roman" w:cs="Times New Roman"/>
                            <w:lang w:eastAsia="zh-CN"/>
                          </w:rPr>
                        </w:pPr>
                      </w:p>
                    </w:tc>
                  </w:tr>
                  <w:tr w:rsidR="000D3C6D" w14:paraId="069936BA"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7610E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C745979" w14:textId="77777777" w:rsidR="000D3C6D" w:rsidRDefault="000D3C6D" w:rsidP="000D3C6D">
                        <w:pPr>
                          <w:rPr>
                            <w:rFonts w:ascii="Times New Roman" w:eastAsiaTheme="minorEastAsia" w:hAnsi="Times New Roman" w:cs="Times New Roman"/>
                            <w:lang w:eastAsia="zh-CN"/>
                          </w:rPr>
                        </w:pPr>
                      </w:p>
                    </w:tc>
                  </w:tr>
                  <w:tr w:rsidR="000D3C6D" w14:paraId="1D465314" w14:textId="77777777" w:rsidTr="000D3C6D">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D520C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157A719" w14:textId="77777777" w:rsidR="000D3C6D" w:rsidRDefault="000D3C6D" w:rsidP="000D3C6D">
                        <w:pPr>
                          <w:rPr>
                            <w:rFonts w:ascii="Times New Roman" w:eastAsiaTheme="minorEastAsia" w:hAnsi="Times New Roman" w:cs="Times New Roman"/>
                            <w:lang w:eastAsia="zh-CN"/>
                          </w:rPr>
                        </w:pPr>
                      </w:p>
                      <w:p w14:paraId="6AB22905" w14:textId="77777777" w:rsidR="000D3C6D" w:rsidRDefault="000D3C6D" w:rsidP="000D3C6D">
                        <w:pPr>
                          <w:rPr>
                            <w:rFonts w:ascii="Times New Roman" w:eastAsiaTheme="minorEastAsia" w:hAnsi="Times New Roman" w:cs="Times New Roman"/>
                            <w:lang w:eastAsia="zh-CN"/>
                          </w:rPr>
                        </w:pPr>
                      </w:p>
                      <w:p w14:paraId="4FDC94D5" w14:textId="77777777" w:rsidR="000D3C6D" w:rsidRDefault="000D3C6D" w:rsidP="000D3C6D">
                        <w:pPr>
                          <w:rPr>
                            <w:rFonts w:ascii="Times New Roman" w:eastAsiaTheme="minorEastAsia" w:hAnsi="Times New Roman" w:cs="Times New Roman"/>
                            <w:lang w:eastAsia="zh-CN"/>
                          </w:rPr>
                        </w:pPr>
                      </w:p>
                      <w:p w14:paraId="5C469E6C" w14:textId="77777777" w:rsidR="000D3C6D" w:rsidRDefault="000D3C6D" w:rsidP="000D3C6D">
                        <w:pPr>
                          <w:rPr>
                            <w:rFonts w:ascii="Times New Roman" w:eastAsiaTheme="minorEastAsia" w:hAnsi="Times New Roman" w:cs="Times New Roman"/>
                            <w:lang w:eastAsia="zh-CN"/>
                          </w:rPr>
                        </w:pPr>
                      </w:p>
                      <w:p w14:paraId="1C38766B" w14:textId="77777777" w:rsidR="000D3C6D" w:rsidRDefault="000D3C6D" w:rsidP="000D3C6D">
                        <w:pPr>
                          <w:rPr>
                            <w:rFonts w:ascii="Times New Roman" w:eastAsiaTheme="minorEastAsia" w:hAnsi="Times New Roman" w:cs="Times New Roman"/>
                            <w:lang w:eastAsia="zh-CN"/>
                          </w:rPr>
                        </w:pPr>
                      </w:p>
                      <w:p w14:paraId="3D23B0E7" w14:textId="77777777" w:rsidR="000D3C6D" w:rsidRDefault="000D3C6D" w:rsidP="000D3C6D">
                        <w:pPr>
                          <w:rPr>
                            <w:rFonts w:ascii="Times New Roman" w:eastAsiaTheme="minorEastAsia" w:hAnsi="Times New Roman" w:cs="Times New Roman"/>
                            <w:lang w:eastAsia="zh-CN"/>
                          </w:rPr>
                        </w:pPr>
                      </w:p>
                    </w:tc>
                  </w:tr>
                  <w:tr w:rsidR="000D3C6D" w14:paraId="65585980" w14:textId="77777777" w:rsidTr="000D3C6D">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EDF2D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C8A1460" w14:textId="77777777" w:rsidR="000D3C6D" w:rsidRDefault="000D3C6D" w:rsidP="000D3C6D">
                        <w:pPr>
                          <w:rPr>
                            <w:rFonts w:ascii="Times New Roman" w:eastAsiaTheme="minorEastAsia" w:hAnsi="Times New Roman" w:cs="Times New Roman"/>
                            <w:lang w:eastAsia="zh-CN"/>
                          </w:rPr>
                        </w:pPr>
                      </w:p>
                      <w:p w14:paraId="783C5A6C" w14:textId="77777777" w:rsidR="000D3C6D" w:rsidRDefault="000D3C6D" w:rsidP="000D3C6D">
                        <w:pPr>
                          <w:rPr>
                            <w:rFonts w:ascii="Times New Roman" w:eastAsiaTheme="minorEastAsia" w:hAnsi="Times New Roman" w:cs="Times New Roman"/>
                            <w:lang w:eastAsia="zh-CN"/>
                          </w:rPr>
                        </w:pPr>
                      </w:p>
                      <w:p w14:paraId="3E65E03D" w14:textId="77777777" w:rsidR="000D3C6D" w:rsidRDefault="000D3C6D" w:rsidP="000D3C6D">
                        <w:pPr>
                          <w:rPr>
                            <w:rFonts w:ascii="Times New Roman" w:eastAsiaTheme="minorEastAsia" w:hAnsi="Times New Roman" w:cs="Times New Roman"/>
                            <w:lang w:eastAsia="zh-CN"/>
                          </w:rPr>
                        </w:pPr>
                      </w:p>
                    </w:tc>
                  </w:tr>
                  <w:tr w:rsidR="000D3C6D" w14:paraId="57855C0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6E7F6F" w14:textId="77777777" w:rsidR="000D3C6D" w:rsidRDefault="000D3C6D" w:rsidP="000D3C6D">
                        <w:pPr>
                          <w:rPr>
                            <w:rFonts w:ascii="Times New Roman" w:eastAsiaTheme="minorEastAsia" w:hAnsi="Times New Roman" w:cs="Times New Roman"/>
                            <w:i/>
                            <w:lang w:eastAsia="zh-CN"/>
                          </w:rPr>
                        </w:pPr>
                        <w:r>
                          <w:rPr>
                            <w:rFonts w:ascii="Times New Roman" w:eastAsiaTheme="minorEastAsia" w:hAnsi="Times New Roman" w:cs="Times New Roman"/>
                            <w:b/>
                            <w:i/>
                            <w:lang w:eastAsia="zh-CN"/>
                          </w:rPr>
                          <w:t>Relationship with VA</w:t>
                        </w:r>
                        <w:proofErr w:type="gramStart"/>
                        <w:r>
                          <w:rPr>
                            <w:rFonts w:ascii="Times New Roman" w:eastAsiaTheme="minorEastAsia" w:hAnsi="Times New Roman" w:cs="Times New Roman"/>
                            <w:b/>
                            <w:i/>
                            <w:lang w:eastAsia="zh-CN"/>
                          </w:rPr>
                          <w:t xml:space="preserve">:  </w:t>
                        </w:r>
                        <w:r>
                          <w:rPr>
                            <w:rFonts w:ascii="Times New Roman" w:eastAsiaTheme="minorEastAsia" w:hAnsi="Times New Roman" w:cs="Times New Roman"/>
                            <w:i/>
                            <w:lang w:eastAsia="zh-CN"/>
                          </w:rPr>
                          <w:t>(</w:t>
                        </w:r>
                        <w:proofErr w:type="gramEnd"/>
                        <w:r>
                          <w:rPr>
                            <w:rFonts w:ascii="Times New Roman" w:eastAsiaTheme="minorEastAsia" w:hAnsi="Times New Roman" w:cs="Times New Roman"/>
                            <w:i/>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6F1B896E" w14:textId="77777777" w:rsidR="000D3C6D" w:rsidRDefault="000D3C6D"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w:t>
                        </w:r>
                        <w:r>
                          <w:rPr>
                            <w:rFonts w:ascii="Times New Roman" w:eastAsiaTheme="minorEastAsia" w:hAnsi="Times New Roman" w:cs="Times New Roman"/>
                            <w:i/>
                            <w:lang w:eastAsia="zh-CN"/>
                          </w:rPr>
                          <w:t xml:space="preserve">I have been seeing the VA regularly over </w:t>
                        </w:r>
                        <w:proofErr w:type="gramStart"/>
                        <w:r>
                          <w:rPr>
                            <w:rFonts w:ascii="Times New Roman" w:eastAsiaTheme="minorEastAsia" w:hAnsi="Times New Roman" w:cs="Times New Roman"/>
                            <w:i/>
                            <w:lang w:eastAsia="zh-CN"/>
                          </w:rPr>
                          <w:t>a period of time</w:t>
                        </w:r>
                        <w:proofErr w:type="gramEnd"/>
                      </w:p>
                      <w:p w14:paraId="0E744570"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first consultation/assessment: __________________________</w:t>
                        </w:r>
                      </w:p>
                      <w:p w14:paraId="1D98928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Frequency of consultation/assessment: _________________________</w:t>
                        </w:r>
                      </w:p>
                      <w:p w14:paraId="013B4C9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last examination/assessment: __________________________</w:t>
                        </w:r>
                      </w:p>
                      <w:p w14:paraId="5AF72CFA" w14:textId="77777777" w:rsidR="000D3C6D" w:rsidRDefault="000D3C6D"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w:t>
                        </w:r>
                        <w:r>
                          <w:rPr>
                            <w:rFonts w:ascii="Times New Roman" w:eastAsiaTheme="minorEastAsia" w:hAnsi="Times New Roman" w:cs="Times New Roman"/>
                            <w:i/>
                            <w:lang w:eastAsia="zh-CN"/>
                          </w:rPr>
                          <w:t>I am seeing the VA for this mental capacity assessment only.</w:t>
                        </w:r>
                      </w:p>
                    </w:tc>
                  </w:tr>
                  <w:tr w:rsidR="000D3C6D" w14:paraId="46481A5D"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2281205" w14:textId="77777777" w:rsidR="000D3C6D" w:rsidRDefault="000D3C6D" w:rsidP="000D3C6D">
                        <w:pPr>
                          <w:rPr>
                            <w:rFonts w:ascii="Times New Roman" w:eastAsiaTheme="minorEastAsia" w:hAnsi="Times New Roman" w:cs="Times New Roman"/>
                            <w:b/>
                            <w:color w:val="FFFFFF" w:themeColor="background1"/>
                            <w:lang w:eastAsia="zh-CN"/>
                          </w:rPr>
                        </w:pPr>
                        <w:r>
                          <w:rPr>
                            <w:rFonts w:ascii="Times New Roman" w:eastAsiaTheme="minorEastAsia" w:hAnsi="Times New Roman" w:cs="Times New Roman"/>
                            <w:b/>
                            <w:color w:val="FFFFFF" w:themeColor="background1"/>
                            <w:sz w:val="28"/>
                            <w:lang w:eastAsia="zh-CN"/>
                          </w:rPr>
                          <w:t>(C) INDIVIDUAL’S MEDICAL INFORMATION</w:t>
                        </w:r>
                      </w:p>
                    </w:tc>
                  </w:tr>
                  <w:tr w:rsidR="000D3C6D" w14:paraId="1BA2C73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2845B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3F08495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Past Diagnosis:</w:t>
                        </w:r>
                      </w:p>
                      <w:p w14:paraId="3BF254BD" w14:textId="77777777" w:rsidR="000D3C6D" w:rsidRDefault="000D3C6D" w:rsidP="000D3C6D">
                        <w:pPr>
                          <w:rPr>
                            <w:rFonts w:ascii="Times New Roman" w:eastAsiaTheme="minorEastAsia" w:hAnsi="Times New Roman" w:cs="Times New Roman"/>
                            <w:lang w:eastAsia="zh-CN"/>
                          </w:rPr>
                        </w:pPr>
                      </w:p>
                      <w:p w14:paraId="5AA9B119" w14:textId="77777777" w:rsidR="000D3C6D" w:rsidRDefault="000D3C6D" w:rsidP="000D3C6D">
                        <w:pPr>
                          <w:rPr>
                            <w:rFonts w:ascii="Times New Roman" w:eastAsiaTheme="minorEastAsia" w:hAnsi="Times New Roman" w:cs="Times New Roman"/>
                            <w:lang w:eastAsia="zh-CN"/>
                          </w:rPr>
                        </w:pPr>
                      </w:p>
                      <w:p w14:paraId="3AFBEF2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assessment:</w:t>
                        </w:r>
                      </w:p>
                      <w:p w14:paraId="6E11F07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Source of information: </w:t>
                        </w:r>
                      </w:p>
                      <w:p w14:paraId="41442FB9"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Medical records/report – please specify doctor &amp; clinic/hospital: _____________________________________________________</w:t>
                        </w:r>
                      </w:p>
                      <w:p w14:paraId="6FE7A226"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Vulnerable adult</w:t>
                        </w:r>
                      </w:p>
                      <w:p w14:paraId="244472C2"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Others – please specify:</w:t>
                        </w:r>
                      </w:p>
                      <w:p w14:paraId="70F34621"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Name: __________________________________________</w:t>
                        </w:r>
                      </w:p>
                      <w:p w14:paraId="3FD64F0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Relationship: _____________________________________</w:t>
                        </w:r>
                      </w:p>
                    </w:tc>
                  </w:tr>
                  <w:tr w:rsidR="000D3C6D" w14:paraId="018CD389"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C24720"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0E2F79E9"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Please state what the individual is suffering from.</w:t>
                        </w:r>
                      </w:p>
                      <w:p w14:paraId="4E64869B" w14:textId="77777777" w:rsidR="000D3C6D" w:rsidRDefault="000D3C6D" w:rsidP="000D3C6D">
                        <w:pPr>
                          <w:rPr>
                            <w:rFonts w:ascii="Times New Roman" w:eastAsiaTheme="minorEastAsia" w:hAnsi="Times New Roman" w:cs="Times New Roman"/>
                            <w:lang w:eastAsia="zh-CN"/>
                          </w:rPr>
                        </w:pPr>
                      </w:p>
                    </w:tc>
                  </w:tr>
                  <w:tr w:rsidR="000D3C6D" w14:paraId="02F8C633"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9BDF7A" w14:textId="77777777" w:rsidR="000D3C6D" w:rsidRDefault="000D3C6D" w:rsidP="000D3C6D">
                        <w:pPr>
                          <w:rPr>
                            <w:rFonts w:ascii="Times New Roman" w:eastAsiaTheme="minorEastAsia" w:hAnsi="Times New Roman" w:cs="Times New Roman"/>
                            <w:b/>
                            <w:lang w:eastAsia="zh-CN"/>
                          </w:rPr>
                        </w:pPr>
                        <w:proofErr w:type="gramStart"/>
                        <w:r>
                          <w:rPr>
                            <w:rFonts w:ascii="Times New Roman" w:eastAsiaTheme="minorEastAsia" w:hAnsi="Times New Roman" w:cs="Times New Roman"/>
                            <w:b/>
                            <w:lang w:eastAsia="zh-CN"/>
                          </w:rPr>
                          <w:t>Symptoms  in</w:t>
                        </w:r>
                        <w:proofErr w:type="gramEnd"/>
                        <w:r>
                          <w:rPr>
                            <w:rFonts w:ascii="Times New Roman" w:eastAsiaTheme="minorEastAsia" w:hAnsi="Times New Roman" w:cs="Times New Roman"/>
                            <w:b/>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00D90159" w14:textId="77777777" w:rsidR="000D3C6D" w:rsidRDefault="000D3C6D" w:rsidP="000D3C6D">
                        <w:pPr>
                          <w:rPr>
                            <w:rFonts w:ascii="Times New Roman" w:hAnsi="Times New Roman" w:cs="Times New Roman"/>
                            <w:i/>
                            <w:sz w:val="20"/>
                            <w:lang w:val="en-GB" w:eastAsia="en-GB"/>
                          </w:rPr>
                        </w:pPr>
                        <w:r>
                          <w:rPr>
                            <w:rFonts w:ascii="Times New Roman" w:eastAsiaTheme="minorEastAsia" w:hAnsi="Times New Roman" w:cs="Times New Roman"/>
                            <w:lang w:eastAsia="zh-CN"/>
                          </w:rPr>
                          <w:t>Is there a current impairment of or disturbance in the functioning of the person’s mind or brain?</w:t>
                        </w:r>
                        <w:r>
                          <w:rPr>
                            <w:rFonts w:ascii="Times New Roman" w:eastAsiaTheme="minorEastAsia" w:hAnsi="Times New Roman" w:cs="Times New Roman"/>
                            <w:i/>
                            <w:lang w:eastAsia="zh-CN"/>
                          </w:rPr>
                          <w:t xml:space="preserve"> </w:t>
                        </w:r>
                        <w:r>
                          <w:rPr>
                            <w:rFonts w:ascii="Times New Roman" w:eastAsiaTheme="minorEastAsia" w:hAnsi="Times New Roman" w:cs="Times New Roman"/>
                            <w:i/>
                            <w:lang w:eastAsia="zh-CN"/>
                          </w:rPr>
                          <w:br/>
                        </w:r>
                        <w:r>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201570E3" w14:textId="77777777" w:rsidR="000D3C6D" w:rsidRDefault="000D3C6D" w:rsidP="000D3C6D">
                        <w:pPr>
                          <w:rPr>
                            <w:rFonts w:ascii="Times New Roman" w:eastAsiaTheme="minorEastAsia" w:hAnsi="Times New Roman" w:cs="Times New Roman"/>
                            <w:i/>
                            <w:sz w:val="22"/>
                            <w:u w:val="single"/>
                            <w:lang w:eastAsia="zh-CN"/>
                          </w:rPr>
                        </w:pPr>
                      </w:p>
                      <w:p w14:paraId="7198837A" w14:textId="77777777" w:rsidR="000D3C6D" w:rsidRDefault="000D3C6D" w:rsidP="000D3C6D">
                        <w:pPr>
                          <w:rPr>
                            <w:rFonts w:ascii="Times New Roman" w:eastAsiaTheme="minorEastAsia" w:hAnsi="Times New Roman" w:cs="Times New Roman"/>
                            <w:u w:val="single"/>
                            <w:lang w:eastAsia="zh-CN"/>
                          </w:rPr>
                        </w:pPr>
                        <w:r>
                          <w:rPr>
                            <w:rFonts w:ascii="Times New Roman" w:eastAsiaTheme="minorEastAsia" w:hAnsi="Times New Roman" w:cs="Times New Roman"/>
                            <w:sz w:val="20"/>
                            <w:u w:val="single"/>
                            <w:lang w:eastAsia="zh-CN"/>
                          </w:rPr>
                          <w:t xml:space="preserve">Note: If there is no indication of impairment of or disturbance in the functioning of the person’s mind or brain, the person will not lack capacity within the meaning of s4 </w:t>
                        </w:r>
                        <w:proofErr w:type="gramStart"/>
                        <w:r>
                          <w:rPr>
                            <w:rFonts w:ascii="Times New Roman" w:eastAsiaTheme="minorEastAsia" w:hAnsi="Times New Roman" w:cs="Times New Roman"/>
                            <w:sz w:val="20"/>
                            <w:u w:val="single"/>
                            <w:lang w:eastAsia="zh-CN"/>
                          </w:rPr>
                          <w:t>of  the</w:t>
                        </w:r>
                        <w:proofErr w:type="gramEnd"/>
                        <w:r>
                          <w:rPr>
                            <w:rFonts w:ascii="Times New Roman" w:eastAsiaTheme="minorEastAsia" w:hAnsi="Times New Roman" w:cs="Times New Roman"/>
                            <w:sz w:val="20"/>
                            <w:u w:val="single"/>
                            <w:lang w:eastAsia="zh-CN"/>
                          </w:rPr>
                          <w:t xml:space="preserve"> Mental Capacity Act.</w:t>
                        </w:r>
                      </w:p>
                    </w:tc>
                  </w:tr>
                  <w:tr w:rsidR="000D3C6D" w14:paraId="32470BEA"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CD85524" w14:textId="77777777" w:rsidR="000D3C6D" w:rsidRDefault="000D3C6D" w:rsidP="000D3C6D">
                        <w:pPr>
                          <w:rPr>
                            <w:rFonts w:ascii="Times New Roman" w:eastAsiaTheme="minorEastAsia" w:hAnsi="Times New Roman" w:cs="Times New Roman"/>
                            <w:b/>
                            <w:u w:val="single"/>
                            <w:lang w:eastAsia="zh-CN"/>
                          </w:rPr>
                        </w:pPr>
                        <w:r>
                          <w:rPr>
                            <w:rFonts w:ascii="Times New Roman" w:eastAsiaTheme="minorEastAsia" w:hAnsi="Times New Roman" w:cs="Times New Roman"/>
                            <w:b/>
                            <w:color w:val="FFFFFF" w:themeColor="background1"/>
                            <w:sz w:val="28"/>
                            <w:lang w:eastAsia="zh-CN"/>
                          </w:rPr>
                          <w:t>(D) ASSESSMENT OF VULNERABLE ADULT’S MENTAL CAPACITY</w:t>
                        </w:r>
                      </w:p>
                    </w:tc>
                  </w:tr>
                  <w:tr w:rsidR="000D3C6D" w14:paraId="215339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A0E593"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lastRenderedPageBreak/>
                          <w:t>A person lacks mental capacity in relation to a matter if at the material time he is unable to make a decision for himself in relation to the matter, because of an impairment of, or a disturbance in the functioning of, the mind or brain.</w:t>
                        </w:r>
                      </w:p>
                      <w:p w14:paraId="399422E0" w14:textId="77777777" w:rsidR="000D3C6D" w:rsidRDefault="000D3C6D" w:rsidP="000D3C6D">
                        <w:pPr>
                          <w:jc w:val="both"/>
                          <w:rPr>
                            <w:rFonts w:ascii="Times New Roman" w:eastAsiaTheme="minorEastAsia" w:hAnsi="Times New Roman" w:cs="Times New Roman"/>
                            <w:i/>
                            <w:sz w:val="20"/>
                            <w:szCs w:val="20"/>
                            <w:lang w:eastAsia="zh-CN"/>
                          </w:rPr>
                        </w:pPr>
                      </w:p>
                      <w:p w14:paraId="030AC97D"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4FE07948"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understand the information relevant to the </w:t>
                        </w:r>
                        <w:proofErr w:type="gramStart"/>
                        <w:r>
                          <w:rPr>
                            <w:rFonts w:ascii="Times New Roman" w:eastAsiaTheme="minorEastAsia" w:hAnsi="Times New Roman" w:cs="Times New Roman"/>
                            <w:i/>
                            <w:sz w:val="20"/>
                            <w:szCs w:val="20"/>
                            <w:lang w:val="en-GB" w:eastAsia="zh-CN"/>
                          </w:rPr>
                          <w:t>decision;</w:t>
                        </w:r>
                        <w:proofErr w:type="gramEnd"/>
                      </w:p>
                      <w:p w14:paraId="719993D3"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retain that </w:t>
                        </w:r>
                        <w:proofErr w:type="gramStart"/>
                        <w:r>
                          <w:rPr>
                            <w:rFonts w:ascii="Times New Roman" w:eastAsiaTheme="minorEastAsia" w:hAnsi="Times New Roman" w:cs="Times New Roman"/>
                            <w:i/>
                            <w:sz w:val="20"/>
                            <w:szCs w:val="20"/>
                            <w:lang w:val="en-GB" w:eastAsia="zh-CN"/>
                          </w:rPr>
                          <w:t>information;</w:t>
                        </w:r>
                        <w:proofErr w:type="gramEnd"/>
                      </w:p>
                      <w:p w14:paraId="2BC9003D"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use or weigh that information as part of the process of making the decision; </w:t>
                        </w:r>
                        <w:r>
                          <w:rPr>
                            <w:rFonts w:ascii="Times New Roman" w:eastAsiaTheme="minorEastAsia" w:hAnsi="Times New Roman" w:cs="Times New Roman"/>
                            <w:i/>
                            <w:sz w:val="20"/>
                            <w:szCs w:val="20"/>
                            <w:u w:val="single"/>
                            <w:lang w:val="en-GB" w:eastAsia="zh-CN"/>
                          </w:rPr>
                          <w:t>or</w:t>
                        </w:r>
                      </w:p>
                      <w:p w14:paraId="591ADDEE"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To communicate his decision (whether by talking, using sign language or any other means).</w:t>
                        </w:r>
                      </w:p>
                      <w:p w14:paraId="76C0CF05"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5DD2F1AB"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14:paraId="008E1AE5" w14:textId="77777777" w:rsidR="000D3C6D" w:rsidRDefault="000D3C6D" w:rsidP="006172E9">
                        <w:pPr>
                          <w:numPr>
                            <w:ilvl w:val="0"/>
                            <w:numId w:val="141"/>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Deciding one way or another; </w:t>
                        </w:r>
                        <w:r>
                          <w:rPr>
                            <w:rFonts w:ascii="Times New Roman" w:eastAsiaTheme="minorEastAsia" w:hAnsi="Times New Roman" w:cs="Times New Roman"/>
                            <w:i/>
                            <w:sz w:val="20"/>
                            <w:szCs w:val="20"/>
                            <w:u w:val="single"/>
                            <w:lang w:val="en-GB" w:eastAsia="zh-CN"/>
                          </w:rPr>
                          <w:t>or</w:t>
                        </w:r>
                      </w:p>
                      <w:p w14:paraId="66AA7AA3" w14:textId="77777777" w:rsidR="000D3C6D" w:rsidRDefault="000D3C6D" w:rsidP="006172E9">
                        <w:pPr>
                          <w:numPr>
                            <w:ilvl w:val="0"/>
                            <w:numId w:val="141"/>
                          </w:numPr>
                          <w:spacing w:before="0" w:after="0" w:line="240" w:lineRule="auto"/>
                          <w:ind w:left="322"/>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Failing to make the decision.</w:t>
                        </w:r>
                      </w:p>
                      <w:p w14:paraId="352FA8F1" w14:textId="77777777" w:rsidR="000D3C6D" w:rsidRDefault="000D3C6D" w:rsidP="000D3C6D">
                        <w:pPr>
                          <w:ind w:left="360"/>
                          <w:jc w:val="both"/>
                          <w:rPr>
                            <w:rFonts w:ascii="Times New Roman" w:eastAsiaTheme="minorEastAsia" w:hAnsi="Times New Roman" w:cs="Times New Roman"/>
                            <w:sz w:val="20"/>
                            <w:szCs w:val="20"/>
                            <w:lang w:eastAsia="zh-CN"/>
                          </w:rPr>
                        </w:pPr>
                      </w:p>
                      <w:p w14:paraId="0070EFCF" w14:textId="77777777" w:rsidR="000D3C6D" w:rsidRDefault="000D3C6D" w:rsidP="000D3C6D">
                        <w:pPr>
                          <w:ind w:left="360"/>
                          <w:jc w:val="both"/>
                          <w:rPr>
                            <w:rFonts w:ascii="Times New Roman" w:eastAsiaTheme="minorEastAsia" w:hAnsi="Times New Roman" w:cs="Times New Roman"/>
                            <w:sz w:val="20"/>
                            <w:szCs w:val="20"/>
                            <w:lang w:eastAsia="zh-CN"/>
                          </w:rPr>
                        </w:pPr>
                      </w:p>
                      <w:p w14:paraId="07AC8BE7"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 </w:t>
                        </w:r>
                      </w:p>
                      <w:p w14:paraId="017FDD23" w14:textId="77777777" w:rsidR="000D3C6D" w:rsidRDefault="000D3C6D" w:rsidP="000D3C6D">
                        <w:pPr>
                          <w:jc w:val="both"/>
                          <w:rPr>
                            <w:rFonts w:ascii="Times New Roman" w:eastAsiaTheme="minorEastAsia" w:hAnsi="Times New Roman" w:cs="Times New Roman"/>
                            <w:sz w:val="22"/>
                            <w:szCs w:val="22"/>
                            <w:lang w:eastAsia="zh-CN"/>
                          </w:rPr>
                        </w:pPr>
                      </w:p>
                    </w:tc>
                  </w:tr>
                  <w:tr w:rsidR="000D3C6D" w14:paraId="20706C29" w14:textId="77777777" w:rsidTr="000D3C6D">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E04ABD" w14:textId="77777777" w:rsidR="000D3C6D" w:rsidRDefault="000D3C6D" w:rsidP="000D3C6D">
                        <w:pPr>
                          <w:autoSpaceDE w:val="0"/>
                          <w:autoSpaceDN w:val="0"/>
                          <w:adjustRightInd w:val="0"/>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b/>
                            <w:bCs/>
                            <w:color w:val="000000"/>
                            <w:sz w:val="23"/>
                            <w:szCs w:val="23"/>
                            <w:lang w:val="en-GB" w:eastAsia="zh-CN"/>
                          </w:rPr>
                          <w:t xml:space="preserve">Mental capacity to consent </w:t>
                        </w:r>
                      </w:p>
                    </w:tc>
                    <w:tc>
                      <w:tcPr>
                        <w:tcW w:w="7075" w:type="dxa"/>
                        <w:gridSpan w:val="3"/>
                        <w:tcBorders>
                          <w:top w:val="single" w:sz="4" w:space="0" w:color="auto"/>
                          <w:left w:val="single" w:sz="4" w:space="0" w:color="auto"/>
                          <w:bottom w:val="single" w:sz="4" w:space="0" w:color="000000" w:themeColor="text1"/>
                          <w:right w:val="single" w:sz="4" w:space="0" w:color="auto"/>
                        </w:tcBorders>
                        <w:vAlign w:val="center"/>
                        <w:hideMark/>
                      </w:tcPr>
                      <w:p w14:paraId="07A001C4" w14:textId="77777777" w:rsidR="000D3C6D" w:rsidRDefault="000D3C6D" w:rsidP="000D3C6D">
                        <w:pPr>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i/>
                            <w:lang w:eastAsia="zh-CN"/>
                          </w:rPr>
                          <w:t xml:space="preserve"> Does the Vulnerable Adult have the mental capacity to consent to the court interventions indicated in sub-</w:t>
                        </w:r>
                        <w:proofErr w:type="gramStart"/>
                        <w:r>
                          <w:rPr>
                            <w:rFonts w:ascii="Times New Roman" w:eastAsiaTheme="minorEastAsia" w:hAnsi="Times New Roman" w:cs="Times New Roman"/>
                            <w:b/>
                            <w:i/>
                            <w:lang w:eastAsia="zh-CN"/>
                          </w:rPr>
                          <w:t>sections ________________________:</w:t>
                        </w:r>
                        <w:proofErr w:type="gramEnd"/>
                        <w:r>
                          <w:rPr>
                            <w:rFonts w:ascii="Times New Roman" w:eastAsiaTheme="minorEastAsia" w:hAnsi="Times New Roman" w:cs="Times New Roman"/>
                            <w:b/>
                            <w:i/>
                            <w:strike/>
                            <w:lang w:eastAsia="zh-CN"/>
                          </w:rPr>
                          <w:t xml:space="preserve"> </w:t>
                        </w:r>
                      </w:p>
                    </w:tc>
                  </w:tr>
                  <w:tr w:rsidR="000D3C6D" w14:paraId="63A5EBEA"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F21DF7"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A7441A1"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temporary care and protection or the care of a fit person for a period not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6906A077"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46F369"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42F4D87D"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462208FA"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012027058"/>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22BF494C"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527021545"/>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1F6BA05C"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246311449"/>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7EF3A24A" w14:textId="77777777" w:rsidR="000D3C6D" w:rsidRDefault="000D3C6D"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71901495"/>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59E16E1F"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5853B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A914A6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safety or the care of a fit person for a specified period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22E156F9"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9D24F58"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543AC859"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6E24CEF4"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599075400"/>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15245191"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404877308"/>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2D59E2F2"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85451909"/>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6C642B63"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56762519"/>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49DD487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4A9086"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F9748C9"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14:paraId="09D01446" w14:textId="77777777" w:rsidR="000D3C6D" w:rsidRDefault="000D3C6D" w:rsidP="000D3C6D">
                        <w:pPr>
                          <w:spacing w:after="0" w:line="240" w:lineRule="auto"/>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EA67F53"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246F47FB"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5C291DD5"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7377136"/>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306A5051"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64678878"/>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79980864"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81842763"/>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5886E3C8" w14:textId="77777777" w:rsidR="000D3C6D" w:rsidRDefault="000D3C6D"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951985754"/>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3261DF30"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1209E"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7CBD3A1E"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26B803F"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7123A15D"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7EF25AA1"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70735269"/>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328BCE59"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2079506665"/>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3877E98D"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472826745"/>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6B47890E" w14:textId="77777777" w:rsidR="000D3C6D" w:rsidRDefault="000D3C6D" w:rsidP="000D3C6D">
                        <w:pPr>
                          <w:spacing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lang w:eastAsia="zh-CN"/>
                            </w:rPr>
                            <w:id w:val="268516127"/>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5F1B07A8"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BC0D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C4E8D89" w14:textId="77777777" w:rsidR="000D3C6D" w:rsidRDefault="000D3C6D" w:rsidP="006172E9">
                        <w:pPr>
                          <w:pStyle w:val="ListParagraph"/>
                          <w:numPr>
                            <w:ilvl w:val="0"/>
                            <w:numId w:val="142"/>
                          </w:numPr>
                          <w:spacing w:before="60"/>
                          <w:contextualSpacing/>
                          <w:jc w:val="both"/>
                          <w:rPr>
                            <w:rFonts w:eastAsiaTheme="minorEastAsia"/>
                            <w:lang w:val="en-GB" w:eastAsia="en-US"/>
                          </w:rPr>
                        </w:pPr>
                        <w:r>
                          <w:rPr>
                            <w:rFonts w:eastAsiaTheme="minorEastAsia"/>
                            <w:lang w:val="en-GB"/>
                          </w:rPr>
                          <w:t xml:space="preserve">To make his/her place of residence a safe living environment, including removing him/her temporarily for this purpose and disposing of articles or things in the </w:t>
                        </w:r>
                        <w:proofErr w:type="gramStart"/>
                        <w:r>
                          <w:rPr>
                            <w:rFonts w:eastAsiaTheme="minorEastAsia"/>
                            <w:lang w:val="en-GB"/>
                          </w:rPr>
                          <w:t>residence;</w:t>
                        </w:r>
                        <w:proofErr w:type="gramEnd"/>
                        <w:r>
                          <w:rPr>
                            <w:rFonts w:eastAsiaTheme="minorEastAsia"/>
                            <w:lang w:val="en-GB"/>
                          </w:rPr>
                          <w:t xml:space="preserve"> </w:t>
                        </w:r>
                      </w:p>
                      <w:p w14:paraId="0C988F86" w14:textId="77777777" w:rsidR="000D3C6D" w:rsidRDefault="000D3C6D" w:rsidP="000D3C6D">
                        <w:pPr>
                          <w:spacing w:after="0" w:line="240" w:lineRule="auto"/>
                          <w:ind w:left="720"/>
                          <w:jc w:val="both"/>
                          <w:rPr>
                            <w:rFonts w:ascii="Times New Roman" w:eastAsiaTheme="minorEastAsia" w:hAnsi="Times New Roman" w:cs="Times New Roman"/>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3C6B77C"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175949908"/>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0979E58B"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209325042"/>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2467C2A4"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56077065"/>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3BA2C972"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875852721"/>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6F16F945"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291948537"/>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5F65CA9E" w14:textId="77777777" w:rsidR="000D3C6D" w:rsidRDefault="000D3C6D"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18008421"/>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5B8C3F1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1A654"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956A660"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restrain another person from abusing or </w:t>
                        </w:r>
                        <w:r>
                          <w:rPr>
                            <w:rFonts w:ascii="Times New Roman" w:eastAsiaTheme="minorEastAsia" w:hAnsi="Times New Roman" w:cs="Times New Roman"/>
                            <w:lang w:val="en-GB" w:eastAsia="zh-CN"/>
                          </w:rPr>
                          <w:lastRenderedPageBreak/>
                          <w:t>further abusing him/her; and</w:t>
                        </w:r>
                      </w:p>
                      <w:p w14:paraId="0C39A41E" w14:textId="77777777" w:rsidR="000D3C6D" w:rsidRDefault="000D3C6D" w:rsidP="000D3C6D">
                        <w:pPr>
                          <w:ind w:left="714"/>
                          <w:jc w:val="both"/>
                          <w:rPr>
                            <w:rFonts w:ascii="Times New Roman" w:eastAsiaTheme="minorEastAsia" w:hAnsi="Times New Roman" w:cs="Times New Roman"/>
                            <w:lang w:val="en-GB" w:eastAsia="zh-CN"/>
                          </w:rPr>
                        </w:pPr>
                      </w:p>
                      <w:p w14:paraId="1A59D477" w14:textId="77777777" w:rsidR="000D3C6D" w:rsidRDefault="000D3C6D" w:rsidP="000D3C6D">
                        <w:pPr>
                          <w:autoSpaceDE w:val="0"/>
                          <w:autoSpaceDN w:val="0"/>
                          <w:adjustRightInd w:val="0"/>
                          <w:ind w:left="714"/>
                          <w:jc w:val="both"/>
                          <w:rPr>
                            <w:rFonts w:ascii="Times New Roman" w:eastAsiaTheme="minorEastAsia" w:hAnsi="Times New Roman" w:cs="Times New Roman"/>
                            <w:color w:val="000000"/>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3388A3D"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2B1BF1B2"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6A140198"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998714026"/>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1C8E2373"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27374113"/>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13F2B697"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70028263"/>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61538117" w14:textId="77777777" w:rsidR="000D3C6D" w:rsidRDefault="000D3C6D"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61712272"/>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5CBBDDF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C8F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FE99735"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color w:val="000000"/>
                            <w:lang w:val="en-GB" w:eastAsia="zh-CN"/>
                          </w:rPr>
                        </w:pPr>
                        <w:r>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14:paraId="2F5A94C9"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p w14:paraId="410AB644"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2FF20F9" w14:textId="77777777" w:rsidR="000D3C6D" w:rsidRDefault="000D3C6D" w:rsidP="000D3C6D">
                        <w:pPr>
                          <w:spacing w:before="120"/>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20A0DB3B"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Content>
                            <w:r>
                              <w:rPr>
                                <w:rFonts w:ascii="MS Gothic" w:eastAsia="MS Gothic" w:hAnsi="MS Gothic" w:cs="Times New Roman" w:hint="eastAsia"/>
                                <w:lang w:eastAsia="zh-CN"/>
                              </w:rPr>
                              <w:t>☐</w:t>
                            </w:r>
                          </w:sdtContent>
                        </w:sdt>
                        <w:r>
                          <w:rPr>
                            <w:rFonts w:ascii="Times New Roman" w:eastAsiaTheme="minorEastAsia" w:hAnsi="Times New Roman" w:cs="Times New Roman"/>
                            <w:lang w:eastAsia="zh-CN"/>
                          </w:rPr>
                          <w:t xml:space="preserve"> No</w:t>
                        </w:r>
                      </w:p>
                      <w:p w14:paraId="56073A0D"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90346059"/>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6E4AF9D5"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642087214"/>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4D5F5CE9"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79786233"/>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5E7C2C49" w14:textId="77777777" w:rsidR="000D3C6D" w:rsidRDefault="000D3C6D"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08644698"/>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728B619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F005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1FD82AB"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14:paraId="358AAB45" w14:textId="77777777" w:rsidR="000D3C6D" w:rsidRDefault="000D3C6D" w:rsidP="000D3C6D">
                        <w:pPr>
                          <w:ind w:left="714"/>
                          <w:jc w:val="both"/>
                          <w:rPr>
                            <w:rFonts w:ascii="Times New Roman" w:eastAsiaTheme="minorEastAsia" w:hAnsi="Times New Roman" w:cs="Times New Roman"/>
                            <w:lang w:val="en-GB" w:eastAsia="zh-CN"/>
                          </w:rPr>
                        </w:pPr>
                      </w:p>
                      <w:p w14:paraId="23D9450B"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13A7BB4" w14:textId="77777777" w:rsidR="000D3C6D" w:rsidRDefault="000D3C6D" w:rsidP="000D3C6D">
                        <w:pPr>
                          <w:spacing w:before="120"/>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1BA897E3"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2DD79DBB"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073660392"/>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43CAE69A"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52853680"/>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59FD695A"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62762676"/>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69BF7F81" w14:textId="77777777" w:rsidR="000D3C6D" w:rsidRDefault="000D3C6D"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810244224"/>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4629E2DB"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2B9CA5"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C25482C"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visiting or communicating with him/her; and</w:t>
                        </w:r>
                      </w:p>
                      <w:p w14:paraId="6D4E9ED7" w14:textId="77777777" w:rsidR="000D3C6D" w:rsidRDefault="000D3C6D" w:rsidP="000D3C6D">
                        <w:pPr>
                          <w:ind w:left="714"/>
                          <w:jc w:val="both"/>
                          <w:rPr>
                            <w:rFonts w:ascii="Times New Roman" w:eastAsiaTheme="minorEastAsia" w:hAnsi="Times New Roman" w:cs="Times New Roman"/>
                            <w:lang w:val="en-GB" w:eastAsia="zh-CN"/>
                          </w:rPr>
                        </w:pPr>
                      </w:p>
                      <w:p w14:paraId="7C309CCE"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FFC9108"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4754C609"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1A3E10ED"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589420098"/>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5A1C1CC7"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90476531"/>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0388DF7B"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95294566"/>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34F2155A" w14:textId="77777777" w:rsidR="000D3C6D" w:rsidRDefault="000D3C6D"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335601323"/>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1ECCE756"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F0B822"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0D4E29E" w14:textId="77777777" w:rsidR="000D3C6D" w:rsidRDefault="000D3C6D" w:rsidP="006172E9">
                        <w:pPr>
                          <w:pStyle w:val="ListParagraph"/>
                          <w:numPr>
                            <w:ilvl w:val="0"/>
                            <w:numId w:val="142"/>
                          </w:numPr>
                          <w:spacing w:before="60"/>
                          <w:contextualSpacing/>
                          <w:rPr>
                            <w:rFonts w:eastAsiaTheme="minorEastAsia"/>
                            <w:lang w:val="en-GB" w:eastAsia="en-US"/>
                          </w:rPr>
                        </w:pPr>
                        <w:r>
                          <w:rPr>
                            <w:rFonts w:eastAsiaTheme="minorEastAsia"/>
                            <w:lang w:val="en-GB"/>
                          </w:rPr>
                          <w:t>To be required to attend counselling or any other court directed programmes</w:t>
                        </w:r>
                      </w:p>
                      <w:p w14:paraId="6206A150"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336752B4"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1DDC98A9"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32D959FF"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432738146"/>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575E53DE"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96707364"/>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58C44962"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560203628"/>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7D40175B" w14:textId="77777777" w:rsidR="000D3C6D" w:rsidRDefault="000D3C6D"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781487560"/>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395495FD"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389A9"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F54F3C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custody, </w:t>
                        </w:r>
                        <w:proofErr w:type="gramStart"/>
                        <w:r>
                          <w:rPr>
                            <w:rFonts w:ascii="Times New Roman" w:eastAsiaTheme="minorEastAsia" w:hAnsi="Times New Roman" w:cs="Times New Roman"/>
                            <w:lang w:val="en-GB" w:eastAsia="zh-CN"/>
                          </w:rPr>
                          <w:t>charge</w:t>
                        </w:r>
                        <w:proofErr w:type="gramEnd"/>
                        <w:r>
                          <w:rPr>
                            <w:rFonts w:ascii="Times New Roman" w:eastAsiaTheme="minorEastAsia" w:hAnsi="Times New Roman" w:cs="Times New Roman"/>
                            <w:lang w:val="en-GB" w:eastAsia="zh-CN"/>
                          </w:rPr>
                          <w:t xml:space="preserve"> and care of the Director</w:t>
                        </w:r>
                        <w:ins w:id="10" w:author="Aziziyah MD HAMBALI (FJCOURTS)" w:date="2020-04-24T16:15:00Z">
                          <w:r>
                            <w:rPr>
                              <w:rFonts w:ascii="Times New Roman" w:eastAsiaTheme="minorEastAsia" w:hAnsi="Times New Roman" w:cs="Times New Roman"/>
                              <w:lang w:val="en-GB" w:eastAsia="zh-CN"/>
                            </w:rPr>
                            <w:t>-General</w:t>
                          </w:r>
                        </w:ins>
                        <w:r>
                          <w:rPr>
                            <w:rFonts w:ascii="Times New Roman" w:eastAsiaTheme="minorEastAsia" w:hAnsi="Times New Roman" w:cs="Times New Roman"/>
                            <w:lang w:val="en-GB" w:eastAsia="zh-CN"/>
                          </w:rPr>
                          <w:t xml:space="preserve"> of Social Welfare/ protector until an application to court under Section 12 is made and determined</w:t>
                        </w:r>
                      </w:p>
                      <w:p w14:paraId="491A16C1" w14:textId="77777777" w:rsidR="000D3C6D" w:rsidRDefault="000D3C6D" w:rsidP="000D3C6D">
                        <w:pPr>
                          <w:pStyle w:val="ListParagraph"/>
                          <w:spacing w:before="60"/>
                          <w:rPr>
                            <w:rFonts w:asciiTheme="minorHAnsi" w:eastAsiaTheme="minorEastAsia" w:hAnsiTheme="minorHAnsi" w:cstheme="minorBidi"/>
                            <w:sz w:val="24"/>
                            <w:szCs w:val="24"/>
                            <w:lang w:val="en-GB" w:eastAsia="en-US"/>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08E7B9B1" w14:textId="77777777" w:rsidR="000D3C6D" w:rsidRDefault="000D3C6D" w:rsidP="000D3C6D">
                        <w:pPr>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Yes</w:t>
                        </w:r>
                      </w:p>
                      <w:p w14:paraId="3CCB6B08" w14:textId="77777777" w:rsidR="000D3C6D" w:rsidRDefault="000D3C6D"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Content>
                            <w:r>
                              <w:rPr>
                                <w:rFonts w:ascii="Segoe UI Symbol" w:eastAsiaTheme="minorEastAsia" w:hAnsi="Segoe UI Symbol" w:cs="Segoe UI Symbol"/>
                                <w:lang w:eastAsia="zh-CN"/>
                              </w:rPr>
                              <w:t>☐</w:t>
                            </w:r>
                          </w:sdtContent>
                        </w:sdt>
                        <w:r>
                          <w:rPr>
                            <w:rFonts w:ascii="Times New Roman" w:eastAsiaTheme="minorEastAsia" w:hAnsi="Times New Roman" w:cs="Times New Roman"/>
                            <w:lang w:eastAsia="zh-CN"/>
                          </w:rPr>
                          <w:t xml:space="preserve"> No</w:t>
                        </w:r>
                      </w:p>
                      <w:p w14:paraId="62D5E06E"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14186991"/>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understand information relevant to decision</w:t>
                        </w:r>
                      </w:p>
                      <w:p w14:paraId="420FC396" w14:textId="77777777" w:rsidR="000D3C6D" w:rsidRDefault="000D3C6D"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326406490"/>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lang w:eastAsia="zh-CN"/>
                              </w:rPr>
                              <w:t>☐</w:t>
                            </w:r>
                          </w:sdtContent>
                        </w:sdt>
                        <w:r>
                          <w:rPr>
                            <w:rFonts w:ascii="Times New Roman" w:eastAsia="Calibri" w:hAnsi="Times New Roman" w:cs="Times New Roman"/>
                            <w:lang w:eastAsia="zh-CN"/>
                          </w:rPr>
                          <w:t xml:space="preserve"> Unable to retain information </w:t>
                        </w:r>
                      </w:p>
                      <w:p w14:paraId="71CF3359" w14:textId="77777777" w:rsidR="000D3C6D" w:rsidRDefault="000D3C6D"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908607269"/>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use or weigh information for decision making</w:t>
                        </w:r>
                      </w:p>
                      <w:p w14:paraId="34F1BFB7" w14:textId="77777777" w:rsidR="000D3C6D" w:rsidRDefault="000D3C6D"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78587988"/>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Unable to communicate his/her decision</w:t>
                        </w:r>
                      </w:p>
                    </w:tc>
                  </w:tr>
                  <w:tr w:rsidR="000D3C6D" w14:paraId="716F1C0F"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0AE1D3"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5865078" w14:textId="77777777" w:rsidR="000D3C6D" w:rsidRDefault="000D3C6D" w:rsidP="000D3C6D">
                        <w:pPr>
                          <w:spacing w:before="120" w:after="120"/>
                          <w:jc w:val="both"/>
                          <w:rPr>
                            <w:rFonts w:ascii="Times New Roman" w:eastAsiaTheme="minorEastAsia" w:hAnsi="Times New Roman" w:cs="Times New Roman"/>
                            <w:b/>
                            <w:i/>
                            <w:lang w:eastAsia="zh-CN"/>
                          </w:rPr>
                        </w:pPr>
                      </w:p>
                      <w:p w14:paraId="2CC9C5F7" w14:textId="77777777" w:rsidR="000D3C6D" w:rsidRDefault="000D3C6D" w:rsidP="000D3C6D">
                        <w:pPr>
                          <w:spacing w:before="120" w:after="120"/>
                          <w:jc w:val="both"/>
                          <w:rPr>
                            <w:rFonts w:ascii="Times New Roman" w:eastAsiaTheme="minorEastAsia" w:hAnsi="Times New Roman" w:cs="Times New Roman"/>
                            <w:b/>
                            <w:i/>
                            <w:lang w:eastAsia="zh-CN"/>
                          </w:rPr>
                        </w:pPr>
                      </w:p>
                      <w:p w14:paraId="53BC5B50" w14:textId="77777777" w:rsidR="000D3C6D" w:rsidRDefault="000D3C6D" w:rsidP="000D3C6D">
                        <w:pPr>
                          <w:spacing w:before="120" w:after="120"/>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Supporting information / clinical observations</w:t>
                        </w:r>
                        <w:r>
                          <w:rPr>
                            <w:rFonts w:ascii="Times New Roman" w:eastAsiaTheme="minorEastAsia" w:hAnsi="Times New Roman" w:cs="Times New Roman"/>
                            <w:lang w:eastAsia="zh-CN"/>
                          </w:rPr>
                          <w:t>:</w:t>
                        </w:r>
                      </w:p>
                      <w:p w14:paraId="7C07E9F2" w14:textId="77777777" w:rsidR="000D3C6D" w:rsidRDefault="000D3C6D" w:rsidP="000D3C6D">
                        <w:pPr>
                          <w:spacing w:before="120" w:after="120"/>
                          <w:jc w:val="both"/>
                          <w:rPr>
                            <w:rFonts w:ascii="Times New Roman" w:eastAsiaTheme="minorEastAsia" w:hAnsi="Times New Roman" w:cs="Times New Roman"/>
                            <w:lang w:eastAsia="zh-CN"/>
                          </w:rPr>
                        </w:pPr>
                      </w:p>
                      <w:p w14:paraId="56A6D99B" w14:textId="77777777" w:rsidR="000D3C6D" w:rsidRDefault="000D3C6D" w:rsidP="000D3C6D">
                        <w:pPr>
                          <w:spacing w:before="120" w:after="120"/>
                          <w:jc w:val="both"/>
                          <w:rPr>
                            <w:rFonts w:ascii="Times New Roman" w:eastAsiaTheme="minorEastAsia" w:hAnsi="Times New Roman" w:cs="Times New Roman"/>
                            <w:lang w:eastAsia="zh-CN"/>
                          </w:rPr>
                        </w:pPr>
                      </w:p>
                      <w:p w14:paraId="59F6F057" w14:textId="77777777" w:rsidR="000D3C6D" w:rsidRDefault="000D3C6D" w:rsidP="000D3C6D">
                        <w:pPr>
                          <w:spacing w:before="120" w:after="120"/>
                          <w:jc w:val="both"/>
                          <w:rPr>
                            <w:rFonts w:ascii="Times New Roman" w:eastAsiaTheme="minorEastAsia" w:hAnsi="Times New Roman" w:cs="Times New Roman"/>
                            <w:lang w:eastAsia="zh-CN"/>
                          </w:rPr>
                        </w:pPr>
                      </w:p>
                    </w:tc>
                  </w:tr>
                  <w:tr w:rsidR="000D3C6D" w14:paraId="2D158C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E945F36" w14:textId="77777777" w:rsidR="000D3C6D" w:rsidRDefault="000D3C6D" w:rsidP="000D3C6D">
                        <w:pPr>
                          <w:rPr>
                            <w:rFonts w:ascii="Times New Roman" w:eastAsiaTheme="minorEastAsia" w:hAnsi="Times New Roman" w:cs="Times New Roman"/>
                            <w:b/>
                            <w:color w:val="FFFFFF" w:themeColor="background1"/>
                            <w:sz w:val="28"/>
                            <w:lang w:eastAsia="zh-CN"/>
                          </w:rPr>
                        </w:pPr>
                        <w:r>
                          <w:rPr>
                            <w:rFonts w:ascii="Times New Roman" w:eastAsiaTheme="minorEastAsia" w:hAnsi="Times New Roman" w:cs="Times New Roman"/>
                            <w:b/>
                            <w:color w:val="FFFFFF" w:themeColor="background1"/>
                            <w:sz w:val="28"/>
                            <w:lang w:eastAsia="zh-CN"/>
                          </w:rPr>
                          <w:t>(E) PROGNOSIS</w:t>
                        </w:r>
                      </w:p>
                    </w:tc>
                  </w:tr>
                  <w:tr w:rsidR="000D3C6D" w14:paraId="7E70CC87"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A9404" w14:textId="77777777" w:rsidR="000D3C6D" w:rsidRDefault="000D3C6D" w:rsidP="000D3C6D">
                        <w:pPr>
                          <w:autoSpaceDE w:val="0"/>
                          <w:autoSpaceDN w:val="0"/>
                          <w:adjustRightInd w:val="0"/>
                          <w:jc w:val="both"/>
                          <w:rPr>
                            <w:rFonts w:ascii="Times New Roman" w:eastAsia="Calibri" w:hAnsi="Times New Roman" w:cs="Times New Roman"/>
                            <w:sz w:val="22"/>
                            <w:lang w:eastAsia="zh-CN"/>
                          </w:rPr>
                        </w:pPr>
                        <w:r>
                          <w:rPr>
                            <w:rFonts w:ascii="Times New Roman" w:eastAsia="Calibri" w:hAnsi="Times New Roman" w:cs="Times New Roman"/>
                            <w:lang w:eastAsia="zh-CN"/>
                          </w:rPr>
                          <w:lastRenderedPageBreak/>
                          <w:t xml:space="preserve">Where “No” is indicated in any or </w:t>
                        </w:r>
                        <w:proofErr w:type="gramStart"/>
                        <w:r>
                          <w:rPr>
                            <w:rFonts w:ascii="Times New Roman" w:eastAsia="Calibri" w:hAnsi="Times New Roman" w:cs="Times New Roman"/>
                            <w:lang w:eastAsia="zh-CN"/>
                          </w:rPr>
                          <w:t>all of</w:t>
                        </w:r>
                        <w:proofErr w:type="gramEnd"/>
                        <w:r>
                          <w:rPr>
                            <w:rFonts w:ascii="Times New Roman" w:eastAsia="Calibri" w:hAnsi="Times New Roman" w:cs="Times New Roman"/>
                            <w:lang w:eastAsia="zh-CN"/>
                          </w:rPr>
                          <w:t xml:space="preserve"> the above:</w:t>
                        </w:r>
                      </w:p>
                      <w:p w14:paraId="2C9D3618" w14:textId="77777777" w:rsidR="000D3C6D" w:rsidRDefault="000D3C6D" w:rsidP="000D3C6D">
                        <w:pPr>
                          <w:autoSpaceDE w:val="0"/>
                          <w:autoSpaceDN w:val="0"/>
                          <w:adjustRightInd w:val="0"/>
                          <w:jc w:val="both"/>
                          <w:rPr>
                            <w:rFonts w:ascii="Times New Roman" w:eastAsia="Calibri" w:hAnsi="Times New Roman" w:cs="Times New Roman"/>
                            <w:lang w:eastAsia="zh-CN"/>
                          </w:rPr>
                        </w:pPr>
                        <w:r>
                          <w:rPr>
                            <w:rFonts w:ascii="Times New Roman" w:eastAsia="Calibri" w:hAnsi="Times New Roman" w:cs="Times New Roman"/>
                            <w:lang w:eastAsia="zh-CN"/>
                          </w:rPr>
                          <w:t xml:space="preserve">Do you consider there is a prospect that the person might regain or acquire capacity in the future in respect of the decisions to which the application relates? </w:t>
                        </w:r>
                      </w:p>
                      <w:p w14:paraId="26310BFD" w14:textId="77777777" w:rsidR="000D3C6D" w:rsidRDefault="000D3C6D" w:rsidP="000D3C6D">
                        <w:pPr>
                          <w:autoSpaceDE w:val="0"/>
                          <w:autoSpaceDN w:val="0"/>
                          <w:adjustRightInd w:val="0"/>
                          <w:rPr>
                            <w:rFonts w:ascii="Times New Roman" w:eastAsia="Calibri" w:hAnsi="Times New Roman" w:cs="Times New Roman"/>
                            <w:lang w:eastAsia="zh-CN"/>
                          </w:rPr>
                        </w:pPr>
                      </w:p>
                      <w:p w14:paraId="42A5B783" w14:textId="77777777" w:rsidR="000D3C6D" w:rsidRDefault="000D3C6D"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910812718"/>
                            <w14:checkbox>
                              <w14:checked w14:val="0"/>
                              <w14:checkedState w14:val="2612" w14:font="Malgun Gothic Semilight"/>
                              <w14:uncheckedState w14:val="2610" w14:font="Malgun Gothic Semilight"/>
                            </w14:checkbox>
                          </w:sdtPr>
                          <w:sdtContent>
                            <w:r>
                              <w:rPr>
                                <w:rFonts w:ascii="Segoe UI Symbol" w:eastAsia="Calibri" w:hAnsi="Segoe UI Symbol" w:cs="Segoe UI Symbol"/>
                                <w:lang w:eastAsia="zh-CN"/>
                              </w:rPr>
                              <w:t>☐</w:t>
                            </w:r>
                          </w:sdtContent>
                        </w:sdt>
                        <w:r>
                          <w:rPr>
                            <w:rFonts w:ascii="Times New Roman" w:eastAsia="Calibri" w:hAnsi="Times New Roman" w:cs="Times New Roman"/>
                            <w:lang w:eastAsia="zh-CN"/>
                          </w:rPr>
                          <w:t xml:space="preserve">   Yes. Please state why and given an indication of when this might happen:</w:t>
                        </w:r>
                      </w:p>
                      <w:p w14:paraId="6A7DE4D2" w14:textId="77777777" w:rsidR="000D3C6D" w:rsidRDefault="000D3C6D" w:rsidP="000D3C6D">
                        <w:pPr>
                          <w:autoSpaceDE w:val="0"/>
                          <w:autoSpaceDN w:val="0"/>
                          <w:adjustRightInd w:val="0"/>
                          <w:rPr>
                            <w:rFonts w:ascii="Times New Roman" w:eastAsia="Calibri" w:hAnsi="Times New Roman" w:cs="Times New Roman"/>
                            <w:lang w:eastAsia="zh-CN"/>
                          </w:rPr>
                        </w:pPr>
                        <w:r>
                          <w:rPr>
                            <w:rFonts w:ascii="Times New Roman" w:eastAsia="Calibri" w:hAnsi="Times New Roman" w:cs="Times New Roman"/>
                            <w:lang w:eastAsia="zh-CN"/>
                          </w:rPr>
                          <w:br/>
                        </w:r>
                      </w:p>
                      <w:p w14:paraId="7AC02A05" w14:textId="77777777" w:rsidR="000D3C6D" w:rsidRDefault="000D3C6D"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496044404"/>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lang w:eastAsia="zh-CN"/>
                              </w:rPr>
                              <w:t>☐</w:t>
                            </w:r>
                          </w:sdtContent>
                        </w:sdt>
                        <w:r>
                          <w:rPr>
                            <w:rFonts w:ascii="Times New Roman" w:eastAsia="Calibri" w:hAnsi="Times New Roman" w:cs="Times New Roman"/>
                            <w:lang w:eastAsia="zh-CN"/>
                          </w:rPr>
                          <w:t xml:space="preserve">   No. Please state why:</w:t>
                        </w:r>
                      </w:p>
                      <w:p w14:paraId="39190AF0" w14:textId="77777777" w:rsidR="000D3C6D" w:rsidRDefault="000D3C6D" w:rsidP="000D3C6D">
                        <w:pPr>
                          <w:autoSpaceDE w:val="0"/>
                          <w:autoSpaceDN w:val="0"/>
                          <w:adjustRightInd w:val="0"/>
                          <w:rPr>
                            <w:rFonts w:ascii="Times New Roman" w:eastAsia="Calibri" w:hAnsi="Times New Roman" w:cs="Times New Roman"/>
                            <w:lang w:eastAsia="zh-CN"/>
                          </w:rPr>
                        </w:pPr>
                      </w:p>
                      <w:p w14:paraId="10C55C40" w14:textId="77777777" w:rsidR="000D3C6D" w:rsidRDefault="000D3C6D" w:rsidP="000D3C6D">
                        <w:pPr>
                          <w:autoSpaceDE w:val="0"/>
                          <w:autoSpaceDN w:val="0"/>
                          <w:adjustRightInd w:val="0"/>
                          <w:rPr>
                            <w:rFonts w:ascii="Times New Roman" w:eastAsia="Calibri" w:hAnsi="Times New Roman" w:cs="Times New Roman"/>
                            <w:lang w:eastAsia="zh-CN"/>
                          </w:rPr>
                        </w:pPr>
                      </w:p>
                    </w:tc>
                  </w:tr>
                  <w:tr w:rsidR="000D3C6D" w14:paraId="240BB52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863499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sz w:val="28"/>
                            <w:lang w:eastAsia="zh-CN"/>
                          </w:rPr>
                          <w:t>(F) ANY OTHER INFORMATION / REMARKS</w:t>
                        </w:r>
                      </w:p>
                    </w:tc>
                  </w:tr>
                  <w:tr w:rsidR="000D3C6D" w14:paraId="3210CE3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7032281B" w14:textId="77777777" w:rsidR="000D3C6D" w:rsidRDefault="000D3C6D" w:rsidP="000D3C6D">
                        <w:pPr>
                          <w:rPr>
                            <w:rFonts w:ascii="Times New Roman" w:eastAsiaTheme="minorEastAsia" w:hAnsi="Times New Roman" w:cs="Times New Roman"/>
                            <w:lang w:eastAsia="zh-CN"/>
                          </w:rPr>
                        </w:pPr>
                      </w:p>
                      <w:p w14:paraId="4F398CD1" w14:textId="77777777" w:rsidR="000D3C6D" w:rsidRDefault="000D3C6D" w:rsidP="000D3C6D">
                        <w:pPr>
                          <w:rPr>
                            <w:rFonts w:ascii="Times New Roman" w:eastAsiaTheme="minorEastAsia" w:hAnsi="Times New Roman" w:cs="Times New Roman"/>
                            <w:lang w:eastAsia="zh-CN"/>
                          </w:rPr>
                        </w:pPr>
                      </w:p>
                      <w:p w14:paraId="6DDC1540" w14:textId="77777777" w:rsidR="000D3C6D" w:rsidRDefault="000D3C6D" w:rsidP="000D3C6D">
                        <w:pPr>
                          <w:rPr>
                            <w:rFonts w:ascii="Times New Roman" w:eastAsiaTheme="minorEastAsia" w:hAnsi="Times New Roman" w:cs="Times New Roman"/>
                            <w:lang w:eastAsia="zh-CN"/>
                          </w:rPr>
                        </w:pPr>
                      </w:p>
                      <w:p w14:paraId="2F282499" w14:textId="77777777" w:rsidR="000D3C6D" w:rsidRDefault="000D3C6D" w:rsidP="000D3C6D">
                        <w:pPr>
                          <w:rPr>
                            <w:rFonts w:ascii="Times New Roman" w:eastAsiaTheme="minorEastAsia" w:hAnsi="Times New Roman" w:cs="Times New Roman"/>
                            <w:lang w:eastAsia="zh-CN"/>
                          </w:rPr>
                        </w:pPr>
                      </w:p>
                    </w:tc>
                  </w:tr>
                  <w:tr w:rsidR="000D3C6D" w14:paraId="183AC3EB"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9C4A6AB" w14:textId="77777777" w:rsidR="000D3C6D" w:rsidRDefault="000D3C6D" w:rsidP="000D3C6D">
                        <w:pPr>
                          <w:rPr>
                            <w:rFonts w:ascii="Times New Roman" w:eastAsiaTheme="minorEastAsia" w:hAnsi="Times New Roman" w:cs="Times New Roman"/>
                            <w:b/>
                            <w:lang w:eastAsia="zh-CN"/>
                          </w:rPr>
                        </w:pPr>
                        <w:r>
                          <w:rPr>
                            <w:rFonts w:eastAsiaTheme="minorEastAsia"/>
                            <w:lang w:eastAsia="zh-CN"/>
                          </w:rPr>
                          <w:br w:type="page"/>
                        </w:r>
                        <w:r>
                          <w:rPr>
                            <w:rFonts w:ascii="Times New Roman" w:eastAsiaTheme="minorEastAsia" w:hAnsi="Times New Roman" w:cs="Times New Roman"/>
                            <w:b/>
                            <w:color w:val="FFFFFF" w:themeColor="background1"/>
                            <w:sz w:val="28"/>
                            <w:lang w:eastAsia="zh-CN"/>
                          </w:rPr>
                          <w:t>(G) DECLARATION</w:t>
                        </w:r>
                      </w:p>
                    </w:tc>
                  </w:tr>
                  <w:tr w:rsidR="000D3C6D" w14:paraId="16FA9C5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217AC10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7D4BD4EC"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believe in the correctness of the assessment set out herein. </w:t>
                        </w:r>
                      </w:p>
                      <w:p w14:paraId="61346874"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32981AC2"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14:paraId="10475E8B"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1D02BAB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I understand that this report may be used by the Director</w:t>
                        </w:r>
                        <w:ins w:id="11" w:author="Aziziyah MD HAMBALI (FJCOURTS)" w:date="2020-04-24T16:15:00Z">
                          <w:r>
                            <w:rPr>
                              <w:rFonts w:ascii="Times New Roman" w:eastAsiaTheme="minorEastAsia" w:hAnsi="Times New Roman" w:cs="Times New Roman"/>
                              <w:sz w:val="23"/>
                              <w:szCs w:val="23"/>
                              <w:lang w:val="en-GB" w:eastAsia="zh-CN"/>
                            </w:rPr>
                            <w:t>-General</w:t>
                          </w:r>
                        </w:ins>
                        <w:r>
                          <w:rPr>
                            <w:rFonts w:ascii="Times New Roman" w:eastAsiaTheme="minorEastAsia" w:hAnsi="Times New Roman" w:cs="Times New Roman"/>
                            <w:color w:val="FF0000"/>
                            <w:sz w:val="23"/>
                            <w:szCs w:val="23"/>
                            <w:lang w:val="en-GB" w:eastAsia="zh-CN"/>
                          </w:rPr>
                          <w:t xml:space="preserve"> </w:t>
                        </w:r>
                        <w:r>
                          <w:rPr>
                            <w:rFonts w:ascii="Times New Roman" w:eastAsiaTheme="minorEastAsia" w:hAnsi="Times New Roman" w:cs="Times New Roman"/>
                            <w:color w:val="000000"/>
                            <w:sz w:val="23"/>
                            <w:szCs w:val="23"/>
                            <w:lang w:val="en-GB" w:eastAsia="zh-CN"/>
                          </w:rPr>
                          <w:t xml:space="preserve">of Social Welfare or protector in the exercise of statutory powers under the Vulnerable Adults Act, or submitted to the Court in an application for a court order under the Vulnerable Adults Act. </w:t>
                        </w:r>
                      </w:p>
                      <w:p w14:paraId="0CC1A526" w14:textId="77777777" w:rsidR="000D3C6D" w:rsidRDefault="000D3C6D" w:rsidP="000D3C6D">
                        <w:pPr>
                          <w:jc w:val="both"/>
                          <w:rPr>
                            <w:rFonts w:ascii="Times New Roman" w:eastAsiaTheme="minorEastAsia" w:hAnsi="Times New Roman" w:cs="Times New Roman"/>
                            <w:sz w:val="23"/>
                            <w:szCs w:val="23"/>
                            <w:lang w:eastAsia="zh-CN"/>
                          </w:rPr>
                        </w:pPr>
                      </w:p>
                      <w:p w14:paraId="7BE94BCA" w14:textId="77777777" w:rsidR="000D3C6D" w:rsidRDefault="000D3C6D" w:rsidP="000D3C6D">
                        <w:pPr>
                          <w:jc w:val="both"/>
                          <w:rPr>
                            <w:rFonts w:ascii="Times New Roman" w:eastAsiaTheme="minorEastAsia" w:hAnsi="Times New Roman" w:cs="Times New Roman"/>
                            <w:sz w:val="23"/>
                            <w:szCs w:val="23"/>
                            <w:lang w:eastAsia="zh-CN"/>
                          </w:rPr>
                        </w:pPr>
                        <w:r>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t>
                        </w:r>
                        <w:proofErr w:type="gramStart"/>
                        <w:r>
                          <w:rPr>
                            <w:rFonts w:ascii="Times New Roman" w:eastAsiaTheme="minorEastAsia" w:hAnsi="Times New Roman" w:cs="Times New Roman"/>
                            <w:sz w:val="23"/>
                            <w:szCs w:val="23"/>
                            <w:lang w:eastAsia="zh-CN"/>
                          </w:rPr>
                          <w:t>whether or not</w:t>
                        </w:r>
                        <w:proofErr w:type="gramEnd"/>
                        <w:r>
                          <w:rPr>
                            <w:rFonts w:ascii="Times New Roman" w:eastAsiaTheme="minorEastAsia" w:hAnsi="Times New Roman" w:cs="Times New Roman"/>
                            <w:sz w:val="23"/>
                            <w:szCs w:val="23"/>
                            <w:lang w:eastAsia="zh-CN"/>
                          </w:rPr>
                          <w:t xml:space="preserve"> related to the Vulnerable Adults Act. </w:t>
                        </w:r>
                      </w:p>
                      <w:p w14:paraId="400D6BEF" w14:textId="77777777" w:rsidR="000D3C6D" w:rsidRDefault="000D3C6D" w:rsidP="000D3C6D">
                        <w:pPr>
                          <w:jc w:val="both"/>
                          <w:rPr>
                            <w:rFonts w:ascii="Times New Roman" w:eastAsiaTheme="minorEastAsia" w:hAnsi="Times New Roman" w:cs="Times New Roman"/>
                            <w:sz w:val="23"/>
                            <w:szCs w:val="23"/>
                            <w:lang w:eastAsia="zh-CN"/>
                          </w:rPr>
                        </w:pPr>
                      </w:p>
                      <w:p w14:paraId="5DF28ADC" w14:textId="77777777" w:rsidR="000D3C6D" w:rsidRDefault="000D3C6D" w:rsidP="000D3C6D">
                        <w:pPr>
                          <w:autoSpaceDE w:val="0"/>
                          <w:autoSpaceDN w:val="0"/>
                          <w:adjustRightInd w:val="0"/>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lang w:eastAsia="zh-CN"/>
                          </w:rPr>
                          <w:t>Signature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t>_______________________</w:t>
                        </w:r>
                      </w:p>
                      <w:p w14:paraId="3CC60E5C" w14:textId="77777777" w:rsidR="000D3C6D" w:rsidRDefault="000D3C6D" w:rsidP="000D3C6D">
                        <w:pPr>
                          <w:autoSpaceDE w:val="0"/>
                          <w:autoSpaceDN w:val="0"/>
                          <w:adjustRightInd w:val="0"/>
                          <w:jc w:val="both"/>
                          <w:rPr>
                            <w:rFonts w:ascii="Times New Roman" w:eastAsiaTheme="minorEastAsia" w:hAnsi="Times New Roman" w:cs="Times New Roman"/>
                            <w:lang w:eastAsia="zh-CN"/>
                          </w:rPr>
                        </w:pPr>
                      </w:p>
                      <w:p w14:paraId="1521C39B"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Date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4B59BF2A" w14:textId="77777777" w:rsidR="000D3C6D" w:rsidRDefault="000D3C6D" w:rsidP="000D3C6D">
                        <w:pPr>
                          <w:jc w:val="both"/>
                          <w:rPr>
                            <w:rFonts w:ascii="Times New Roman" w:eastAsiaTheme="minorEastAsia" w:hAnsi="Times New Roman" w:cs="Times New Roman"/>
                            <w:lang w:eastAsia="zh-CN"/>
                          </w:rPr>
                        </w:pPr>
                      </w:p>
                      <w:p w14:paraId="4D078E64"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Time:</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35EE6DE4" w14:textId="77777777" w:rsidR="000D3C6D" w:rsidRDefault="000D3C6D" w:rsidP="000D3C6D">
                        <w:pPr>
                          <w:jc w:val="both"/>
                          <w:rPr>
                            <w:rFonts w:ascii="Times New Roman" w:eastAsiaTheme="minorEastAsia" w:hAnsi="Times New Roman" w:cs="Times New Roman"/>
                            <w:b/>
                            <w:lang w:eastAsia="zh-CN"/>
                          </w:rPr>
                        </w:pPr>
                      </w:p>
                    </w:tc>
                  </w:tr>
                </w:tbl>
                <w:p w14:paraId="274BBD1F" w14:textId="77777777" w:rsidR="000D3C6D" w:rsidRDefault="000D3C6D" w:rsidP="000D3C6D">
                  <w:pPr>
                    <w:rPr>
                      <w:rFonts w:asciiTheme="minorHAnsi" w:eastAsiaTheme="minorHAnsi" w:hAnsiTheme="minorHAnsi" w:cstheme="minorBidi"/>
                      <w:sz w:val="22"/>
                      <w:szCs w:val="22"/>
                      <w:lang w:eastAsia="en-US"/>
                    </w:rPr>
                  </w:pPr>
                  <w:r>
                    <w:lastRenderedPageBreak/>
                    <w:br w:type="page"/>
                  </w:r>
                </w:p>
                <w:tbl>
                  <w:tblPr>
                    <w:tblW w:w="9006" w:type="dxa"/>
                    <w:jc w:val="center"/>
                    <w:tblLook w:val="04A0" w:firstRow="1" w:lastRow="0" w:firstColumn="1" w:lastColumn="0" w:noHBand="0" w:noVBand="1"/>
                  </w:tblPr>
                  <w:tblGrid>
                    <w:gridCol w:w="8122"/>
                    <w:gridCol w:w="884"/>
                  </w:tblGrid>
                  <w:tr w:rsidR="000D3C6D" w14:paraId="53EFAFA9" w14:textId="77777777" w:rsidTr="000D3C6D">
                    <w:trPr>
                      <w:cantSplit/>
                      <w:jc w:val="center"/>
                    </w:trPr>
                    <w:tc>
                      <w:tcPr>
                        <w:tcW w:w="9006" w:type="dxa"/>
                        <w:gridSpan w:val="2"/>
                      </w:tcPr>
                      <w:p w14:paraId="1FA3251B"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50D3444A" w14:textId="77777777" w:rsidR="000D3C6D" w:rsidRDefault="000D3C6D" w:rsidP="000D3C6D">
                        <w:pPr>
                          <w:spacing w:after="0" w:line="240" w:lineRule="auto"/>
                          <w:rPr>
                            <w:rFonts w:ascii="Times New Roman" w:eastAsiaTheme="minorEastAsia" w:hAnsi="Times New Roman" w:cs="Times New Roman"/>
                            <w:b/>
                            <w:i/>
                            <w:lang w:val="en-US" w:eastAsia="zh-CN"/>
                          </w:rPr>
                        </w:pPr>
                        <w:r>
                          <w:rPr>
                            <w:rFonts w:ascii="Times New Roman" w:eastAsiaTheme="minorEastAsia" w:hAnsi="Times New Roman" w:cs="Times New Roman"/>
                            <w:b/>
                            <w:i/>
                            <w:lang w:val="en-US" w:eastAsia="zh-CN"/>
                          </w:rPr>
                          <w:t>(ii) For applications for Orders under sections 14 and 15 by a person mentioned in section 12(2)(a)(ii) or (iii)</w:t>
                        </w:r>
                      </w:p>
                    </w:tc>
                  </w:tr>
                  <w:tr w:rsidR="000D3C6D" w14:paraId="048CB8D2" w14:textId="77777777" w:rsidTr="000D3C6D">
                    <w:trPr>
                      <w:cantSplit/>
                      <w:trHeight w:val="180"/>
                      <w:jc w:val="center"/>
                    </w:trPr>
                    <w:tc>
                      <w:tcPr>
                        <w:tcW w:w="8122" w:type="dxa"/>
                        <w:hideMark/>
                      </w:tcPr>
                      <w:p w14:paraId="2D32CC00" w14:textId="77777777" w:rsidR="000D3C6D" w:rsidRDefault="000D3C6D" w:rsidP="000D3C6D">
                        <w:pPr>
                          <w:spacing w:after="0" w:line="240" w:lineRule="auto"/>
                          <w:ind w:firstLine="1643"/>
                          <w:rPr>
                            <w:rFonts w:ascii="Times New Roman" w:eastAsiaTheme="minorHAnsi" w:hAnsi="Times New Roman" w:cs="Times New Roman"/>
                            <w:b/>
                            <w:lang w:val="en-US" w:eastAsia="en-US"/>
                          </w:rPr>
                        </w:pPr>
                        <w:r>
                          <w:rPr>
                            <w:rFonts w:ascii="Times New Roman" w:eastAsiaTheme="minorEastAsia" w:hAnsi="Times New Roman" w:cs="Times New Roman"/>
                            <w:b/>
                            <w:lang w:val="en-US" w:eastAsia="zh-CN"/>
                          </w:rPr>
                          <w:t>MENTAL CAPACITY ASSESSMENT REPORT</w:t>
                        </w:r>
                      </w:p>
                    </w:tc>
                    <w:tc>
                      <w:tcPr>
                        <w:tcW w:w="884" w:type="dxa"/>
                      </w:tcPr>
                      <w:p w14:paraId="10C8DB2B" w14:textId="77777777" w:rsidR="000D3C6D" w:rsidRDefault="000D3C6D" w:rsidP="000D3C6D">
                        <w:pPr>
                          <w:spacing w:after="0" w:line="240" w:lineRule="auto"/>
                          <w:jc w:val="center"/>
                          <w:rPr>
                            <w:rFonts w:ascii="Times New Roman" w:hAnsi="Times New Roman" w:cs="Times New Roman"/>
                            <w:b/>
                            <w:lang w:val="en-US"/>
                          </w:rPr>
                        </w:pPr>
                      </w:p>
                    </w:tc>
                  </w:tr>
                  <w:tr w:rsidR="000D3C6D" w14:paraId="460304DD" w14:textId="77777777" w:rsidTr="000D3C6D">
                    <w:trPr>
                      <w:cantSplit/>
                      <w:trHeight w:val="180"/>
                      <w:jc w:val="center"/>
                    </w:trPr>
                    <w:tc>
                      <w:tcPr>
                        <w:tcW w:w="8122" w:type="dxa"/>
                        <w:hideMark/>
                      </w:tcPr>
                      <w:p w14:paraId="259B0C9C" w14:textId="77777777" w:rsidR="000D3C6D" w:rsidRDefault="000D3C6D" w:rsidP="000D3C6D">
                        <w:pPr>
                          <w:spacing w:after="0" w:line="240" w:lineRule="auto"/>
                          <w:ind w:right="-282" w:firstLine="226"/>
                          <w:jc w:val="center"/>
                          <w:rPr>
                            <w:rFonts w:ascii="Times New Roman" w:hAnsi="Times New Roman" w:cs="Times New Roman"/>
                            <w:b/>
                            <w:i/>
                            <w:lang w:val="en-US"/>
                          </w:rPr>
                        </w:pPr>
                        <w:r>
                          <w:rPr>
                            <w:rFonts w:ascii="Times New Roman" w:eastAsiaTheme="minorEastAsia" w:hAnsi="Times New Roman" w:cs="Times New Roman"/>
                            <w:b/>
                            <w:i/>
                            <w:lang w:val="en-US" w:eastAsia="zh-CN"/>
                          </w:rPr>
                          <w:t>(For use in support of a Court application under the Vulnerable Adults Act)</w:t>
                        </w:r>
                      </w:p>
                    </w:tc>
                    <w:tc>
                      <w:tcPr>
                        <w:tcW w:w="884" w:type="dxa"/>
                      </w:tcPr>
                      <w:p w14:paraId="483F789D" w14:textId="77777777" w:rsidR="000D3C6D" w:rsidRDefault="000D3C6D" w:rsidP="000D3C6D">
                        <w:pPr>
                          <w:spacing w:after="0" w:line="240" w:lineRule="auto"/>
                          <w:jc w:val="center"/>
                          <w:rPr>
                            <w:rFonts w:ascii="Times New Roman" w:hAnsi="Times New Roman" w:cs="Times New Roman"/>
                            <w:b/>
                            <w:i/>
                            <w:lang w:val="en-US"/>
                          </w:rPr>
                        </w:pPr>
                      </w:p>
                    </w:tc>
                  </w:tr>
                  <w:tr w:rsidR="000D3C6D" w14:paraId="7B098340" w14:textId="77777777" w:rsidTr="000D3C6D">
                    <w:trPr>
                      <w:cantSplit/>
                      <w:jc w:val="center"/>
                    </w:trPr>
                    <w:tc>
                      <w:tcPr>
                        <w:tcW w:w="9006" w:type="dxa"/>
                        <w:gridSpan w:val="2"/>
                      </w:tcPr>
                      <w:p w14:paraId="7CDE665A" w14:textId="77777777" w:rsidR="000D3C6D" w:rsidRDefault="000D3C6D" w:rsidP="000D3C6D">
                        <w:pPr>
                          <w:spacing w:after="0" w:line="240" w:lineRule="auto"/>
                          <w:ind w:firstLine="1643"/>
                          <w:jc w:val="center"/>
                          <w:rPr>
                            <w:rFonts w:ascii="Times New Roman" w:hAnsi="Times New Roman" w:cs="Times New Roman"/>
                            <w:b/>
                            <w:i/>
                            <w:lang w:val="en-US"/>
                          </w:rPr>
                        </w:pPr>
                      </w:p>
                    </w:tc>
                  </w:tr>
                  <w:tr w:rsidR="000D3C6D" w14:paraId="2B6D188F" w14:textId="77777777" w:rsidTr="000D3C6D">
                    <w:trPr>
                      <w:cantSplit/>
                      <w:jc w:val="center"/>
                    </w:trPr>
                    <w:tc>
                      <w:tcPr>
                        <w:tcW w:w="9006" w:type="dxa"/>
                        <w:gridSpan w:val="2"/>
                        <w:hideMark/>
                      </w:tcPr>
                      <w:p w14:paraId="36FD387E" w14:textId="77777777" w:rsidR="000D3C6D" w:rsidRDefault="000D3C6D" w:rsidP="000D3C6D">
                        <w:pPr>
                          <w:spacing w:after="0" w:line="240" w:lineRule="auto"/>
                          <w:ind w:hanging="62"/>
                          <w:rPr>
                            <w:rFonts w:ascii="Times New Roman" w:hAnsi="Times New Roman" w:cs="Times New Roman"/>
                            <w:b/>
                            <w:lang w:val="en-US"/>
                          </w:rPr>
                        </w:pPr>
                        <w:proofErr w:type="gramStart"/>
                        <w:r>
                          <w:rPr>
                            <w:rFonts w:ascii="Times New Roman" w:eastAsiaTheme="minorEastAsia" w:hAnsi="Times New Roman" w:cs="Times New Roman"/>
                            <w:b/>
                            <w:lang w:val="en-US" w:eastAsia="zh-CN"/>
                          </w:rPr>
                          <w:t>Date:_</w:t>
                        </w:r>
                        <w:proofErr w:type="gramEnd"/>
                        <w:r>
                          <w:rPr>
                            <w:rFonts w:ascii="Times New Roman" w:eastAsiaTheme="minorEastAsia" w:hAnsi="Times New Roman" w:cs="Times New Roman"/>
                            <w:b/>
                            <w:lang w:val="en-US" w:eastAsia="zh-CN"/>
                          </w:rPr>
                          <w:t>__________</w:t>
                        </w:r>
                      </w:p>
                    </w:tc>
                  </w:tr>
                </w:tbl>
                <w:p w14:paraId="1353F72D" w14:textId="77777777" w:rsidR="000D3C6D" w:rsidRDefault="000D3C6D" w:rsidP="000D3C6D">
                  <w:pPr>
                    <w:spacing w:after="0" w:line="240" w:lineRule="auto"/>
                    <w:rPr>
                      <w:rFonts w:ascii="Times New Roman" w:eastAsiaTheme="minorEastAsia" w:hAnsi="Times New Roman" w:cs="Times New Roman"/>
                      <w:b/>
                      <w:sz w:val="22"/>
                      <w:szCs w:val="22"/>
                      <w:lang w:val="en-US" w:eastAsia="zh-CN"/>
                    </w:rPr>
                  </w:pPr>
                </w:p>
                <w:p w14:paraId="173E28EE" w14:textId="77777777" w:rsidR="000D3C6D" w:rsidRDefault="000D3C6D" w:rsidP="000D3C6D">
                  <w:pPr>
                    <w:spacing w:after="0" w:line="240" w:lineRule="auto"/>
                    <w:rPr>
                      <w:rFonts w:ascii="Times New Roman" w:eastAsiaTheme="minorEastAsia" w:hAnsi="Times New Roman" w:cs="Times New Roman"/>
                      <w:b/>
                      <w:lang w:val="en-US" w:eastAsia="zh-CN"/>
                    </w:rPr>
                  </w:pPr>
                </w:p>
                <w:p w14:paraId="46B4F30D"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Full name of Patient:  _____________</w:t>
                  </w:r>
                </w:p>
                <w:p w14:paraId="26DD033B"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NRIC </w:t>
                  </w:r>
                  <w:proofErr w:type="gramStart"/>
                  <w:r>
                    <w:rPr>
                      <w:rFonts w:ascii="Times New Roman" w:eastAsiaTheme="minorEastAsia" w:hAnsi="Times New Roman" w:cs="Times New Roman"/>
                      <w:b/>
                      <w:lang w:val="en-US" w:eastAsia="zh-CN"/>
                    </w:rPr>
                    <w:t>No.:_</w:t>
                  </w:r>
                  <w:proofErr w:type="gramEnd"/>
                  <w:r>
                    <w:rPr>
                      <w:rFonts w:ascii="Times New Roman" w:eastAsiaTheme="minorEastAsia" w:hAnsi="Times New Roman" w:cs="Times New Roman"/>
                      <w:b/>
                      <w:lang w:val="en-US" w:eastAsia="zh-CN"/>
                    </w:rPr>
                    <w:t>__________________</w:t>
                  </w:r>
                </w:p>
                <w:p w14:paraId="07D1A92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 last birthday: ___________</w:t>
                  </w:r>
                </w:p>
                <w:p w14:paraId="11540CC6"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07AD135"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2B8D0D1" w14:textId="77777777" w:rsidR="000D3C6D" w:rsidRDefault="000D3C6D" w:rsidP="000D3C6D">
                  <w:pPr>
                    <w:spacing w:after="0" w:line="240" w:lineRule="auto"/>
                    <w:rPr>
                      <w:rFonts w:ascii="Times New Roman" w:eastAsiaTheme="minorEastAsia" w:hAnsi="Times New Roman" w:cs="Times New Roman"/>
                      <w:lang w:val="en-US" w:eastAsia="zh-CN"/>
                    </w:rPr>
                  </w:pPr>
                  <w:r>
                    <w:rPr>
                      <w:rFonts w:ascii="Times New Roman" w:eastAsiaTheme="minorEastAsia" w:hAnsi="Times New Roman" w:cs="Times New Roman"/>
                      <w:lang w:val="en-US" w:eastAsia="zh-CN"/>
                    </w:rPr>
                    <w:tab/>
                    <w:t xml:space="preserve">This is to certify that: </w:t>
                  </w:r>
                </w:p>
                <w:p w14:paraId="672FD7B6" w14:textId="77777777" w:rsidR="000D3C6D" w:rsidRDefault="000D3C6D" w:rsidP="000D3C6D">
                  <w:pPr>
                    <w:spacing w:after="0" w:line="240" w:lineRule="auto"/>
                    <w:rPr>
                      <w:rFonts w:ascii="Times New Roman" w:eastAsiaTheme="minorEastAsia" w:hAnsi="Times New Roman" w:cs="Times New Roman"/>
                      <w:lang w:val="en-US" w:eastAsia="zh-CN"/>
                    </w:rPr>
                  </w:pPr>
                </w:p>
                <w:p w14:paraId="31734FA3" w14:textId="77777777" w:rsidR="000D3C6D" w:rsidRDefault="000D3C6D" w:rsidP="006172E9">
                  <w:pPr>
                    <w:numPr>
                      <w:ilvl w:val="0"/>
                      <w:numId w:val="143"/>
                    </w:numPr>
                    <w:spacing w:before="0" w:after="0" w:line="240" w:lineRule="auto"/>
                    <w:contextualSpacing/>
                    <w:jc w:val="both"/>
                    <w:rPr>
                      <w:rFonts w:ascii="Times New Roman" w:eastAsiaTheme="minorHAnsi" w:hAnsi="Times New Roman" w:cs="Times New Roman"/>
                      <w:lang w:val="en-US" w:eastAsia="en-US"/>
                    </w:rPr>
                  </w:pPr>
                  <w:r>
                    <w:rPr>
                      <w:rFonts w:ascii="Times New Roman" w:hAnsi="Times New Roman" w:cs="Times New Roman"/>
                      <w:lang w:val="en-US"/>
                    </w:rPr>
                    <w:t xml:space="preserve">the above-named patient does not have the mental capacity to give consent to either an approved welfare officer or his/her </w:t>
                  </w:r>
                  <w:proofErr w:type="spellStart"/>
                  <w:r>
                    <w:rPr>
                      <w:rFonts w:ascii="Times New Roman" w:hAnsi="Times New Roman" w:cs="Times New Roman"/>
                      <w:lang w:val="en-US"/>
                    </w:rPr>
                    <w:t>donee</w:t>
                  </w:r>
                  <w:proofErr w:type="spellEnd"/>
                  <w:r>
                    <w:rPr>
                      <w:rFonts w:ascii="Times New Roman" w:hAnsi="Times New Roman" w:cs="Times New Roman"/>
                      <w:lang w:val="en-US"/>
                    </w:rPr>
                    <w:t>/deputy (if any) or a family member to make an application for any of the Court Orders stated below.</w:t>
                  </w:r>
                </w:p>
                <w:p w14:paraId="2FC2F6FC" w14:textId="77777777" w:rsidR="000D3C6D" w:rsidRDefault="000D3C6D" w:rsidP="000D3C6D">
                  <w:pPr>
                    <w:spacing w:after="0" w:line="240" w:lineRule="auto"/>
                    <w:ind w:left="720"/>
                    <w:contextualSpacing/>
                    <w:jc w:val="both"/>
                    <w:rPr>
                      <w:rFonts w:ascii="Times New Roman" w:hAnsi="Times New Roman" w:cs="Times New Roman"/>
                      <w:lang w:val="en-US"/>
                    </w:rPr>
                  </w:pPr>
                </w:p>
                <w:p w14:paraId="6589E20F" w14:textId="77777777" w:rsidR="000D3C6D" w:rsidRDefault="000D3C6D" w:rsidP="006172E9">
                  <w:pPr>
                    <w:numPr>
                      <w:ilvl w:val="0"/>
                      <w:numId w:val="143"/>
                    </w:numPr>
                    <w:spacing w:before="0" w:after="0" w:line="240" w:lineRule="auto"/>
                    <w:contextualSpacing/>
                    <w:jc w:val="both"/>
                    <w:rPr>
                      <w:rFonts w:ascii="Times New Roman" w:hAnsi="Times New Roman" w:cs="Times New Roman"/>
                      <w:lang w:val="en-US"/>
                    </w:rPr>
                  </w:pPr>
                  <w:r>
                    <w:rPr>
                      <w:rFonts w:ascii="Times New Roman" w:hAnsi="Times New Roman" w:cs="Times New Roman"/>
                      <w:lang w:val="en-US"/>
                    </w:rPr>
                    <w:t>[Optional] Medical diagnosis</w:t>
                  </w:r>
                </w:p>
                <w:p w14:paraId="75B24259" w14:textId="77777777" w:rsidR="000D3C6D" w:rsidRDefault="000D3C6D" w:rsidP="000D3C6D">
                  <w:pPr>
                    <w:spacing w:after="0" w:line="240" w:lineRule="auto"/>
                    <w:ind w:left="720"/>
                    <w:contextualSpacing/>
                    <w:jc w:val="both"/>
                    <w:rPr>
                      <w:rFonts w:ascii="Times New Roman" w:hAnsi="Times New Roman" w:cs="Times New Roman"/>
                      <w:lang w:val="en-US"/>
                    </w:rPr>
                  </w:pPr>
                  <w:r>
                    <w:rPr>
                      <w:rFonts w:ascii="Times New Roman" w:hAnsi="Times New Roman" w:cs="Times New Roman"/>
                      <w:lang w:val="en-US"/>
                    </w:rPr>
                    <w:t>__________________________________________________________________</w:t>
                  </w:r>
                </w:p>
                <w:p w14:paraId="52A8358F" w14:textId="77777777" w:rsidR="000D3C6D" w:rsidRDefault="000D3C6D" w:rsidP="000D3C6D">
                  <w:pPr>
                    <w:spacing w:after="0" w:line="240" w:lineRule="auto"/>
                    <w:ind w:left="720"/>
                    <w:contextualSpacing/>
                    <w:jc w:val="both"/>
                    <w:rPr>
                      <w:rFonts w:ascii="Times New Roman" w:hAnsi="Times New Roman" w:cs="Times New Roman"/>
                      <w:lang w:val="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D3C6D" w14:paraId="2FA5E4AC" w14:textId="77777777" w:rsidTr="000D3C6D">
                    <w:trPr>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A1B9814" w14:textId="77777777" w:rsidR="000D3C6D" w:rsidRDefault="000D3C6D" w:rsidP="000D3C6D">
                        <w:pPr>
                          <w:spacing w:after="0" w:line="240" w:lineRule="auto"/>
                          <w:rPr>
                            <w:rFonts w:ascii="Times New Roman" w:eastAsiaTheme="minorHAnsi" w:hAnsi="Times New Roman" w:cs="Times New Roman"/>
                            <w:sz w:val="20"/>
                            <w:szCs w:val="20"/>
                            <w:u w:val="single"/>
                            <w:lang w:eastAsia="en-US"/>
                          </w:rPr>
                        </w:pPr>
                        <w:r>
                          <w:rPr>
                            <w:rFonts w:eastAsiaTheme="minorHAnsi"/>
                            <w:color w:val="FFFFFF" w:themeColor="background1"/>
                            <w:sz w:val="20"/>
                            <w:szCs w:val="20"/>
                            <w:lang w:eastAsia="en-US"/>
                          </w:rPr>
                          <w:t>ASSESSMENT OF VULNERABLE ADULT’S MENTAL CAPACITY</w:t>
                        </w:r>
                      </w:p>
                    </w:tc>
                  </w:tr>
                  <w:tr w:rsidR="000D3C6D" w14:paraId="3B43E0E3" w14:textId="77777777" w:rsidTr="000D3C6D">
                    <w:trPr>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2772D" w14:textId="77777777" w:rsidR="000D3C6D" w:rsidRDefault="000D3C6D" w:rsidP="000D3C6D">
                        <w:pPr>
                          <w:autoSpaceDE w:val="0"/>
                          <w:autoSpaceDN w:val="0"/>
                          <w:adjustRightInd w:val="0"/>
                          <w:spacing w:after="0" w:line="240" w:lineRule="auto"/>
                          <w:rPr>
                            <w:rFonts w:eastAsiaTheme="minorHAnsi"/>
                            <w:color w:val="000000"/>
                            <w:sz w:val="20"/>
                            <w:szCs w:val="20"/>
                            <w:lang w:eastAsia="en-US"/>
                          </w:rPr>
                        </w:pPr>
                        <w:r>
                          <w:rPr>
                            <w:rFonts w:eastAsiaTheme="minorHAnsi"/>
                            <w:bCs/>
                            <w:color w:val="000000"/>
                            <w:sz w:val="20"/>
                            <w:szCs w:val="20"/>
                            <w:lang w:eastAsia="en-US"/>
                          </w:rPr>
                          <w:t xml:space="preserve">Mental capacity to consent </w:t>
                        </w:r>
                      </w:p>
                    </w:tc>
                    <w:tc>
                      <w:tcPr>
                        <w:tcW w:w="7406" w:type="dxa"/>
                        <w:gridSpan w:val="2"/>
                        <w:tcBorders>
                          <w:top w:val="single" w:sz="4" w:space="0" w:color="auto"/>
                          <w:left w:val="single" w:sz="4" w:space="0" w:color="auto"/>
                          <w:bottom w:val="single" w:sz="4" w:space="0" w:color="000000" w:themeColor="text1"/>
                          <w:right w:val="single" w:sz="4" w:space="0" w:color="auto"/>
                        </w:tcBorders>
                        <w:vAlign w:val="center"/>
                        <w:hideMark/>
                      </w:tcPr>
                      <w:p w14:paraId="32E2A0E9" w14:textId="77777777" w:rsidR="000D3C6D" w:rsidRDefault="000D3C6D" w:rsidP="000D3C6D">
                        <w:pPr>
                          <w:spacing w:after="0" w:line="240" w:lineRule="auto"/>
                          <w:jc w:val="both"/>
                          <w:rPr>
                            <w:rFonts w:eastAsiaTheme="minorHAnsi"/>
                            <w:sz w:val="20"/>
                            <w:szCs w:val="20"/>
                            <w:lang w:eastAsia="en-US"/>
                          </w:rPr>
                        </w:pPr>
                        <w:r>
                          <w:rPr>
                            <w:rFonts w:eastAsiaTheme="minorHAnsi"/>
                            <w:i/>
                            <w:sz w:val="20"/>
                            <w:szCs w:val="20"/>
                            <w:lang w:eastAsia="en-US"/>
                          </w:rPr>
                          <w:t xml:space="preserve">Does the Vulnerable Adult have the mental capacity to consent to the following court </w:t>
                        </w:r>
                        <w:proofErr w:type="gramStart"/>
                        <w:r>
                          <w:rPr>
                            <w:rFonts w:eastAsiaTheme="minorHAnsi"/>
                            <w:i/>
                            <w:sz w:val="20"/>
                            <w:szCs w:val="20"/>
                            <w:lang w:eastAsia="en-US"/>
                          </w:rPr>
                          <w:t>interventions:</w:t>
                        </w:r>
                        <w:proofErr w:type="gramEnd"/>
                      </w:p>
                    </w:tc>
                  </w:tr>
                  <w:tr w:rsidR="000D3C6D" w14:paraId="7823E7EE"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1740ED"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3522A37B"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14(1)(e)</w:t>
                        </w:r>
                      </w:p>
                      <w:p w14:paraId="0CE6884B"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restrain another person from abusing or further abusing him/her; and/or</w:t>
                        </w:r>
                      </w:p>
                      <w:p w14:paraId="03075A39" w14:textId="77777777" w:rsidR="000D3C6D" w:rsidRDefault="000D3C6D" w:rsidP="000D3C6D">
                        <w:pPr>
                          <w:spacing w:after="0" w:line="240" w:lineRule="auto"/>
                          <w:ind w:left="714"/>
                          <w:jc w:val="both"/>
                          <w:rPr>
                            <w:rFonts w:eastAsiaTheme="minorHAnsi"/>
                            <w:sz w:val="20"/>
                            <w:szCs w:val="20"/>
                            <w:lang w:eastAsia="en-US"/>
                          </w:rPr>
                        </w:pPr>
                      </w:p>
                      <w:p w14:paraId="4C1D004B" w14:textId="77777777" w:rsidR="000D3C6D" w:rsidRDefault="000D3C6D" w:rsidP="000D3C6D">
                        <w:pPr>
                          <w:autoSpaceDE w:val="0"/>
                          <w:autoSpaceDN w:val="0"/>
                          <w:adjustRightInd w:val="0"/>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0FA110F2" w14:textId="77777777" w:rsidR="000D3C6D" w:rsidRDefault="000D3C6D"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805577231"/>
                            <w14:checkbox>
                              <w14:checked w14:val="0"/>
                              <w14:checkedState w14:val="2612" w14:font="MS Gothic"/>
                              <w14:uncheckedState w14:val="2610" w14:font="MS Gothic"/>
                            </w14:checkbox>
                          </w:sdtPr>
                          <w:sdtContent>
                            <w:r>
                              <w:rPr>
                                <w:rFonts w:ascii="Segoe UI Symbol" w:eastAsiaTheme="minorHAnsi" w:hAnsi="Segoe UI Symbol" w:cs="Segoe UI Symbol"/>
                                <w:sz w:val="20"/>
                                <w:szCs w:val="20"/>
                                <w:lang w:eastAsia="en-US"/>
                              </w:rPr>
                              <w:t>☐</w:t>
                            </w:r>
                          </w:sdtContent>
                        </w:sdt>
                        <w:r>
                          <w:rPr>
                            <w:rFonts w:ascii="Times New Roman" w:hAnsi="Times New Roman" w:cs="Times New Roman"/>
                            <w:sz w:val="20"/>
                            <w:szCs w:val="20"/>
                          </w:rPr>
                          <w:t xml:space="preserve"> Yes</w:t>
                        </w:r>
                      </w:p>
                      <w:p w14:paraId="3113DA46" w14:textId="77777777" w:rsidR="000D3C6D" w:rsidRDefault="000D3C6D"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703904724"/>
                            <w14:checkbox>
                              <w14:checked w14:val="0"/>
                              <w14:checkedState w14:val="2612" w14:font="MS Gothic"/>
                              <w14:uncheckedState w14:val="2610" w14:font="MS Gothic"/>
                            </w14:checkbox>
                          </w:sdtPr>
                          <w:sdtContent>
                            <w:r>
                              <w:rPr>
                                <w:rFonts w:ascii="Segoe UI Symbol" w:eastAsiaTheme="minorHAnsi" w:hAnsi="Segoe UI Symbol" w:cs="Segoe UI Symbol"/>
                                <w:sz w:val="20"/>
                                <w:szCs w:val="20"/>
                                <w:lang w:eastAsia="en-US"/>
                              </w:rPr>
                              <w:t>☐</w:t>
                            </w:r>
                          </w:sdtContent>
                        </w:sdt>
                        <w:r>
                          <w:rPr>
                            <w:rFonts w:ascii="Times New Roman" w:hAnsi="Times New Roman" w:cs="Times New Roman"/>
                            <w:sz w:val="20"/>
                            <w:szCs w:val="20"/>
                          </w:rPr>
                          <w:t xml:space="preserve"> No</w:t>
                        </w:r>
                      </w:p>
                      <w:p w14:paraId="61A97868" w14:textId="77777777" w:rsidR="000D3C6D" w:rsidRDefault="000D3C6D" w:rsidP="000D3C6D">
                        <w:pPr>
                          <w:spacing w:after="0" w:line="240" w:lineRule="auto"/>
                          <w:rPr>
                            <w:rFonts w:eastAsiaTheme="minorHAnsi"/>
                            <w:sz w:val="20"/>
                            <w:szCs w:val="20"/>
                            <w:lang w:eastAsia="en-US"/>
                          </w:rPr>
                        </w:pPr>
                      </w:p>
                      <w:p w14:paraId="3D7D2AD6" w14:textId="77777777" w:rsidR="000D3C6D" w:rsidRDefault="000D3C6D"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Arial Unicode MS" w:hAnsi="Times New Roman" w:cs="Times New Roman"/>
                              <w:sz w:val="20"/>
                              <w:szCs w:val="20"/>
                              <w:lang w:eastAsia="zh-CN"/>
                            </w:rPr>
                            <w:id w:val="301205491"/>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Arial Unicode MS" w:hAnsi="Times New Roman" w:cs="Times New Roman"/>
                            <w:sz w:val="20"/>
                            <w:szCs w:val="20"/>
                            <w:lang w:eastAsia="zh-CN"/>
                          </w:rPr>
                          <w:t xml:space="preserve"> </w:t>
                        </w:r>
                        <w:r>
                          <w:rPr>
                            <w:rFonts w:ascii="Times New Roman" w:eastAsia="Calibri" w:hAnsi="Times New Roman" w:cs="Times New Roman"/>
                            <w:sz w:val="20"/>
                            <w:szCs w:val="20"/>
                            <w:lang w:eastAsia="zh-CN"/>
                          </w:rPr>
                          <w:t xml:space="preserve">Unable to understand information </w:t>
                        </w:r>
                        <w:r>
                          <w:rPr>
                            <w:rFonts w:ascii="Times New Roman" w:eastAsia="Calibri" w:hAnsi="Times New Roman" w:cs="Times New Roman"/>
                            <w:sz w:val="20"/>
                            <w:szCs w:val="20"/>
                            <w:lang w:eastAsia="zh-CN"/>
                          </w:rPr>
                          <w:br/>
                          <w:t xml:space="preserve">  relevant to decision</w:t>
                        </w:r>
                      </w:p>
                      <w:p w14:paraId="05E133A7" w14:textId="77777777" w:rsidR="000D3C6D" w:rsidRDefault="000D3C6D" w:rsidP="000D3C6D">
                        <w:pPr>
                          <w:tabs>
                            <w:tab w:val="left" w:pos="1724"/>
                          </w:tabs>
                          <w:autoSpaceDE w:val="0"/>
                          <w:autoSpaceDN w:val="0"/>
                          <w:adjustRightInd w:val="0"/>
                          <w:ind w:left="416" w:hanging="416"/>
                          <w:jc w:val="both"/>
                          <w:rPr>
                            <w:rFonts w:eastAsia="MS Gothic"/>
                            <w:sz w:val="20"/>
                            <w:szCs w:val="20"/>
                            <w:lang w:eastAsia="zh-CN"/>
                          </w:rPr>
                        </w:pPr>
                        <w:sdt>
                          <w:sdtPr>
                            <w:rPr>
                              <w:rFonts w:ascii="Times New Roman" w:eastAsia="Arial Unicode MS" w:hAnsi="Times New Roman" w:cs="Times New Roman"/>
                              <w:sz w:val="20"/>
                              <w:szCs w:val="20"/>
                              <w:lang w:eastAsia="zh-CN"/>
                            </w:rPr>
                            <w:id w:val="1339579183"/>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Arial Unicode MS" w:hAnsi="Times New Roman" w:cs="Times New Roman"/>
                            <w:sz w:val="20"/>
                            <w:szCs w:val="20"/>
                            <w:lang w:eastAsia="zh-CN"/>
                          </w:rPr>
                          <w:t xml:space="preserve">       </w:t>
                        </w:r>
                        <w:r>
                          <w:rPr>
                            <w:rFonts w:ascii="Times New Roman" w:eastAsia="Calibri" w:hAnsi="Times New Roman" w:cs="Times New Roman"/>
                            <w:sz w:val="20"/>
                            <w:szCs w:val="20"/>
                            <w:lang w:eastAsia="zh-CN"/>
                          </w:rPr>
                          <w:t xml:space="preserve">Unable to retain information </w:t>
                        </w:r>
                      </w:p>
                      <w:p w14:paraId="2B875454" w14:textId="77777777" w:rsidR="000D3C6D" w:rsidRDefault="000D3C6D"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41649631"/>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use or weigh information for    decision making</w:t>
                        </w:r>
                      </w:p>
                      <w:p w14:paraId="01BAD903" w14:textId="77777777" w:rsidR="000D3C6D" w:rsidRDefault="000D3C6D"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Calibri" w:hAnsi="Times New Roman" w:cs="Times New Roman"/>
                              <w:sz w:val="20"/>
                              <w:szCs w:val="20"/>
                              <w:lang w:eastAsia="zh-CN"/>
                            </w:rPr>
                            <w:id w:val="-1593002094"/>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communicate his/her decision</w:t>
                        </w:r>
                      </w:p>
                    </w:tc>
                  </w:tr>
                  <w:tr w:rsidR="000D3C6D" w14:paraId="6B9008B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859D3C"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64EDD672" w14:textId="77777777" w:rsidR="000D3C6D" w:rsidRDefault="000D3C6D" w:rsidP="006172E9">
                        <w:pPr>
                          <w:numPr>
                            <w:ilvl w:val="0"/>
                            <w:numId w:val="144"/>
                          </w:numPr>
                          <w:spacing w:before="60" w:after="0" w:line="240" w:lineRule="auto"/>
                          <w:jc w:val="both"/>
                          <w:rPr>
                            <w:rFonts w:eastAsiaTheme="minorHAnsi"/>
                            <w:color w:val="000000"/>
                            <w:sz w:val="20"/>
                            <w:szCs w:val="20"/>
                            <w:lang w:eastAsia="en-US"/>
                          </w:rPr>
                        </w:pPr>
                        <w:r>
                          <w:rPr>
                            <w:rFonts w:eastAsiaTheme="minorHAnsi"/>
                            <w:color w:val="000000"/>
                            <w:sz w:val="20"/>
                            <w:szCs w:val="20"/>
                            <w:lang w:eastAsia="en-US"/>
                          </w:rPr>
                          <w:t>Section 14(1)(f)</w:t>
                        </w:r>
                      </w:p>
                      <w:p w14:paraId="1348B07A" w14:textId="77777777" w:rsidR="000D3C6D" w:rsidRDefault="000D3C6D" w:rsidP="000D3C6D">
                        <w:pPr>
                          <w:spacing w:before="60" w:after="0" w:line="240" w:lineRule="auto"/>
                          <w:ind w:left="720"/>
                          <w:jc w:val="both"/>
                          <w:rPr>
                            <w:rFonts w:eastAsiaTheme="minorHAnsi"/>
                            <w:color w:val="000000"/>
                            <w:sz w:val="20"/>
                            <w:szCs w:val="20"/>
                            <w:lang w:eastAsia="en-US"/>
                          </w:rPr>
                        </w:pPr>
                        <w:r>
                          <w:rPr>
                            <w:rFonts w:eastAsiaTheme="minorHAnsi"/>
                            <w:color w:val="000000"/>
                            <w:sz w:val="20"/>
                            <w:szCs w:val="20"/>
                            <w:lang w:eastAsia="en-US"/>
                          </w:rPr>
                          <w:t xml:space="preserve">To be granted exclusive right of occupation of the premises where he/she ordinarily resides, or part thereof, to the exclusion of another person; and/or </w:t>
                        </w:r>
                      </w:p>
                      <w:p w14:paraId="66A702B9" w14:textId="77777777" w:rsidR="000D3C6D" w:rsidRDefault="000D3C6D" w:rsidP="000D3C6D">
                        <w:pPr>
                          <w:spacing w:after="0" w:line="240" w:lineRule="auto"/>
                          <w:ind w:left="714"/>
                          <w:jc w:val="both"/>
                          <w:rPr>
                            <w:rFonts w:eastAsiaTheme="minorHAnsi"/>
                            <w:color w:val="000000"/>
                            <w:sz w:val="20"/>
                            <w:szCs w:val="20"/>
                            <w:lang w:eastAsia="en-US"/>
                          </w:rPr>
                        </w:pPr>
                      </w:p>
                      <w:p w14:paraId="30205B35" w14:textId="77777777" w:rsidR="000D3C6D" w:rsidRDefault="000D3C6D" w:rsidP="000D3C6D">
                        <w:pPr>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6457DE96" w14:textId="77777777" w:rsidR="000D3C6D" w:rsidRDefault="000D3C6D"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671066518"/>
                            <w14:checkbox>
                              <w14:checked w14:val="0"/>
                              <w14:checkedState w14:val="2612" w14:font="MS Gothic"/>
                              <w14:uncheckedState w14:val="2610" w14:font="MS Gothic"/>
                            </w14:checkbox>
                          </w:sdtPr>
                          <w:sdtContent>
                            <w:r>
                              <w:rPr>
                                <w:rFonts w:ascii="Segoe UI Symbol" w:eastAsiaTheme="minorHAnsi" w:hAnsi="Segoe UI Symbol" w:cs="Segoe UI Symbol"/>
                                <w:sz w:val="20"/>
                                <w:szCs w:val="20"/>
                                <w:lang w:eastAsia="en-US"/>
                              </w:rPr>
                              <w:t>☐</w:t>
                            </w:r>
                          </w:sdtContent>
                        </w:sdt>
                        <w:r>
                          <w:rPr>
                            <w:rFonts w:ascii="Times New Roman" w:hAnsi="Times New Roman" w:cs="Times New Roman"/>
                            <w:sz w:val="20"/>
                            <w:szCs w:val="20"/>
                          </w:rPr>
                          <w:t xml:space="preserve"> Yes</w:t>
                        </w:r>
                      </w:p>
                      <w:p w14:paraId="1A0314A2" w14:textId="77777777" w:rsidR="000D3C6D" w:rsidRDefault="000D3C6D"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426689795"/>
                            <w14:checkbox>
                              <w14:checked w14:val="0"/>
                              <w14:checkedState w14:val="2612" w14:font="MS Gothic"/>
                              <w14:uncheckedState w14:val="2610" w14:font="MS Gothic"/>
                            </w14:checkbox>
                          </w:sdtPr>
                          <w:sdtContent>
                            <w:r>
                              <w:rPr>
                                <w:rFonts w:ascii="Segoe UI Symbol" w:eastAsiaTheme="minorHAnsi" w:hAnsi="Segoe UI Symbol" w:cs="Segoe UI Symbol"/>
                                <w:sz w:val="20"/>
                                <w:szCs w:val="20"/>
                                <w:lang w:eastAsia="en-US"/>
                              </w:rPr>
                              <w:t>☐</w:t>
                            </w:r>
                          </w:sdtContent>
                        </w:sdt>
                        <w:r>
                          <w:rPr>
                            <w:rFonts w:ascii="Times New Roman" w:hAnsi="Times New Roman" w:cs="Times New Roman"/>
                            <w:sz w:val="20"/>
                            <w:szCs w:val="20"/>
                          </w:rPr>
                          <w:t xml:space="preserve"> No</w:t>
                        </w:r>
                      </w:p>
                      <w:p w14:paraId="033B5329" w14:textId="77777777" w:rsidR="000D3C6D" w:rsidRDefault="000D3C6D" w:rsidP="000D3C6D">
                        <w:pPr>
                          <w:spacing w:after="0" w:line="240" w:lineRule="auto"/>
                          <w:jc w:val="both"/>
                          <w:rPr>
                            <w:rFonts w:eastAsiaTheme="minorHAnsi"/>
                            <w:sz w:val="20"/>
                            <w:szCs w:val="20"/>
                            <w:lang w:eastAsia="en-US"/>
                          </w:rPr>
                        </w:pPr>
                      </w:p>
                      <w:p w14:paraId="15F20A3D" w14:textId="77777777" w:rsidR="000D3C6D" w:rsidRDefault="000D3C6D" w:rsidP="000D3C6D">
                        <w:pPr>
                          <w:tabs>
                            <w:tab w:val="left" w:pos="1724"/>
                          </w:tabs>
                          <w:autoSpaceDE w:val="0"/>
                          <w:autoSpaceDN w:val="0"/>
                          <w:adjustRightInd w:val="0"/>
                          <w:ind w:left="493"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177701128"/>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szCs w:val="20"/>
                                <w:lang w:eastAsia="zh-CN"/>
                              </w:rPr>
                              <w:t>☐</w:t>
                            </w:r>
                          </w:sdtContent>
                        </w:sdt>
                        <w:r>
                          <w:rPr>
                            <w:rFonts w:ascii="Times New Roman" w:eastAsia="Arial Unicode MS" w:hAnsi="Times New Roman" w:cs="Times New Roman"/>
                            <w:sz w:val="20"/>
                            <w:szCs w:val="20"/>
                            <w:lang w:eastAsia="zh-CN"/>
                          </w:rPr>
                          <w:t xml:space="preserve"> </w:t>
                        </w:r>
                        <w:r>
                          <w:rPr>
                            <w:rFonts w:ascii="Times New Roman" w:eastAsia="Calibri" w:hAnsi="Times New Roman" w:cs="Times New Roman"/>
                            <w:sz w:val="20"/>
                            <w:szCs w:val="20"/>
                            <w:lang w:eastAsia="zh-CN"/>
                          </w:rPr>
                          <w:t xml:space="preserve">Unable to understand information </w:t>
                        </w:r>
                        <w:r>
                          <w:rPr>
                            <w:rFonts w:ascii="Times New Roman" w:eastAsia="Calibri" w:hAnsi="Times New Roman" w:cs="Times New Roman"/>
                            <w:sz w:val="20"/>
                            <w:szCs w:val="20"/>
                            <w:lang w:eastAsia="zh-CN"/>
                          </w:rPr>
                          <w:br/>
                          <w:t xml:space="preserve">  relevant to decision</w:t>
                        </w:r>
                      </w:p>
                      <w:p w14:paraId="017F7E70" w14:textId="77777777" w:rsidR="000D3C6D" w:rsidRDefault="000D3C6D" w:rsidP="000D3C6D">
                        <w:pPr>
                          <w:tabs>
                            <w:tab w:val="left" w:pos="1724"/>
                          </w:tabs>
                          <w:autoSpaceDE w:val="0"/>
                          <w:autoSpaceDN w:val="0"/>
                          <w:adjustRightInd w:val="0"/>
                          <w:ind w:left="493"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1821464397"/>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sz w:val="20"/>
                                <w:szCs w:val="20"/>
                                <w:lang w:eastAsia="zh-CN"/>
                              </w:rPr>
                              <w:t>☐</w:t>
                            </w:r>
                          </w:sdtContent>
                        </w:sdt>
                        <w:r>
                          <w:rPr>
                            <w:rFonts w:ascii="Times New Roman" w:eastAsia="Arial Unicode MS" w:hAnsi="Times New Roman" w:cs="Times New Roman"/>
                            <w:sz w:val="20"/>
                            <w:szCs w:val="20"/>
                            <w:lang w:eastAsia="zh-CN"/>
                          </w:rPr>
                          <w:t xml:space="preserve">       </w:t>
                        </w:r>
                        <w:r>
                          <w:rPr>
                            <w:rFonts w:ascii="Times New Roman" w:eastAsia="Calibri" w:hAnsi="Times New Roman" w:cs="Times New Roman"/>
                            <w:sz w:val="20"/>
                            <w:szCs w:val="20"/>
                            <w:lang w:eastAsia="zh-CN"/>
                          </w:rPr>
                          <w:t xml:space="preserve">Unable to retain information </w:t>
                        </w:r>
                      </w:p>
                      <w:p w14:paraId="1322429E" w14:textId="77777777" w:rsidR="000D3C6D" w:rsidRDefault="000D3C6D"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857996766"/>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use or weigh information for decision making</w:t>
                        </w:r>
                      </w:p>
                      <w:p w14:paraId="24625628" w14:textId="77777777" w:rsidR="000D3C6D" w:rsidRDefault="000D3C6D" w:rsidP="000D3C6D">
                        <w:pPr>
                          <w:tabs>
                            <w:tab w:val="left" w:pos="1724"/>
                          </w:tabs>
                          <w:autoSpaceDE w:val="0"/>
                          <w:autoSpaceDN w:val="0"/>
                          <w:adjustRightInd w:val="0"/>
                          <w:jc w:val="both"/>
                          <w:rPr>
                            <w:rFonts w:eastAsia="Calibri"/>
                            <w:sz w:val="20"/>
                            <w:szCs w:val="20"/>
                            <w:lang w:eastAsia="zh-CN"/>
                          </w:rPr>
                        </w:pPr>
                        <w:sdt>
                          <w:sdtPr>
                            <w:rPr>
                              <w:rFonts w:ascii="Times New Roman" w:eastAsia="Calibri" w:hAnsi="Times New Roman" w:cs="Times New Roman"/>
                              <w:sz w:val="20"/>
                              <w:szCs w:val="20"/>
                              <w:lang w:eastAsia="zh-CN"/>
                            </w:rPr>
                            <w:id w:val="182794107"/>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communicate his/her decision</w:t>
                        </w:r>
                      </w:p>
                    </w:tc>
                  </w:tr>
                  <w:tr w:rsidR="000D3C6D" w14:paraId="1BC238E6" w14:textId="77777777" w:rsidTr="000D3C6D">
                    <w:trPr>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73CA"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1928C375"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14(1)(g)</w:t>
                        </w:r>
                      </w:p>
                      <w:p w14:paraId="4BDF2663"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 xml:space="preserve">To prohibit a person from entering and remaining in a specific area outside his/her place of residence or any other </w:t>
                        </w:r>
                        <w:r>
                          <w:rPr>
                            <w:rFonts w:eastAsiaTheme="minorHAnsi"/>
                            <w:sz w:val="20"/>
                            <w:szCs w:val="20"/>
                            <w:lang w:eastAsia="en-US"/>
                          </w:rPr>
                          <w:lastRenderedPageBreak/>
                          <w:t>place he/she frequents; and/or</w:t>
                        </w:r>
                      </w:p>
                      <w:p w14:paraId="4AD0775C" w14:textId="77777777" w:rsidR="000D3C6D" w:rsidRDefault="000D3C6D" w:rsidP="000D3C6D">
                        <w:pPr>
                          <w:spacing w:after="0" w:line="240" w:lineRule="auto"/>
                          <w:ind w:left="714"/>
                          <w:jc w:val="both"/>
                          <w:rPr>
                            <w:rFonts w:eastAsiaTheme="minorHAnsi"/>
                            <w:sz w:val="20"/>
                            <w:szCs w:val="20"/>
                            <w:lang w:eastAsia="en-US"/>
                          </w:rPr>
                        </w:pPr>
                      </w:p>
                      <w:p w14:paraId="3A7FE4A1"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5772D705" w14:textId="77777777" w:rsidR="000D3C6D" w:rsidRDefault="000D3C6D"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940051200"/>
                            <w14:checkbox>
                              <w14:checked w14:val="0"/>
                              <w14:checkedState w14:val="2612" w14:font="MS Gothic"/>
                              <w14:uncheckedState w14:val="2610" w14:font="MS Gothic"/>
                            </w14:checkbox>
                          </w:sdtPr>
                          <w:sdtContent>
                            <w:r>
                              <w:rPr>
                                <w:rFonts w:ascii="Segoe UI Symbol" w:eastAsiaTheme="minorHAnsi" w:hAnsi="Segoe UI Symbol" w:cs="Segoe UI Symbol"/>
                                <w:sz w:val="20"/>
                                <w:szCs w:val="20"/>
                                <w:lang w:eastAsia="en-US"/>
                              </w:rPr>
                              <w:t>☐</w:t>
                            </w:r>
                          </w:sdtContent>
                        </w:sdt>
                        <w:r>
                          <w:rPr>
                            <w:rFonts w:ascii="Times New Roman" w:hAnsi="Times New Roman" w:cs="Times New Roman"/>
                            <w:sz w:val="20"/>
                            <w:szCs w:val="20"/>
                          </w:rPr>
                          <w:t xml:space="preserve"> Yes</w:t>
                        </w:r>
                      </w:p>
                      <w:p w14:paraId="6BAFAF2F" w14:textId="77777777" w:rsidR="000D3C6D" w:rsidRDefault="000D3C6D"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309781765"/>
                            <w14:checkbox>
                              <w14:checked w14:val="0"/>
                              <w14:checkedState w14:val="2612" w14:font="MS Gothic"/>
                              <w14:uncheckedState w14:val="2610" w14:font="MS Gothic"/>
                            </w14:checkbox>
                          </w:sdtPr>
                          <w:sdtContent>
                            <w:r>
                              <w:rPr>
                                <w:rFonts w:ascii="Segoe UI Symbol" w:eastAsiaTheme="minorHAnsi" w:hAnsi="Segoe UI Symbol" w:cs="Segoe UI Symbol"/>
                                <w:sz w:val="20"/>
                                <w:szCs w:val="20"/>
                                <w:lang w:eastAsia="en-US"/>
                              </w:rPr>
                              <w:t>☐</w:t>
                            </w:r>
                          </w:sdtContent>
                        </w:sdt>
                        <w:r>
                          <w:rPr>
                            <w:rFonts w:ascii="Times New Roman" w:hAnsi="Times New Roman" w:cs="Times New Roman"/>
                            <w:sz w:val="20"/>
                            <w:szCs w:val="20"/>
                          </w:rPr>
                          <w:t xml:space="preserve"> No</w:t>
                        </w:r>
                      </w:p>
                      <w:p w14:paraId="4DE08C25" w14:textId="77777777" w:rsidR="000D3C6D" w:rsidRDefault="000D3C6D" w:rsidP="000D3C6D">
                        <w:pPr>
                          <w:spacing w:after="0" w:line="240" w:lineRule="auto"/>
                          <w:jc w:val="both"/>
                          <w:rPr>
                            <w:rFonts w:eastAsiaTheme="minorHAnsi"/>
                            <w:sz w:val="20"/>
                            <w:szCs w:val="20"/>
                            <w:lang w:eastAsia="en-US"/>
                          </w:rPr>
                        </w:pPr>
                      </w:p>
                      <w:p w14:paraId="3A6D3AD6" w14:textId="77777777" w:rsidR="000D3C6D" w:rsidRDefault="000D3C6D"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Arial Unicode MS" w:hAnsi="Times New Roman" w:cs="Times New Roman"/>
                              <w:sz w:val="20"/>
                              <w:szCs w:val="20"/>
                              <w:lang w:eastAsia="zh-CN"/>
                            </w:rPr>
                            <w:id w:val="693117000"/>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Cs w:val="20"/>
                            <w:lang w:eastAsia="zh-CN"/>
                          </w:rPr>
                          <w:t xml:space="preserve"> </w:t>
                        </w:r>
                        <w:r>
                          <w:rPr>
                            <w:rFonts w:ascii="Times New Roman" w:eastAsia="Calibri" w:hAnsi="Times New Roman" w:cs="Times New Roman"/>
                            <w:sz w:val="20"/>
                            <w:szCs w:val="20"/>
                            <w:lang w:eastAsia="zh-CN"/>
                          </w:rPr>
                          <w:t xml:space="preserve">Unable to understand information </w:t>
                        </w:r>
                        <w:r>
                          <w:rPr>
                            <w:rFonts w:ascii="Times New Roman" w:eastAsia="Calibri" w:hAnsi="Times New Roman" w:cs="Times New Roman"/>
                            <w:sz w:val="20"/>
                            <w:szCs w:val="20"/>
                            <w:lang w:eastAsia="zh-CN"/>
                          </w:rPr>
                          <w:br/>
                          <w:t xml:space="preserve">  relevant to decision</w:t>
                        </w:r>
                      </w:p>
                      <w:p w14:paraId="0B7703F4" w14:textId="77777777" w:rsidR="000D3C6D" w:rsidRDefault="000D3C6D" w:rsidP="000D3C6D">
                        <w:pPr>
                          <w:tabs>
                            <w:tab w:val="left" w:pos="1724"/>
                          </w:tabs>
                          <w:autoSpaceDE w:val="0"/>
                          <w:autoSpaceDN w:val="0"/>
                          <w:adjustRightInd w:val="0"/>
                          <w:ind w:left="558" w:hanging="558"/>
                          <w:jc w:val="both"/>
                          <w:rPr>
                            <w:rFonts w:eastAsia="MS Gothic"/>
                            <w:sz w:val="20"/>
                            <w:szCs w:val="20"/>
                            <w:lang w:eastAsia="zh-CN"/>
                          </w:rPr>
                        </w:pPr>
                        <w:sdt>
                          <w:sdtPr>
                            <w:rPr>
                              <w:rFonts w:ascii="Times New Roman" w:eastAsia="Arial Unicode MS" w:hAnsi="Times New Roman" w:cs="Times New Roman"/>
                              <w:sz w:val="20"/>
                              <w:szCs w:val="20"/>
                              <w:lang w:eastAsia="zh-CN"/>
                            </w:rPr>
                            <w:id w:val="-1217962857"/>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retain information </w:t>
                        </w:r>
                      </w:p>
                      <w:p w14:paraId="6FDF63CE" w14:textId="77777777" w:rsidR="000D3C6D" w:rsidRDefault="000D3C6D"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28306530"/>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use or weigh information for decision making</w:t>
                        </w:r>
                      </w:p>
                      <w:p w14:paraId="6804D091" w14:textId="77777777" w:rsidR="000D3C6D" w:rsidRDefault="000D3C6D"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580902648"/>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communicate his/her decision</w:t>
                        </w:r>
                      </w:p>
                    </w:tc>
                  </w:tr>
                  <w:tr w:rsidR="000D3C6D" w14:paraId="016425A5"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D8A74"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73852EC6"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14(1)(h)</w:t>
                        </w:r>
                      </w:p>
                      <w:p w14:paraId="57604954"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prohibit a person from visiting or communicating with him/her.</w:t>
                        </w:r>
                      </w:p>
                      <w:p w14:paraId="23EA0ED5" w14:textId="77777777" w:rsidR="000D3C6D" w:rsidRDefault="000D3C6D" w:rsidP="000D3C6D">
                        <w:pPr>
                          <w:spacing w:after="0" w:line="240" w:lineRule="auto"/>
                          <w:ind w:left="714"/>
                          <w:jc w:val="both"/>
                          <w:rPr>
                            <w:rFonts w:eastAsiaTheme="minorHAnsi"/>
                            <w:sz w:val="20"/>
                            <w:szCs w:val="20"/>
                            <w:lang w:eastAsia="en-US"/>
                          </w:rPr>
                        </w:pPr>
                      </w:p>
                      <w:p w14:paraId="6547C9C2"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0E140327" w14:textId="77777777" w:rsidR="000D3C6D" w:rsidRDefault="000D3C6D"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569950620"/>
                            <w14:checkbox>
                              <w14:checked w14:val="0"/>
                              <w14:checkedState w14:val="2612" w14:font="MS Gothic"/>
                              <w14:uncheckedState w14:val="2610" w14:font="MS Gothic"/>
                            </w14:checkbox>
                          </w:sdtPr>
                          <w:sdtContent>
                            <w:r>
                              <w:rPr>
                                <w:rFonts w:ascii="Segoe UI Symbol" w:eastAsiaTheme="minorHAnsi" w:hAnsi="Segoe UI Symbol" w:cs="Segoe UI Symbol"/>
                                <w:sz w:val="20"/>
                                <w:szCs w:val="20"/>
                                <w:lang w:eastAsia="en-US"/>
                              </w:rPr>
                              <w:t>☐</w:t>
                            </w:r>
                          </w:sdtContent>
                        </w:sdt>
                        <w:r>
                          <w:rPr>
                            <w:rFonts w:ascii="Times New Roman" w:hAnsi="Times New Roman" w:cs="Times New Roman"/>
                            <w:sz w:val="20"/>
                            <w:szCs w:val="20"/>
                          </w:rPr>
                          <w:t xml:space="preserve"> Yes</w:t>
                        </w:r>
                      </w:p>
                      <w:p w14:paraId="30C9A352" w14:textId="77777777" w:rsidR="000D3C6D" w:rsidRDefault="000D3C6D"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2096434484"/>
                            <w14:checkbox>
                              <w14:checked w14:val="0"/>
                              <w14:checkedState w14:val="2612" w14:font="MS Gothic"/>
                              <w14:uncheckedState w14:val="2610" w14:font="MS Gothic"/>
                            </w14:checkbox>
                          </w:sdtPr>
                          <w:sdtContent>
                            <w:r>
                              <w:rPr>
                                <w:rFonts w:ascii="Segoe UI Symbol" w:eastAsiaTheme="minorHAnsi" w:hAnsi="Segoe UI Symbol" w:cs="Segoe UI Symbol"/>
                                <w:sz w:val="20"/>
                                <w:szCs w:val="20"/>
                                <w:lang w:eastAsia="en-US"/>
                              </w:rPr>
                              <w:t>☐</w:t>
                            </w:r>
                          </w:sdtContent>
                        </w:sdt>
                        <w:r>
                          <w:rPr>
                            <w:rFonts w:ascii="Times New Roman" w:hAnsi="Times New Roman" w:cs="Times New Roman"/>
                            <w:sz w:val="20"/>
                            <w:szCs w:val="20"/>
                          </w:rPr>
                          <w:t xml:space="preserve"> No</w:t>
                        </w:r>
                      </w:p>
                      <w:p w14:paraId="428B4473" w14:textId="77777777" w:rsidR="000D3C6D" w:rsidRDefault="000D3C6D" w:rsidP="000D3C6D">
                        <w:pPr>
                          <w:spacing w:after="0" w:line="240" w:lineRule="auto"/>
                          <w:jc w:val="both"/>
                          <w:rPr>
                            <w:rFonts w:eastAsiaTheme="minorHAnsi"/>
                            <w:sz w:val="20"/>
                            <w:szCs w:val="20"/>
                            <w:lang w:eastAsia="en-US"/>
                          </w:rPr>
                        </w:pPr>
                      </w:p>
                      <w:p w14:paraId="73CDCA70" w14:textId="77777777" w:rsidR="000D3C6D" w:rsidRDefault="000D3C6D"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218833355"/>
                            <w14:checkbox>
                              <w14:checked w14:val="0"/>
                              <w14:checkedState w14:val="2612" w14:font="Malgun Gothic Semilight"/>
                              <w14:uncheckedState w14:val="2610" w14:font="Malgun Gothic Semilight"/>
                            </w14:checkbox>
                          </w:sdtPr>
                          <w:sdtContent>
                            <w:r>
                              <w:rPr>
                                <w:rFonts w:ascii="Segoe UI Symbol" w:eastAsia="Arial Unicode MS" w:hAnsi="Segoe UI Symbol" w:cs="Segoe UI Symbol"/>
                                <w:szCs w:val="20"/>
                                <w:lang w:eastAsia="zh-CN"/>
                              </w:rPr>
                              <w:t>☐</w:t>
                            </w:r>
                          </w:sdtContent>
                        </w:sdt>
                        <w:r>
                          <w:rPr>
                            <w:rFonts w:ascii="Times New Roman" w:eastAsia="Calibri" w:hAnsi="Times New Roman" w:cs="Times New Roman"/>
                            <w:szCs w:val="20"/>
                            <w:lang w:eastAsia="zh-CN"/>
                          </w:rPr>
                          <w:t xml:space="preserve"> </w:t>
                        </w:r>
                        <w:r>
                          <w:rPr>
                            <w:rFonts w:ascii="Times New Roman" w:eastAsia="Calibri" w:hAnsi="Times New Roman" w:cs="Times New Roman"/>
                            <w:sz w:val="20"/>
                            <w:szCs w:val="20"/>
                            <w:lang w:eastAsia="zh-CN"/>
                          </w:rPr>
                          <w:t xml:space="preserve">Unable to understand information </w:t>
                        </w:r>
                        <w:r>
                          <w:rPr>
                            <w:rFonts w:ascii="Times New Roman" w:eastAsia="Calibri" w:hAnsi="Times New Roman" w:cs="Times New Roman"/>
                            <w:sz w:val="20"/>
                            <w:szCs w:val="20"/>
                            <w:lang w:eastAsia="zh-CN"/>
                          </w:rPr>
                          <w:br/>
                          <w:t xml:space="preserve">  relevant to decision</w:t>
                        </w:r>
                      </w:p>
                      <w:p w14:paraId="38DC22A6" w14:textId="77777777" w:rsidR="000D3C6D" w:rsidRDefault="000D3C6D" w:rsidP="000D3C6D">
                        <w:pPr>
                          <w:tabs>
                            <w:tab w:val="left" w:pos="1724"/>
                          </w:tabs>
                          <w:autoSpaceDE w:val="0"/>
                          <w:autoSpaceDN w:val="0"/>
                          <w:adjustRightInd w:val="0"/>
                          <w:ind w:left="558"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41984278"/>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retain information </w:t>
                        </w:r>
                      </w:p>
                      <w:p w14:paraId="702A0CCC" w14:textId="77777777" w:rsidR="000D3C6D" w:rsidRDefault="000D3C6D"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2107115336"/>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use or weigh information for decision making</w:t>
                        </w:r>
                      </w:p>
                      <w:p w14:paraId="1839EDCA" w14:textId="77777777" w:rsidR="000D3C6D" w:rsidRDefault="000D3C6D"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975293620"/>
                            <w14:checkbox>
                              <w14:checked w14:val="0"/>
                              <w14:checkedState w14:val="2612" w14:font="Malgun Gothic Semilight"/>
                              <w14:uncheckedState w14:val="2610" w14:font="Malgun Gothic Semilight"/>
                            </w14:checkbox>
                          </w:sdtPr>
                          <w:sdtContent>
                            <w:r>
                              <w:rPr>
                                <w:rFonts w:ascii="Segoe UI Symbol" w:eastAsia="Malgun Gothic Semilight" w:hAnsi="Segoe UI Symbol" w:cs="Segoe UI Symbol"/>
                                <w:sz w:val="20"/>
                                <w:szCs w:val="20"/>
                                <w:lang w:eastAsia="zh-CN"/>
                              </w:rPr>
                              <w:t>☐</w:t>
                            </w:r>
                          </w:sdtContent>
                        </w:sdt>
                        <w:r>
                          <w:rPr>
                            <w:rFonts w:ascii="Times New Roman" w:eastAsia="Calibri" w:hAnsi="Times New Roman" w:cs="Times New Roman"/>
                            <w:sz w:val="20"/>
                            <w:szCs w:val="20"/>
                            <w:lang w:eastAsia="zh-CN"/>
                          </w:rPr>
                          <w:t xml:space="preserve">      Unable to communicate his/her decision</w:t>
                        </w:r>
                      </w:p>
                    </w:tc>
                  </w:tr>
                </w:tbl>
                <w:p w14:paraId="7A04D473" w14:textId="77777777" w:rsidR="000D3C6D" w:rsidRDefault="000D3C6D" w:rsidP="000D3C6D">
                  <w:pPr>
                    <w:spacing w:after="0" w:line="240" w:lineRule="auto"/>
                    <w:jc w:val="both"/>
                    <w:rPr>
                      <w:rFonts w:ascii="Times New Roman" w:eastAsiaTheme="minorEastAsia" w:hAnsi="Times New Roman" w:cs="Times New Roman"/>
                      <w:sz w:val="22"/>
                      <w:szCs w:val="22"/>
                      <w:lang w:val="en-US" w:eastAsia="zh-CN"/>
                    </w:rPr>
                  </w:pPr>
                  <w:r>
                    <w:rPr>
                      <w:rFonts w:ascii="Times New Roman" w:eastAsiaTheme="minorEastAsia" w:hAnsi="Times New Roman" w:cs="Times New Roman"/>
                      <w:lang w:val="en-US" w:eastAsia="zh-CN"/>
                    </w:rPr>
                    <w:t xml:space="preserve">  </w:t>
                  </w:r>
                </w:p>
                <w:p w14:paraId="265731B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_______________________</w:t>
                  </w:r>
                </w:p>
                <w:p w14:paraId="7A1C360A"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Name of Doctor: </w:t>
                  </w:r>
                </w:p>
                <w:p w14:paraId="27520CA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Clinic/Hospital:</w:t>
                  </w:r>
                </w:p>
                <w:p w14:paraId="11BD2A2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Medical Registration Number:</w:t>
                  </w:r>
                </w:p>
                <w:p w14:paraId="2107FEAE" w14:textId="77777777" w:rsidR="000D3C6D" w:rsidRDefault="000D3C6D" w:rsidP="000D3C6D">
                  <w:pPr>
                    <w:pBdr>
                      <w:bottom w:val="single" w:sz="12" w:space="1" w:color="auto"/>
                    </w:pBdr>
                    <w:spacing w:after="0" w:line="240" w:lineRule="auto"/>
                    <w:rPr>
                      <w:rFonts w:ascii="Times New Roman" w:eastAsiaTheme="minorEastAsia" w:hAnsi="Times New Roman" w:cs="Times New Roman"/>
                      <w:i/>
                      <w:sz w:val="18"/>
                      <w:szCs w:val="18"/>
                      <w:lang w:val="en-US" w:eastAsia="zh-CN"/>
                    </w:rPr>
                  </w:pPr>
                </w:p>
                <w:p w14:paraId="4AC2162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r>
                    <w:rPr>
                      <w:rFonts w:ascii="Times New Roman" w:eastAsiaTheme="minorEastAsia" w:hAnsi="Times New Roman" w:cs="Times New Roman"/>
                      <w:b/>
                      <w:sz w:val="18"/>
                      <w:szCs w:val="18"/>
                      <w:lang w:val="en-US" w:eastAsia="zh-CN"/>
                    </w:rPr>
                    <w:t>Guidance Notes:</w:t>
                  </w:r>
                </w:p>
                <w:p w14:paraId="12D7BD5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p>
                <w:p w14:paraId="79869148"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3A807496"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6D057B07" w14:textId="77777777" w:rsidR="000D3C6D" w:rsidRDefault="000D3C6D" w:rsidP="000D3C6D">
                  <w:pPr>
                    <w:spacing w:after="0" w:line="240" w:lineRule="auto"/>
                    <w:ind w:left="360"/>
                    <w:contextualSpacing/>
                    <w:jc w:val="both"/>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(a) To understand the information relevant to the </w:t>
                  </w:r>
                  <w:proofErr w:type="gramStart"/>
                  <w:r>
                    <w:rPr>
                      <w:rFonts w:ascii="Times New Roman" w:hAnsi="Times New Roman" w:cs="Times New Roman"/>
                      <w:i/>
                      <w:sz w:val="20"/>
                      <w:szCs w:val="20"/>
                      <w:lang w:val="en-GB"/>
                    </w:rPr>
                    <w:t>decision;</w:t>
                  </w:r>
                  <w:proofErr w:type="gramEnd"/>
                </w:p>
                <w:p w14:paraId="064DA1E6"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(b)To retain that </w:t>
                  </w:r>
                  <w:proofErr w:type="gramStart"/>
                  <w:r>
                    <w:rPr>
                      <w:rFonts w:ascii="Times New Roman" w:hAnsi="Times New Roman" w:cs="Times New Roman"/>
                      <w:i/>
                      <w:sz w:val="20"/>
                      <w:szCs w:val="20"/>
                      <w:lang w:val="en-GB"/>
                    </w:rPr>
                    <w:t>information;</w:t>
                  </w:r>
                  <w:proofErr w:type="gramEnd"/>
                </w:p>
                <w:p w14:paraId="6B48ACD3"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(c)To use or weigh that information as part of the process of making the decision; </w:t>
                  </w:r>
                  <w:r>
                    <w:rPr>
                      <w:rFonts w:ascii="Times New Roman" w:hAnsi="Times New Roman" w:cs="Times New Roman"/>
                      <w:i/>
                      <w:sz w:val="20"/>
                      <w:szCs w:val="20"/>
                      <w:u w:val="single"/>
                      <w:lang w:val="en-GB"/>
                    </w:rPr>
                    <w:t>or</w:t>
                  </w:r>
                </w:p>
                <w:p w14:paraId="5E1B044D" w14:textId="77777777" w:rsidR="000D3C6D" w:rsidRDefault="000D3C6D" w:rsidP="000D3C6D">
                  <w:pPr>
                    <w:spacing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 xml:space="preserve">       (d)To communicate his decision (whether by talking, using sign language or any other means).</w:t>
                  </w:r>
                </w:p>
                <w:p w14:paraId="4D80DC4F"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63909079" w14:textId="77777777" w:rsidR="000D3C6D" w:rsidRDefault="000D3C6D" w:rsidP="000D3C6D">
                  <w:pPr>
                    <w:autoSpaceDE w:val="0"/>
                    <w:autoSpaceDN w:val="0"/>
                    <w:adjustRightInd w:val="0"/>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lastRenderedPageBreak/>
                    <w:t xml:space="preserve">The information relevant to a decision includes information about the reasonably foreseeable consequences of </w:t>
                  </w:r>
                </w:p>
                <w:p w14:paraId="3C0360A0" w14:textId="77777777" w:rsidR="000D3C6D" w:rsidRDefault="000D3C6D" w:rsidP="006172E9">
                  <w:pPr>
                    <w:numPr>
                      <w:ilvl w:val="0"/>
                      <w:numId w:val="145"/>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Deciding one way or another; </w:t>
                  </w:r>
                  <w:r>
                    <w:rPr>
                      <w:rFonts w:ascii="Times New Roman" w:hAnsi="Times New Roman" w:cs="Times New Roman"/>
                      <w:i/>
                      <w:sz w:val="20"/>
                      <w:szCs w:val="20"/>
                      <w:u w:val="single"/>
                      <w:lang w:val="en-GB"/>
                    </w:rPr>
                    <w:t>or</w:t>
                  </w:r>
                </w:p>
                <w:p w14:paraId="689EBED4" w14:textId="77777777" w:rsidR="000D3C6D" w:rsidRDefault="000D3C6D" w:rsidP="006172E9">
                  <w:pPr>
                    <w:numPr>
                      <w:ilvl w:val="0"/>
                      <w:numId w:val="145"/>
                    </w:numPr>
                    <w:spacing w:before="0"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Failing to make the decision.</w:t>
                  </w:r>
                </w:p>
                <w:p w14:paraId="2D0BA9A7" w14:textId="77777777" w:rsidR="000D3C6D" w:rsidRDefault="000D3C6D" w:rsidP="000D3C6D">
                  <w:pPr>
                    <w:spacing w:after="0" w:line="240" w:lineRule="auto"/>
                    <w:ind w:left="720"/>
                    <w:contextualSpacing/>
                    <w:jc w:val="both"/>
                    <w:rPr>
                      <w:rFonts w:ascii="Times New Roman" w:hAnsi="Times New Roman" w:cs="Times New Roman"/>
                      <w:sz w:val="20"/>
                      <w:szCs w:val="20"/>
                      <w:lang w:val="en-GB"/>
                    </w:rPr>
                  </w:pPr>
                </w:p>
                <w:p w14:paraId="33782EF4"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w:t>
                  </w:r>
                  <w:bookmarkStart w:id="12" w:name="Form64B"/>
                  <w:bookmarkEnd w:id="12"/>
                </w:p>
                <w:p w14:paraId="24AE24D4" w14:textId="77777777" w:rsidR="000D3C6D" w:rsidRDefault="000D3C6D" w:rsidP="000D3C6D">
                  <w:pPr>
                    <w:pStyle w:val="Heading1"/>
                    <w:jc w:val="center"/>
                    <w:rPr>
                      <w:rFonts w:ascii="Times New Roman" w:hAnsi="Times New Roman"/>
                      <w:color w:val="auto"/>
                      <w:sz w:val="22"/>
                      <w:szCs w:val="22"/>
                      <w:lang w:val="en-GB" w:eastAsia="zh-CN"/>
                    </w:rPr>
                  </w:pPr>
                  <w:bookmarkStart w:id="13" w:name="_Form_64B"/>
                  <w:bookmarkEnd w:id="13"/>
                  <w:r>
                    <w:rPr>
                      <w:rFonts w:ascii="Times New Roman" w:hAnsi="Times New Roman"/>
                      <w:color w:val="auto"/>
                      <w:sz w:val="22"/>
                      <w:szCs w:val="22"/>
                      <w:lang w:val="en-GB" w:eastAsia="zh-CN"/>
                    </w:rPr>
                    <w:t>FORM 64B</w:t>
                  </w:r>
                </w:p>
                <w:p w14:paraId="47C798DB"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14:paraId="4F3FDA1B"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5F9F21C3"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6DF1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682F837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01D2AD3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0A4BFA0A"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4" w:author="Aziziyah MD HAMBALI (FJCOURTS)" w:date="2020-04-24T16:16:00Z">
                    <w:r>
                      <w:rPr>
                        <w:rFonts w:ascii="Times New Roman" w:hAnsi="Times New Roman" w:cs="Times New Roman"/>
                        <w:lang w:val="en-GB"/>
                      </w:rPr>
                      <w:t>-General</w:t>
                    </w:r>
                  </w:ins>
                  <w:r>
                    <w:rPr>
                      <w:rFonts w:ascii="Times New Roman" w:hAnsi="Times New Roman" w:cs="Times New Roman"/>
                      <w:color w:val="FF0000"/>
                      <w:lang w:val="en-GB"/>
                    </w:rPr>
                    <w:t xml:space="preserve"> </w:t>
                  </w:r>
                  <w:r>
                    <w:rPr>
                      <w:rFonts w:ascii="Times New Roman" w:hAnsi="Times New Roman" w:cs="Times New Roman"/>
                      <w:lang w:val="en-GB"/>
                    </w:rPr>
                    <w:t>of Social Welfare/protector… Applicant</w:t>
                  </w:r>
                </w:p>
                <w:p w14:paraId="1FC40A0F"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EC2A34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 of Vulnerable Adult)</w:t>
                  </w:r>
                </w:p>
                <w:p w14:paraId="4BFFA4F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29686DC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5" w:author="Aziziyah MD HAMBALI (FJCOURTS)" w:date="2020-04-24T16:16:00Z">
                    <w:r>
                      <w:rPr>
                        <w:rFonts w:ascii="Times New Roman" w:hAnsi="Times New Roman" w:cs="Times New Roman"/>
                        <w:lang w:val="en-GB"/>
                      </w:rPr>
                      <w:t xml:space="preserve">-General </w:t>
                    </w:r>
                  </w:ins>
                  <w:r>
                    <w:rPr>
                      <w:rFonts w:ascii="Times New Roman" w:hAnsi="Times New Roman" w:cs="Times New Roman"/>
                    </w:rPr>
                    <w:t xml:space="preserve">of Social Welfare/protector has reason to believe that you,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2647264F"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16"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12956A1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to appear before the Family Justice Courts No. _____ at 3 Havelock Square Singapore 059725 on </w:t>
                  </w:r>
                  <w:r>
                    <w:rPr>
                      <w:rFonts w:ascii="Times New Roman" w:hAnsi="Times New Roman" w:cs="Times New Roman"/>
                      <w:u w:val="single"/>
                    </w:rPr>
                    <w:t>(date)</w:t>
                  </w:r>
                  <w:r>
                    <w:rPr>
                      <w:rFonts w:ascii="Times New Roman" w:hAnsi="Times New Roman" w:cs="Times New Roman"/>
                    </w:rPr>
                    <w:t xml:space="preserve"> at </w:t>
                  </w:r>
                  <w:r>
                    <w:rPr>
                      <w:rFonts w:ascii="Times New Roman" w:hAnsi="Times New Roman" w:cs="Times New Roman"/>
                      <w:u w:val="single"/>
                    </w:rPr>
                    <w:t>(time)</w:t>
                  </w:r>
                  <w:r>
                    <w:rPr>
                      <w:rFonts w:ascii="Times New Roman" w:hAnsi="Times New Roman" w:cs="Times New Roman"/>
                    </w:rPr>
                    <w:t xml:space="preserve"> to be heard on the application.</w:t>
                  </w:r>
                </w:p>
                <w:p w14:paraId="0913891D"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4D7FDD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ab/>
                    <w:t xml:space="preserve">Dated this _______ day of ________________, 20 ______. </w:t>
                  </w:r>
                </w:p>
                <w:p w14:paraId="3D50FCF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70477A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16E194E"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67CD998E"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5588BCB8"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79BCBA67"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58480045"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D3F44D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5F40A38D" w14:textId="77777777" w:rsidR="000D3C6D" w:rsidRDefault="000D3C6D" w:rsidP="000D3C6D">
                  <w:pPr>
                    <w:rPr>
                      <w:rFonts w:ascii="Times New Roman" w:hAnsi="Times New Roman" w:cs="Times New Roman"/>
                      <w:caps/>
                      <w:sz w:val="18"/>
                      <w:szCs w:val="18"/>
                      <w:lang w:val="en-GB" w:eastAsia="zh-CN"/>
                    </w:rPr>
                  </w:pPr>
                </w:p>
                <w:p w14:paraId="4DCF41F2" w14:textId="77777777" w:rsidR="000D3C6D" w:rsidRDefault="000D3C6D" w:rsidP="000D3C6D">
                  <w:pPr>
                    <w:rPr>
                      <w:rFonts w:ascii="Times New Roman" w:hAnsi="Times New Roman" w:cs="Times New Roman"/>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b)</w:t>
                  </w:r>
                </w:p>
                <w:p w14:paraId="2321C61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61B85C4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8B820E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AD2F7F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1A80760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D3DEC6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7" w:author="Aziziyah MD HAMBALI (FJCOURTS)" w:date="2020-04-24T16:17:00Z">
                    <w:r>
                      <w:rPr>
                        <w:rFonts w:ascii="Times New Roman" w:hAnsi="Times New Roman" w:cs="Times New Roman"/>
                        <w:lang w:val="en-GB"/>
                      </w:rPr>
                      <w:t>-General</w:t>
                    </w:r>
                  </w:ins>
                  <w:r>
                    <w:rPr>
                      <w:rFonts w:ascii="Times New Roman" w:hAnsi="Times New Roman" w:cs="Times New Roman"/>
                      <w:lang w:val="en-GB"/>
                    </w:rPr>
                    <w:t xml:space="preserve"> of Social Welfare/protector… Applicant</w:t>
                  </w:r>
                </w:p>
                <w:p w14:paraId="5BA3D64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7615DD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w:t>
                  </w:r>
                </w:p>
                <w:p w14:paraId="2D5972A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5B8FFB9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8"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3DB45714"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lastRenderedPageBreak/>
                    <w:t>AND WHEREAS</w:t>
                  </w:r>
                  <w:r>
                    <w:rPr>
                      <w:rFonts w:ascii="Times New Roman" w:hAnsi="Times New Roman" w:cs="Times New Roman"/>
                    </w:rPr>
                    <w:t xml:space="preserve"> an application by the Director</w:t>
                  </w:r>
                  <w:ins w:id="19"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4A7D78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 file a Notice of Objections (a copy enclosed) with the Family Justice Courts at 3 Havelock Square Singapore 059725 and upon acceptance of your Notice by the Court, to serve a copy of the Notice on the Director</w:t>
                  </w:r>
                  <w:ins w:id="20" w:author="Aziziyah MD HAMBALI (FJCOURTS)" w:date="2020-04-24T16:18:00Z">
                    <w:r>
                      <w:rPr>
                        <w:rFonts w:ascii="Times New Roman" w:hAnsi="Times New Roman" w:cs="Times New Roman"/>
                        <w:lang w:val="en-GB"/>
                      </w:rPr>
                      <w:t>-General</w:t>
                    </w:r>
                    <w:r>
                      <w:rPr>
                        <w:rFonts w:ascii="Times New Roman" w:hAnsi="Times New Roman" w:cs="Times New Roman"/>
                        <w:color w:val="FF0000"/>
                        <w:lang w:val="en-GB"/>
                      </w:rPr>
                      <w:t xml:space="preserve"> </w:t>
                    </w:r>
                  </w:ins>
                  <w:r>
                    <w:rPr>
                      <w:rFonts w:ascii="Times New Roman" w:hAnsi="Times New Roman" w:cs="Times New Roman"/>
                    </w:rPr>
                    <w:t>of Social Welfare/protector at [address of D</w:t>
                  </w:r>
                  <w:ins w:id="21" w:author="Aziziyah MD HAMBALI (FJCOURTS)" w:date="2020-04-24T16:18:00Z">
                    <w:r>
                      <w:rPr>
                        <w:rFonts w:ascii="Times New Roman" w:hAnsi="Times New Roman" w:cs="Times New Roman"/>
                      </w:rPr>
                      <w:t>G</w:t>
                    </w:r>
                  </w:ins>
                  <w:r>
                    <w:rPr>
                      <w:rFonts w:ascii="Times New Roman" w:hAnsi="Times New Roman" w:cs="Times New Roman"/>
                    </w:rPr>
                    <w:t>SW/Protector], within seven (7) days of the service of this Notice of Application on you.</w:t>
                  </w:r>
                </w:p>
                <w:p w14:paraId="4A745AA0"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there is no Notice of Objections filed within the stipulated timeline, the Court may proceed to hear and determine the application without further reference to you. </w:t>
                  </w:r>
                </w:p>
                <w:p w14:paraId="6CC5914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726332D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2A38C5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74CFFF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200560D5"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09608FA4"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58734C43"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A417D5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1D71FB4D" w14:textId="77777777" w:rsidR="000D3C6D" w:rsidRDefault="000D3C6D" w:rsidP="000D3C6D">
                  <w:pPr>
                    <w:pStyle w:val="Heading1"/>
                    <w:jc w:val="center"/>
                    <w:rPr>
                      <w:rFonts w:ascii="Times New Roman" w:hAnsi="Times New Roman"/>
                      <w:sz w:val="22"/>
                      <w:szCs w:val="22"/>
                      <w:lang w:val="en-GB" w:eastAsia="zh-CN"/>
                    </w:rPr>
                  </w:pPr>
                  <w:r>
                    <w:rPr>
                      <w:rFonts w:asciiTheme="majorHAnsi" w:hAnsiTheme="majorHAnsi" w:cstheme="majorBidi"/>
                      <w:color w:val="2E74B5" w:themeColor="accent1" w:themeShade="BF"/>
                      <w:sz w:val="32"/>
                      <w:szCs w:val="32"/>
                      <w:lang w:val="en-GB" w:eastAsia="zh-CN"/>
                    </w:rPr>
                    <w:br w:type="page"/>
                  </w:r>
                  <w:bookmarkStart w:id="22" w:name="_Form_64C"/>
                  <w:bookmarkStart w:id="23" w:name="Form64C"/>
                  <w:bookmarkEnd w:id="22"/>
                  <w:bookmarkEnd w:id="23"/>
                  <w:r>
                    <w:rPr>
                      <w:rFonts w:ascii="Times New Roman" w:hAnsi="Times New Roman"/>
                      <w:color w:val="auto"/>
                      <w:sz w:val="22"/>
                      <w:szCs w:val="22"/>
                      <w:lang w:val="en-GB" w:eastAsia="zh-CN"/>
                    </w:rPr>
                    <w:t>FORM 64C</w:t>
                  </w:r>
                </w:p>
                <w:p w14:paraId="38C26F26"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2)</w:t>
                  </w:r>
                </w:p>
                <w:p w14:paraId="162EC4C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B407E3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Section 7(3)/10(4) of the </w:t>
                  </w:r>
                </w:p>
                <w:p w14:paraId="1437792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2F2F66D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488A381A"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lastRenderedPageBreak/>
                    <w:t>[Name &amp; identification of Vulnerable Adult]</w:t>
                  </w:r>
                </w:p>
                <w:p w14:paraId="7997150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24"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40EE112"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 xml:space="preserve">NOTICE OF APPLICATION </w:t>
                  </w:r>
                </w:p>
                <w:p w14:paraId="39DD517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To (Name of Vulnerable Adult)</w:t>
                  </w:r>
                </w:p>
                <w:p w14:paraId="7A8B51F1"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Of (Address)</w:t>
                  </w:r>
                </w:p>
                <w:p w14:paraId="4DD3733A"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25"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you have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43F84878"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6" w:author="zhuoneng goh" w:date="2020-05-14T18:01:00Z">
                    <w:r>
                      <w:rPr>
                        <w:rFonts w:ascii="Times New Roman" w:hAnsi="Times New Roman" w:cs="Times New Roman"/>
                      </w:rPr>
                      <w:t>-</w:t>
                    </w:r>
                  </w:ins>
                  <w:ins w:id="27" w:author="zhuoneng goh" w:date="2020-05-14T18:02:00Z">
                    <w:r>
                      <w:rPr>
                        <w:rFonts w:ascii="Times New Roman" w:hAnsi="Times New Roman" w:cs="Times New Roman"/>
                      </w:rPr>
                      <w:t>General</w:t>
                    </w:r>
                  </w:ins>
                  <w:r>
                    <w:rPr>
                      <w:rFonts w:ascii="Times New Roman" w:hAnsi="Times New Roman" w:cs="Times New Roman"/>
                    </w:rPr>
                    <w:t>/protector has been made for an order under [specify which order under section 7(3)/10(4)] of the above-mentioned Act, namely [state nature of order].</w:t>
                  </w:r>
                </w:p>
                <w:p w14:paraId="2700F99D"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to appear before the Family Justice Courts No. ______ at 3 Havelock Square Singapore 059725 on </w:t>
                  </w:r>
                  <w:r>
                    <w:rPr>
                      <w:rFonts w:ascii="Times New Roman" w:hAnsi="Times New Roman" w:cs="Times New Roman"/>
                      <w:u w:val="single"/>
                    </w:rPr>
                    <w:t>(date)</w:t>
                  </w:r>
                  <w:r>
                    <w:rPr>
                      <w:rFonts w:ascii="Times New Roman" w:hAnsi="Times New Roman" w:cs="Times New Roman"/>
                    </w:rPr>
                    <w:t xml:space="preserve"> at </w:t>
                  </w:r>
                  <w:r>
                    <w:rPr>
                      <w:rFonts w:ascii="Times New Roman" w:hAnsi="Times New Roman" w:cs="Times New Roman"/>
                      <w:u w:val="single"/>
                    </w:rPr>
                    <w:t>(time)</w:t>
                  </w:r>
                  <w:r>
                    <w:rPr>
                      <w:rFonts w:ascii="Times New Roman" w:hAnsi="Times New Roman" w:cs="Times New Roman"/>
                    </w:rPr>
                    <w:t xml:space="preserve"> to be heard on the application.</w:t>
                  </w:r>
                </w:p>
                <w:p w14:paraId="6B74C397"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79806399"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p>
                <w:p w14:paraId="4D79EC9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5975B75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1406783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573DBA8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7628C45F"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150264BA"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17DF02E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17FD8E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00B1B0A0"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3BD1AA4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757DB8C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p>
                <w:p w14:paraId="7325EFC5" w14:textId="77777777" w:rsidR="000D3C6D" w:rsidRDefault="000D3C6D" w:rsidP="000D3C6D">
                  <w:pPr>
                    <w:rPr>
                      <w:rFonts w:asciiTheme="minorHAnsi" w:hAnsiTheme="minorHAnsi" w:cstheme="minorBidi"/>
                    </w:rPr>
                  </w:pPr>
                  <w:r>
                    <w:br w:type="page"/>
                  </w:r>
                </w:p>
                <w:p w14:paraId="116C5E2B" w14:textId="77777777" w:rsidR="000D3C6D" w:rsidRDefault="000D3C6D" w:rsidP="000D3C6D">
                  <w:pPr>
                    <w:pStyle w:val="Heading1"/>
                    <w:jc w:val="center"/>
                    <w:rPr>
                      <w:rFonts w:ascii="Times New Roman" w:hAnsi="Times New Roman"/>
                      <w:color w:val="auto"/>
                      <w:sz w:val="22"/>
                      <w:szCs w:val="22"/>
                      <w:lang w:val="en-GB" w:eastAsia="zh-CN"/>
                    </w:rPr>
                  </w:pPr>
                  <w:bookmarkStart w:id="28" w:name="Form64D"/>
                  <w:bookmarkStart w:id="29" w:name="_FoRM_64D"/>
                  <w:bookmarkEnd w:id="28"/>
                  <w:bookmarkEnd w:id="29"/>
                  <w:r>
                    <w:rPr>
                      <w:rFonts w:ascii="Times New Roman" w:hAnsi="Times New Roman"/>
                      <w:color w:val="auto"/>
                      <w:sz w:val="22"/>
                      <w:szCs w:val="22"/>
                      <w:lang w:val="en-GB" w:eastAsia="zh-CN"/>
                    </w:rPr>
                    <w:t>FORM 64D</w:t>
                  </w:r>
                </w:p>
                <w:p w14:paraId="05654601"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4)</w:t>
                  </w:r>
                </w:p>
                <w:p w14:paraId="193B588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4C0D7F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4528ED4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E24780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81D118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3E35A32F"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0"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2AC21EB0"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TO DISPUTE MENTAL CAPACITY</w:t>
                  </w:r>
                </w:p>
                <w:p w14:paraId="74200CE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Director</w:t>
                  </w:r>
                  <w:ins w:id="31"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0C9B878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45AC2ED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Whereas an application has been made by the above applicant for an Order under Section 14 of the abovementioned Act; and the abovementioned vulnerable adult had received the Notice of Application from the Director</w:t>
                  </w:r>
                  <w:ins w:id="32"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on [date] at [state address, email etc. where the Notice of Application was received].</w:t>
                  </w:r>
                </w:p>
                <w:p w14:paraId="798D1F2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Pr>
                      <w:rFonts w:ascii="Times New Roman" w:hAnsi="Times New Roman" w:cs="Times New Roman"/>
                      <w:b/>
                    </w:rPr>
                    <w:t xml:space="preserve"> </w:t>
                  </w:r>
                  <w:r>
                    <w:rPr>
                      <w:rFonts w:ascii="Times New Roman" w:hAnsi="Times New Roman" w:cs="Times New Roman"/>
                    </w:rPr>
                    <w:t>Director</w:t>
                  </w:r>
                  <w:ins w:id="33"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w:t>
                  </w:r>
                  <w:r>
                    <w:rPr>
                      <w:rFonts w:ascii="Times New Roman" w:hAnsi="Times New Roman" w:cs="Times New Roman"/>
                      <w:b/>
                    </w:rPr>
                    <w:t xml:space="preserve"> </w:t>
                  </w:r>
                  <w:r>
                    <w:rPr>
                      <w:rFonts w:ascii="Times New Roman" w:hAnsi="Times New Roman" w:cs="Times New Roman"/>
                    </w:rPr>
                    <w:t xml:space="preserve">under the above-mentioned Act and wish to be heard on the same. </w:t>
                  </w:r>
                </w:p>
                <w:p w14:paraId="35F023F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[Facts/Documents in support]</w:t>
                  </w:r>
                </w:p>
                <w:p w14:paraId="58A0484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18023A5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 xml:space="preserve">[Note: this must be an address in Singapore. If a solicitor is acting for you, give the name and address of your solicitor in Singapore.] </w:t>
                  </w:r>
                </w:p>
                <w:p w14:paraId="2885E8D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w:t>
                  </w:r>
                  <w:proofErr w:type="gramStart"/>
                  <w:r>
                    <w:rPr>
                      <w:rFonts w:ascii="Times New Roman" w:hAnsi="Times New Roman" w:cs="Times New Roman"/>
                    </w:rPr>
                    <w:t>particulars are</w:t>
                  </w:r>
                  <w:proofErr w:type="gramEnd"/>
                  <w:r>
                    <w:rPr>
                      <w:rFonts w:ascii="Times New Roman" w:hAnsi="Times New Roman" w:cs="Times New Roman"/>
                    </w:rPr>
                    <w:t xml:space="preserve">: </w:t>
                  </w:r>
                </w:p>
                <w:p w14:paraId="3441440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i/>
                    </w:rPr>
                    <w:t>Handphone &amp; Email:</w:t>
                  </w:r>
                  <w:r>
                    <w:rPr>
                      <w:rFonts w:ascii="Times New Roman" w:hAnsi="Times New Roman" w:cs="Times New Roman"/>
                    </w:rPr>
                    <w:tab/>
                  </w:r>
                </w:p>
                <w:p w14:paraId="46DBEA4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I understand that upon filing this Notice and if accepted, the Court will fix a case conference for which my attendance is required for the Court to give directions on the matter.</w:t>
                  </w:r>
                </w:p>
                <w:p w14:paraId="7DB6A96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38E0D4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B9FC7BD"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1BBE75EE" w14:textId="77777777" w:rsidR="000D3C6D" w:rsidRDefault="000D3C6D" w:rsidP="000D3C6D">
                  <w:pPr>
                    <w:rPr>
                      <w:rFonts w:asciiTheme="minorHAnsi" w:hAnsiTheme="minorHAnsi" w:cstheme="minorBidi"/>
                    </w:rPr>
                  </w:pPr>
                </w:p>
                <w:p w14:paraId="74BEDDE3" w14:textId="77777777" w:rsidR="000D3C6D" w:rsidRDefault="000D3C6D" w:rsidP="000D3C6D">
                  <w:pPr>
                    <w:pStyle w:val="Heading1"/>
                    <w:jc w:val="center"/>
                    <w:rPr>
                      <w:rFonts w:ascii="Times New Roman" w:hAnsi="Times New Roman"/>
                      <w:color w:val="auto"/>
                      <w:sz w:val="22"/>
                      <w:szCs w:val="22"/>
                    </w:rPr>
                  </w:pPr>
                  <w:bookmarkStart w:id="34" w:name="Form64E"/>
                  <w:bookmarkStart w:id="35" w:name="_FORM_64E"/>
                  <w:bookmarkEnd w:id="34"/>
                  <w:bookmarkEnd w:id="35"/>
                  <w:r>
                    <w:rPr>
                      <w:rFonts w:ascii="Times New Roman" w:hAnsi="Times New Roman"/>
                      <w:color w:val="auto"/>
                      <w:sz w:val="22"/>
                      <w:szCs w:val="22"/>
                    </w:rPr>
                    <w:t>FORM 64E</w:t>
                  </w:r>
                </w:p>
                <w:p w14:paraId="595330AB"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J(</w:t>
                  </w:r>
                  <w:proofErr w:type="gramEnd"/>
                  <w:r>
                    <w:rPr>
                      <w:rFonts w:ascii="Times New Roman" w:hAnsi="Times New Roman" w:cs="Times New Roman"/>
                      <w:sz w:val="18"/>
                      <w:szCs w:val="18"/>
                    </w:rPr>
                    <w:t>1)</w:t>
                  </w:r>
                </w:p>
                <w:p w14:paraId="677EFCD7" w14:textId="77777777" w:rsidR="000D3C6D" w:rsidRDefault="000D3C6D" w:rsidP="000D3C6D">
                  <w:pPr>
                    <w:jc w:val="center"/>
                    <w:rPr>
                      <w:rFonts w:asciiTheme="minorHAnsi" w:hAnsiTheme="minorHAnsi" w:cstheme="minorBidi"/>
                      <w:b/>
                      <w:sz w:val="20"/>
                      <w:szCs w:val="22"/>
                      <w:lang w:val="en-GB"/>
                    </w:rPr>
                  </w:pPr>
                </w:p>
                <w:p w14:paraId="0DB6B37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u w:val="single"/>
                      <w:lang w:val="en-GB"/>
                    </w:rPr>
                  </w:pPr>
                  <w:r>
                    <w:rPr>
                      <w:rFonts w:ascii="Times New Roman" w:hAnsi="Times New Roman" w:cs="Times New Roman"/>
                      <w:b/>
                      <w:u w:val="single"/>
                      <w:lang w:val="en-GB"/>
                    </w:rPr>
                    <w:t>IN THE FAMILY JUSTICE COURTS OF THE REPUBLIC OF SINGAPORE</w:t>
                  </w:r>
                </w:p>
                <w:p w14:paraId="350F197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1F50F08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7F274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2189122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228AE85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6"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460040F3"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OBJECTIONS</w:t>
                  </w:r>
                </w:p>
                <w:p w14:paraId="12C880F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1088A0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To: </w:t>
                  </w:r>
                </w:p>
                <w:p w14:paraId="2FA30F0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I)Family Justice Courts</w:t>
                  </w:r>
                </w:p>
                <w:p w14:paraId="1D8417A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II) Director</w:t>
                  </w:r>
                  <w:ins w:id="37"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6F8CE7B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 xml:space="preserve">Whereas an application has been made by the above applicant for an Order under section 14 of the abovementioned Act and that a Notice of Application was served on me. </w:t>
                  </w:r>
                </w:p>
                <w:p w14:paraId="0BA152B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 xml:space="preserve">2. </w:t>
                  </w:r>
                  <w:r>
                    <w:rPr>
                      <w:rFonts w:ascii="Times New Roman" w:hAnsi="Times New Roman" w:cs="Times New Roman"/>
                    </w:rPr>
                    <w:tab/>
                    <w:t xml:space="preserve">I, [state name] [Identification Number], the [state nature of relationship to the vulnerable adult (e.g., father, daughter)] of the vulnerable adult hereby gives notice that I intend to object to the application and wish to be heard on the same. </w:t>
                  </w:r>
                </w:p>
                <w:p w14:paraId="46EEC8B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[Brief Grounds/Reasons for objections]</w:t>
                  </w:r>
                </w:p>
                <w:p w14:paraId="5195E71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7ECF77C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[Note: this must be an address in Singapore. If a solicitor is acting for you, give the name and address of your solicitor in Singapore.] </w:t>
                  </w:r>
                </w:p>
                <w:p w14:paraId="78331B5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w:t>
                  </w:r>
                  <w:proofErr w:type="gramStart"/>
                  <w:r>
                    <w:rPr>
                      <w:rFonts w:ascii="Times New Roman" w:hAnsi="Times New Roman" w:cs="Times New Roman"/>
                    </w:rPr>
                    <w:t>particulars are</w:t>
                  </w:r>
                  <w:proofErr w:type="gramEnd"/>
                  <w:r>
                    <w:rPr>
                      <w:rFonts w:ascii="Times New Roman" w:hAnsi="Times New Roman" w:cs="Times New Roman"/>
                    </w:rPr>
                    <w:t xml:space="preserve">: </w:t>
                  </w:r>
                </w:p>
                <w:p w14:paraId="5BAD5AE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24846E7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I understand that after my Notice of Objections has been filed and accepted by the Family Justice Courts, I will have to serve the Notice of Objection on the Director</w:t>
                  </w:r>
                  <w:ins w:id="38"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Welfare/Adult Protector, Ministry of Social and Family Development (MSF) and attend a case conference where the Court may give such directions as it deems fit.</w:t>
                  </w:r>
                </w:p>
                <w:p w14:paraId="078D8C7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C52798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630D617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13613D98" w14:textId="77777777" w:rsidR="000D3C6D" w:rsidRDefault="000D3C6D" w:rsidP="000D3C6D">
                  <w:pPr>
                    <w:pStyle w:val="Heading1"/>
                    <w:jc w:val="center"/>
                    <w:rPr>
                      <w:rFonts w:ascii="Times New Roman" w:hAnsi="Times New Roman"/>
                      <w:color w:val="auto"/>
                      <w:sz w:val="22"/>
                      <w:szCs w:val="22"/>
                      <w:lang w:val="en-GB"/>
                    </w:rPr>
                  </w:pPr>
                  <w:bookmarkStart w:id="39" w:name="Form64F"/>
                  <w:bookmarkStart w:id="40" w:name="_FORM_64F"/>
                  <w:bookmarkEnd w:id="39"/>
                  <w:bookmarkEnd w:id="40"/>
                  <w:r>
                    <w:rPr>
                      <w:rFonts w:ascii="Times New Roman" w:hAnsi="Times New Roman"/>
                      <w:color w:val="auto"/>
                      <w:sz w:val="22"/>
                      <w:szCs w:val="22"/>
                      <w:lang w:val="en-GB"/>
                    </w:rPr>
                    <w:t>FORM 64F</w:t>
                  </w:r>
                </w:p>
                <w:p w14:paraId="1484B382" w14:textId="77777777" w:rsidR="000D3C6D" w:rsidRDefault="000D3C6D" w:rsidP="000D3C6D">
                  <w:pPr>
                    <w:rPr>
                      <w:rFonts w:ascii="Times New Roman" w:hAnsi="Times New Roman" w:cs="Times New Roman"/>
                      <w:sz w:val="18"/>
                      <w:szCs w:val="18"/>
                      <w:lang w:val="en-GB"/>
                    </w:rPr>
                  </w:pPr>
                  <w:r>
                    <w:rPr>
                      <w:rFonts w:ascii="Times New Roman" w:hAnsi="Times New Roman" w:cs="Times New Roman"/>
                      <w:sz w:val="18"/>
                      <w:szCs w:val="18"/>
                      <w:lang w:val="en-GB"/>
                    </w:rPr>
                    <w:t>R. 295K</w:t>
                  </w:r>
                </w:p>
                <w:p w14:paraId="41E73A0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5EAAC48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584398D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44C13E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5A35E0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75C053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41"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0410FC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p>
                <w:p w14:paraId="4B074EB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rPr>
                  </w:pPr>
                  <w:r>
                    <w:rPr>
                      <w:rFonts w:ascii="Times New Roman" w:hAnsi="Times New Roman" w:cs="Times New Roman"/>
                      <w:b/>
                    </w:rPr>
                    <w:lastRenderedPageBreak/>
                    <w:t>CONSENT OF VULNERABLE ADULT</w:t>
                  </w:r>
                </w:p>
                <w:p w14:paraId="72637AE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p>
                <w:p w14:paraId="6D6EC123" w14:textId="77777777" w:rsidR="000D3C6D" w:rsidRDefault="000D3C6D" w:rsidP="000D3C6D">
                  <w:pPr>
                    <w:pBdr>
                      <w:top w:val="single" w:sz="4" w:space="1" w:color="auto"/>
                      <w:left w:val="single" w:sz="4" w:space="4" w:color="auto"/>
                      <w:bottom w:val="single" w:sz="4" w:space="1" w:color="auto"/>
                      <w:right w:val="single" w:sz="4" w:space="4" w:color="auto"/>
                    </w:pBdr>
                    <w:ind w:left="1418" w:hanging="1418"/>
                    <w:jc w:val="both"/>
                    <w:rPr>
                      <w:rFonts w:ascii="Times New Roman" w:hAnsi="Times New Roman" w:cs="Times New Roman"/>
                      <w:lang w:val="en-GB"/>
                    </w:rPr>
                  </w:pPr>
                  <w:r>
                    <w:rPr>
                      <w:rFonts w:ascii="Times New Roman" w:hAnsi="Times New Roman" w:cs="Times New Roman"/>
                    </w:rPr>
                    <w:t xml:space="preserve">1. </w:t>
                  </w:r>
                  <w:r>
                    <w:rPr>
                      <w:rFonts w:ascii="Times New Roman" w:hAnsi="Times New Roman" w:cs="Times New Roman"/>
                    </w:rPr>
                    <w:tab/>
                  </w:r>
                  <w:r>
                    <w:rPr>
                      <w:rFonts w:ascii="Times New Roman" w:hAnsi="Times New Roman" w:cs="Times New Roman"/>
                    </w:rPr>
                    <w:tab/>
                    <w:t>I, [name] [Identification number] of [address], hereby give my consent to [Director</w:t>
                  </w:r>
                  <w:ins w:id="42"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Welfare/protector/approved welfare officer/done/deputy/family member] to make an application under the Vulnerable Adults Act 2018 for the following orders [circle where applicable]:</w:t>
                  </w:r>
                </w:p>
                <w:p w14:paraId="4CF4580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 xml:space="preserve">a. </w:t>
                  </w:r>
                  <w:r>
                    <w:rPr>
                      <w:rFonts w:ascii="Times New Roman" w:hAnsi="Times New Roman" w:cs="Times New Roman"/>
                    </w:rPr>
                    <w:tab/>
                    <w:t>To be removed from the place where I am residing to be committed to a place of temporary care and protection, or the care of a fit person, for a period not exceeding 6 months [section 14(1)(a)</w:t>
                  </w:r>
                  <w:proofErr w:type="gramStart"/>
                  <w:r>
                    <w:rPr>
                      <w:rFonts w:ascii="Times New Roman" w:hAnsi="Times New Roman" w:cs="Times New Roman"/>
                    </w:rPr>
                    <w:t>];</w:t>
                  </w:r>
                  <w:proofErr w:type="gramEnd"/>
                </w:p>
                <w:p w14:paraId="54E19ED8"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b.</w:t>
                  </w:r>
                  <w:r>
                    <w:rPr>
                      <w:rFonts w:ascii="Times New Roman" w:hAnsi="Times New Roman" w:cs="Times New Roman"/>
                    </w:rPr>
                    <w:tab/>
                    <w:t>To be removed from the place where I am residing to be committed to a place of safety or the care of a fit person [section 14(1)(b)</w:t>
                  </w:r>
                  <w:proofErr w:type="gramStart"/>
                  <w:r>
                    <w:rPr>
                      <w:rFonts w:ascii="Times New Roman" w:hAnsi="Times New Roman" w:cs="Times New Roman"/>
                    </w:rPr>
                    <w:t>];</w:t>
                  </w:r>
                  <w:proofErr w:type="gramEnd"/>
                </w:p>
                <w:p w14:paraId="6E9794F0"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 xml:space="preserve">c. </w:t>
                  </w:r>
                  <w:r>
                    <w:rPr>
                      <w:rFonts w:ascii="Times New Roman" w:hAnsi="Times New Roman" w:cs="Times New Roman"/>
                    </w:rPr>
                    <w:tab/>
                    <w:t>To be produced for medical/dental assessment and/or treatment (specify treatment: __________________) that is necessary to enable my committal to a place of temporary care and protection, place of safety or care of a fit person [section 14(1)(c)];</w:t>
                  </w:r>
                </w:p>
                <w:p w14:paraId="4839BE8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d.</w:t>
                  </w:r>
                  <w:r>
                    <w:rPr>
                      <w:rFonts w:ascii="Times New Roman" w:hAnsi="Times New Roman" w:cs="Times New Roman"/>
                    </w:rPr>
                    <w:tab/>
                    <w:t>To be placed under the supervision of a protector, an approved welfare officer or another person appointed by the Court [section 14(1)(d)</w:t>
                  </w:r>
                  <w:proofErr w:type="gramStart"/>
                  <w:r>
                    <w:rPr>
                      <w:rFonts w:ascii="Times New Roman" w:hAnsi="Times New Roman" w:cs="Times New Roman"/>
                    </w:rPr>
                    <w:t>];</w:t>
                  </w:r>
                  <w:proofErr w:type="gramEnd"/>
                  <w:r>
                    <w:rPr>
                      <w:rFonts w:ascii="Times New Roman" w:hAnsi="Times New Roman" w:cs="Times New Roman"/>
                    </w:rPr>
                    <w:t xml:space="preserve"> </w:t>
                  </w:r>
                </w:p>
                <w:p w14:paraId="6A4F77A4"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e.</w:t>
                  </w:r>
                  <w:r>
                    <w:rPr>
                      <w:rFonts w:ascii="Times New Roman" w:hAnsi="Times New Roman" w:cs="Times New Roman"/>
                    </w:rPr>
                    <w:tab/>
                    <w:t>To restrain another person (name_____) from abusing or further abusing me [section 14(1)(e)</w:t>
                  </w:r>
                  <w:proofErr w:type="gramStart"/>
                  <w:r>
                    <w:rPr>
                      <w:rFonts w:ascii="Times New Roman" w:hAnsi="Times New Roman" w:cs="Times New Roman"/>
                    </w:rPr>
                    <w:t>];</w:t>
                  </w:r>
                  <w:proofErr w:type="gramEnd"/>
                  <w:r>
                    <w:rPr>
                      <w:rFonts w:ascii="Times New Roman" w:hAnsi="Times New Roman" w:cs="Times New Roman"/>
                    </w:rPr>
                    <w:t xml:space="preserve"> </w:t>
                  </w:r>
                </w:p>
                <w:p w14:paraId="05ADC1AC"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f.</w:t>
                  </w:r>
                  <w:r>
                    <w:rPr>
                      <w:rFonts w:ascii="Times New Roman" w:hAnsi="Times New Roman" w:cs="Times New Roman"/>
                    </w:rPr>
                    <w:tab/>
                    <w:t>To be granted exclusive right of occupation of the premises where I ordinarily reside, or part thereof, to the exclusion of another person (name_____) [section 14(1)(f)</w:t>
                  </w:r>
                  <w:proofErr w:type="gramStart"/>
                  <w:r>
                    <w:rPr>
                      <w:rFonts w:ascii="Times New Roman" w:hAnsi="Times New Roman" w:cs="Times New Roman"/>
                    </w:rPr>
                    <w:t>];</w:t>
                  </w:r>
                  <w:proofErr w:type="gramEnd"/>
                </w:p>
                <w:p w14:paraId="75EB96F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g.</w:t>
                  </w:r>
                  <w:r>
                    <w:rPr>
                      <w:rFonts w:ascii="Times New Roman" w:hAnsi="Times New Roman" w:cs="Times New Roman"/>
                    </w:rPr>
                    <w:tab/>
                    <w:t>To prohibit a person (name_____) from entering and remaining in a specific area outside my place of residence or any other place I frequent [section 14(1)(g)</w:t>
                  </w:r>
                  <w:proofErr w:type="gramStart"/>
                  <w:r>
                    <w:rPr>
                      <w:rFonts w:ascii="Times New Roman" w:hAnsi="Times New Roman" w:cs="Times New Roman"/>
                    </w:rPr>
                    <w:t>];</w:t>
                  </w:r>
                  <w:proofErr w:type="gramEnd"/>
                  <w:r>
                    <w:rPr>
                      <w:rFonts w:ascii="Times New Roman" w:hAnsi="Times New Roman" w:cs="Times New Roman"/>
                    </w:rPr>
                    <w:t xml:space="preserve"> </w:t>
                  </w:r>
                </w:p>
                <w:p w14:paraId="6A0B2D0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h.</w:t>
                  </w:r>
                  <w:r>
                    <w:rPr>
                      <w:rFonts w:ascii="Times New Roman" w:hAnsi="Times New Roman" w:cs="Times New Roman"/>
                    </w:rPr>
                    <w:tab/>
                    <w:t>To prohibit a person (name_____) from visiting or communicating with me [section 14(1)(h)</w:t>
                  </w:r>
                  <w:proofErr w:type="gramStart"/>
                  <w:r>
                    <w:rPr>
                      <w:rFonts w:ascii="Times New Roman" w:hAnsi="Times New Roman" w:cs="Times New Roman"/>
                    </w:rPr>
                    <w:t>];</w:t>
                  </w:r>
                  <w:proofErr w:type="gramEnd"/>
                </w:p>
                <w:p w14:paraId="49CBB22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To be required to attend counselling [section 14(1)(</w:t>
                  </w:r>
                  <w:proofErr w:type="spellStart"/>
                  <w:r>
                    <w:rPr>
                      <w:rFonts w:ascii="Times New Roman" w:hAnsi="Times New Roman" w:cs="Times New Roman"/>
                    </w:rPr>
                    <w:t>i</w:t>
                  </w:r>
                  <w:proofErr w:type="spellEnd"/>
                  <w:r>
                    <w:rPr>
                      <w:rFonts w:ascii="Times New Roman" w:hAnsi="Times New Roman" w:cs="Times New Roman"/>
                    </w:rPr>
                    <w:t>)],</w:t>
                  </w:r>
                </w:p>
                <w:p w14:paraId="267F1E26"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lastRenderedPageBreak/>
                    <w:t>j.</w:t>
                  </w:r>
                  <w:r>
                    <w:rPr>
                      <w:rFonts w:ascii="Times New Roman" w:hAnsi="Times New Roman" w:cs="Times New Roman"/>
                    </w:rPr>
                    <w:tab/>
                    <w:t>To make my place of residence a safe living environment, including removing me temporarily for this purpose and disposing of articles or things in the residence [section 14(1)(j)</w:t>
                  </w:r>
                  <w:proofErr w:type="gramStart"/>
                  <w:r>
                    <w:rPr>
                      <w:rFonts w:ascii="Times New Roman" w:hAnsi="Times New Roman" w:cs="Times New Roman"/>
                    </w:rPr>
                    <w:t>];</w:t>
                  </w:r>
                  <w:proofErr w:type="gramEnd"/>
                </w:p>
                <w:p w14:paraId="75B45B5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k.</w:t>
                  </w:r>
                  <w:r>
                    <w:rPr>
                      <w:rFonts w:ascii="Times New Roman" w:hAnsi="Times New Roman" w:cs="Times New Roman"/>
                    </w:rPr>
                    <w:tab/>
                  </w:r>
                  <w:r>
                    <w:rPr>
                      <w:rFonts w:ascii="Times New Roman" w:hAnsi="Times New Roman" w:cs="Times New Roman"/>
                    </w:rPr>
                    <w:tab/>
                    <w:t>To file an application for contempt of court against [name of respondent] [section 16</w:t>
                  </w:r>
                  <w:proofErr w:type="gramStart"/>
                  <w:r>
                    <w:rPr>
                      <w:rFonts w:ascii="Times New Roman" w:hAnsi="Times New Roman" w:cs="Times New Roman"/>
                    </w:rPr>
                    <w:t>];</w:t>
                  </w:r>
                  <w:proofErr w:type="gramEnd"/>
                </w:p>
                <w:p w14:paraId="231FFF2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To file an application to vary, suspend or revoke an earlier order made [section 17(4)].</w:t>
                  </w:r>
                </w:p>
                <w:p w14:paraId="1D8C550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BA5FF6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 xml:space="preserve">Signature of the Vulnerable Adult </w:t>
                  </w:r>
                </w:p>
                <w:p w14:paraId="1A43C572"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r>
                  <w:r>
                    <w:rPr>
                      <w:rFonts w:ascii="Times New Roman" w:hAnsi="Times New Roman" w:cs="Times New Roman"/>
                    </w:rPr>
                    <w:tab/>
                    <w:t>)</w:t>
                  </w:r>
                </w:p>
                <w:p w14:paraId="34FA74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759835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_______________________</w:t>
                  </w:r>
                </w:p>
                <w:p w14:paraId="10101FD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5A2F57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67AEC4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Registration No. (if any):</w:t>
                  </w:r>
                </w:p>
                <w:p w14:paraId="36B7EAAF"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8B306A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17130EA9"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Name of Witness:</w:t>
                  </w:r>
                </w:p>
                <w:p w14:paraId="512622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NRIC:</w:t>
                  </w:r>
                </w:p>
                <w:p w14:paraId="3F0BBEB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Address:</w:t>
                  </w:r>
                </w:p>
                <w:p w14:paraId="40A0B48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703B23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27D0612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02C934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w:t>
                  </w:r>
                </w:p>
                <w:p w14:paraId="4919D5E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w:t>
                  </w:r>
                </w:p>
                <w:p w14:paraId="7F305FC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lastRenderedPageBreak/>
                    <w:t>*delete where inapplicable</w:t>
                  </w:r>
                </w:p>
                <w:p w14:paraId="7DD7417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5F83D57" w14:textId="77777777" w:rsidR="000D3C6D" w:rsidRDefault="000D3C6D" w:rsidP="000D3C6D">
                  <w:pPr>
                    <w:rPr>
                      <w:rFonts w:ascii="Calibri" w:hAnsi="Calibri" w:cs="Calibri"/>
                      <w:color w:val="1F497D"/>
                      <w:sz w:val="20"/>
                      <w:szCs w:val="20"/>
                    </w:rPr>
                  </w:pPr>
                  <w:r>
                    <w:rPr>
                      <w:rFonts w:ascii="Calibri" w:hAnsi="Calibri" w:cs="Calibri"/>
                      <w:color w:val="1F497D"/>
                      <w:sz w:val="20"/>
                      <w:szCs w:val="20"/>
                    </w:rPr>
                    <w:br w:type="page"/>
                  </w:r>
                </w:p>
                <w:p w14:paraId="5F55FFD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014558D1"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w:t>
                  </w:r>
                </w:p>
                <w:p w14:paraId="5C6CFEC0"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Section 14(1)(j) of the</w:t>
                  </w:r>
                </w:p>
                <w:p w14:paraId="5C75E7C3"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2490B3E"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3741167A"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 [Name &amp; identification of Vulnerable Adult]</w:t>
                  </w:r>
                </w:p>
                <w:p w14:paraId="57080EB3" w14:textId="77777777" w:rsidR="000D3C6D" w:rsidRDefault="000D3C6D" w:rsidP="000D3C6D">
                  <w:pPr>
                    <w:pBdr>
                      <w:top w:val="single" w:sz="4" w:space="1" w:color="auto"/>
                      <w:left w:val="single" w:sz="4" w:space="4" w:color="auto"/>
                      <w:bottom w:val="single" w:sz="4" w:space="14" w:color="auto"/>
                      <w:right w:val="single" w:sz="4" w:space="4" w:color="auto"/>
                    </w:pBdr>
                    <w:ind w:firstLine="720"/>
                    <w:jc w:val="right"/>
                    <w:rPr>
                      <w:rFonts w:ascii="Times New Roman" w:hAnsi="Times New Roman" w:cs="Times New Roman"/>
                      <w:lang w:val="en-GB"/>
                    </w:rPr>
                  </w:pPr>
                  <w:r>
                    <w:rPr>
                      <w:rFonts w:ascii="Times New Roman" w:hAnsi="Times New Roman" w:cs="Times New Roman"/>
                      <w:lang w:val="en-GB"/>
                    </w:rPr>
                    <w:t>Director</w:t>
                  </w:r>
                  <w:ins w:id="43"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Welfare/protector…Applicant</w:t>
                  </w:r>
                </w:p>
                <w:p w14:paraId="6B28D4B2"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heme="minorHAnsi" w:hAnsiTheme="minorHAnsi" w:cstheme="minorBidi"/>
                      <w:b/>
                      <w:u w:val="single"/>
                    </w:rPr>
                  </w:pPr>
                </w:p>
                <w:p w14:paraId="1874B18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u w:val="single"/>
                    </w:rPr>
                  </w:pPr>
                  <w:r>
                    <w:rPr>
                      <w:rFonts w:ascii="Times New Roman" w:hAnsi="Times New Roman" w:cs="Times New Roman"/>
                      <w:b/>
                      <w:u w:val="single"/>
                    </w:rPr>
                    <w:t xml:space="preserve">CONSENT OF OWNER OF RESIDENCE UNDER SECTION 14(1)(J) </w:t>
                  </w:r>
                </w:p>
                <w:p w14:paraId="4FCBE528"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b/>
                      <w:u w:val="single"/>
                    </w:rPr>
                    <w:t>OF THE VULNERABLE ADULTS ACT 2018</w:t>
                  </w:r>
                </w:p>
                <w:p w14:paraId="5C230A31" w14:textId="77777777" w:rsidR="000D3C6D" w:rsidRDefault="000D3C6D" w:rsidP="000D3C6D">
                  <w:pPr>
                    <w:pBdr>
                      <w:top w:val="single" w:sz="4" w:space="1" w:color="auto"/>
                      <w:left w:val="single" w:sz="4" w:space="4" w:color="auto"/>
                      <w:bottom w:val="single" w:sz="4" w:space="14" w:color="auto"/>
                      <w:right w:val="single" w:sz="4" w:space="4" w:color="auto"/>
                    </w:pBdr>
                    <w:jc w:val="both"/>
                    <w:rPr>
                      <w:rFonts w:asciiTheme="minorHAnsi" w:hAnsiTheme="minorHAnsi" w:cstheme="minorBidi"/>
                    </w:rPr>
                  </w:pPr>
                  <w:r>
                    <w:rPr>
                      <w:rFonts w:ascii="Times New Roman" w:hAnsi="Times New Roman" w:cs="Times New Roman"/>
                    </w:rPr>
                    <w:t>1.</w:t>
                  </w:r>
                  <w:r>
                    <w:t xml:space="preserve"> </w:t>
                  </w:r>
                  <w:r>
                    <w:tab/>
                  </w:r>
                  <w:r>
                    <w:tab/>
                  </w:r>
                  <w:r>
                    <w:rPr>
                      <w:rFonts w:ascii="Times New Roman" w:hAnsi="Times New Roman" w:cs="Times New Roman"/>
                    </w:rPr>
                    <w:t>I, [name] [Identification number] of [address], hereby give my consent to [the Director</w:t>
                  </w:r>
                  <w:ins w:id="44" w:author="Aziziyah MD HAMBALI (FJCOURTS)" w:date="2020-04-24T16:21: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to make an application under section 14(1)(j) of the Vulnerable Adults Act 2018 for an order authorising the Director</w:t>
                  </w:r>
                  <w:ins w:id="45"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to make my residence at [state address of the residence] a safe living environment and authorising the disposal by the Director</w:t>
                  </w:r>
                  <w:ins w:id="46"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of any article or thing in the said residence to make the said residence a safe living environment.</w:t>
                  </w:r>
                </w:p>
                <w:p w14:paraId="474AF1C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of the Owner  </w:t>
                  </w:r>
                </w:p>
                <w:p w14:paraId="2129984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53C314AF"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t>)</w:t>
                  </w:r>
                </w:p>
                <w:p w14:paraId="7DFD6F50"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7EA445E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_______________________</w:t>
                  </w:r>
                </w:p>
                <w:p w14:paraId="7F1B644B"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lastRenderedPageBreak/>
                    <w:t>Signature of Commissioner for Oaths / Notary Public / Advocate &amp; Solicitor / Registered Medical Practitioner / Psychiatrist / Psychologist*</w:t>
                  </w:r>
                </w:p>
                <w:p w14:paraId="58E3914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2D49FAC9"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Registration No. (if any):</w:t>
                  </w:r>
                </w:p>
                <w:p w14:paraId="0A26B342"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09B7B45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Name of Witness:</w:t>
                  </w:r>
                </w:p>
                <w:p w14:paraId="678DF40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NRIC:</w:t>
                  </w:r>
                </w:p>
                <w:p w14:paraId="4BD8620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Address:</w:t>
                  </w:r>
                </w:p>
                <w:p w14:paraId="47356F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67F2FF25"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w:t>
                  </w:r>
                </w:p>
                <w:p w14:paraId="703327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w:t>
                  </w:r>
                </w:p>
                <w:p w14:paraId="756EEEA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*delete where inapplicable </w:t>
                  </w:r>
                </w:p>
                <w:p w14:paraId="2F58B63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952495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64D4A3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C8269F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2285883"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D8786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B8ECC1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38B10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9EC1A2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B353DB"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7A4D9A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A3F382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65B2C5C"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2C16B4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13CB8C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88FF5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FB9433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537AD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A9B752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8EA08B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55E6E5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2BBC9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91F184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8F3453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7B33EA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2764C5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F5B01F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6642B6" w14:textId="035ABB38" w:rsidR="00CE5E00" w:rsidRPr="000F61D4" w:rsidRDefault="00CE5E00" w:rsidP="00CE5E00">
                  <w:pPr>
                    <w:spacing w:after="0" w:line="240" w:lineRule="auto"/>
                    <w:jc w:val="center"/>
                    <w:rPr>
                      <w:rFonts w:ascii="Times New Roman" w:eastAsiaTheme="minorHAnsi" w:hAnsi="Times New Roman" w:cs="Times New Roman"/>
                      <w:lang w:eastAsia="en-US"/>
                    </w:rPr>
                  </w:pPr>
                </w:p>
              </w:tc>
            </w:tr>
            <w:tr w:rsidR="00CE5E00" w14:paraId="319E0E23" w14:textId="77777777" w:rsidTr="00D264DC">
              <w:trPr>
                <w:gridAfter w:val="2"/>
                <w:wAfter w:w="2546" w:type="dxa"/>
                <w:cantSplit/>
                <w:jc w:val="center"/>
              </w:trPr>
              <w:tc>
                <w:tcPr>
                  <w:tcW w:w="6460" w:type="dxa"/>
                  <w:gridSpan w:val="3"/>
                </w:tcPr>
                <w:p w14:paraId="709F7D7D" w14:textId="442309D0" w:rsidR="00CE5E00" w:rsidRPr="000F61D4" w:rsidRDefault="00CE5E00" w:rsidP="00CE5E00">
                  <w:pPr>
                    <w:spacing w:after="0" w:line="240" w:lineRule="auto"/>
                    <w:rPr>
                      <w:rFonts w:ascii="Times New Roman" w:eastAsiaTheme="minorHAnsi" w:hAnsi="Times New Roman" w:cs="Times New Roman"/>
                      <w:sz w:val="18"/>
                      <w:szCs w:val="18"/>
                      <w:lang w:eastAsia="en-US"/>
                    </w:rPr>
                  </w:pPr>
                </w:p>
              </w:tc>
            </w:tr>
            <w:tr w:rsidR="00CE5E00" w14:paraId="33A8FDD1" w14:textId="77777777" w:rsidTr="000D3C6D">
              <w:trPr>
                <w:gridAfter w:val="1"/>
                <w:wAfter w:w="79" w:type="dxa"/>
                <w:cantSplit/>
                <w:jc w:val="center"/>
              </w:trPr>
              <w:tc>
                <w:tcPr>
                  <w:tcW w:w="8927" w:type="dxa"/>
                  <w:gridSpan w:val="4"/>
                </w:tcPr>
                <w:p w14:paraId="17911395"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1C1B4B61" w14:textId="77777777" w:rsidTr="000D3C6D">
              <w:trPr>
                <w:gridAfter w:val="1"/>
                <w:wAfter w:w="79" w:type="dxa"/>
                <w:cantSplit/>
                <w:jc w:val="center"/>
              </w:trPr>
              <w:tc>
                <w:tcPr>
                  <w:tcW w:w="8927" w:type="dxa"/>
                  <w:gridSpan w:val="4"/>
                </w:tcPr>
                <w:p w14:paraId="751E07B9" w14:textId="3F1FB66D" w:rsidR="00CE5E00" w:rsidRPr="000F61D4" w:rsidRDefault="00CE5E00" w:rsidP="00CE5E00">
                  <w:pPr>
                    <w:spacing w:after="0" w:line="240" w:lineRule="auto"/>
                    <w:rPr>
                      <w:rFonts w:ascii="Times New Roman" w:hAnsi="Times New Roman" w:cs="Times New Roman"/>
                      <w:b/>
                      <w:lang w:val="en-US"/>
                    </w:rPr>
                  </w:pPr>
                </w:p>
              </w:tc>
            </w:tr>
            <w:tr w:rsidR="00CE5E00" w14:paraId="2FAA4026" w14:textId="77777777" w:rsidTr="000D3C6D">
              <w:trPr>
                <w:gridAfter w:val="1"/>
                <w:wAfter w:w="79" w:type="dxa"/>
                <w:cantSplit/>
                <w:jc w:val="center"/>
              </w:trPr>
              <w:tc>
                <w:tcPr>
                  <w:tcW w:w="8927" w:type="dxa"/>
                  <w:gridSpan w:val="4"/>
                </w:tcPr>
                <w:p w14:paraId="5E2795CA"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0D2BA4BE" w14:textId="77777777" w:rsidTr="000D3C6D">
              <w:trPr>
                <w:gridAfter w:val="1"/>
                <w:wAfter w:w="79" w:type="dxa"/>
                <w:cantSplit/>
                <w:jc w:val="center"/>
              </w:trPr>
              <w:tc>
                <w:tcPr>
                  <w:tcW w:w="8927" w:type="dxa"/>
                  <w:gridSpan w:val="4"/>
                </w:tcPr>
                <w:p w14:paraId="316BBC82" w14:textId="3EA64D70" w:rsidR="00CE5E00" w:rsidRPr="000F61D4" w:rsidRDefault="00CE5E00" w:rsidP="00CE5E00">
                  <w:pPr>
                    <w:spacing w:after="0" w:line="240" w:lineRule="auto"/>
                    <w:jc w:val="center"/>
                    <w:rPr>
                      <w:rFonts w:ascii="Times New Roman" w:hAnsi="Times New Roman" w:cs="Times New Roman"/>
                      <w:b/>
                      <w:lang w:val="en-US"/>
                    </w:rPr>
                  </w:pPr>
                </w:p>
              </w:tc>
            </w:tr>
            <w:tr w:rsidR="00CE5E00" w14:paraId="7F28D4DC" w14:textId="77777777" w:rsidTr="000D3C6D">
              <w:trPr>
                <w:gridAfter w:val="1"/>
                <w:wAfter w:w="79" w:type="dxa"/>
                <w:cantSplit/>
                <w:jc w:val="center"/>
              </w:trPr>
              <w:tc>
                <w:tcPr>
                  <w:tcW w:w="8927" w:type="dxa"/>
                  <w:gridSpan w:val="4"/>
                </w:tcPr>
                <w:p w14:paraId="5E5BB482"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1F07C45E" w14:textId="77777777" w:rsidTr="000D3C6D">
              <w:trPr>
                <w:gridAfter w:val="1"/>
                <w:wAfter w:w="79" w:type="dxa"/>
                <w:cantSplit/>
                <w:jc w:val="center"/>
              </w:trPr>
              <w:tc>
                <w:tcPr>
                  <w:tcW w:w="2711" w:type="dxa"/>
                </w:tcPr>
                <w:p w14:paraId="5C7B02DE" w14:textId="77777777" w:rsidR="00CE5E00" w:rsidRPr="000F61D4" w:rsidRDefault="00CE5E00" w:rsidP="00CE5E00">
                  <w:pPr>
                    <w:spacing w:after="0" w:line="240" w:lineRule="auto"/>
                    <w:jc w:val="center"/>
                    <w:rPr>
                      <w:rFonts w:ascii="Times New Roman" w:hAnsi="Times New Roman" w:cs="Times New Roman"/>
                      <w:i/>
                      <w:lang w:val="en-US"/>
                    </w:rPr>
                  </w:pPr>
                </w:p>
              </w:tc>
              <w:tc>
                <w:tcPr>
                  <w:tcW w:w="3170" w:type="dxa"/>
                </w:tcPr>
                <w:p w14:paraId="7629DDBB" w14:textId="77777777" w:rsidR="00CE5E00" w:rsidRPr="000F61D4" w:rsidRDefault="00CE5E00" w:rsidP="00CE5E00">
                  <w:pPr>
                    <w:spacing w:after="0" w:line="240" w:lineRule="auto"/>
                    <w:jc w:val="center"/>
                    <w:rPr>
                      <w:rFonts w:ascii="Times New Roman" w:hAnsi="Times New Roman" w:cs="Times New Roman"/>
                      <w:i/>
                      <w:lang w:val="en-US"/>
                    </w:rPr>
                  </w:pPr>
                </w:p>
              </w:tc>
              <w:tc>
                <w:tcPr>
                  <w:tcW w:w="3046" w:type="dxa"/>
                  <w:gridSpan w:val="2"/>
                </w:tcPr>
                <w:p w14:paraId="3F2C3C08" w14:textId="77777777" w:rsidR="00CE5E00" w:rsidRPr="000F61D4" w:rsidRDefault="00CE5E00" w:rsidP="00CE5E00">
                  <w:pPr>
                    <w:spacing w:after="0" w:line="240" w:lineRule="auto"/>
                    <w:jc w:val="center"/>
                    <w:rPr>
                      <w:rFonts w:ascii="Times New Roman" w:hAnsi="Times New Roman" w:cs="Times New Roman"/>
                      <w:i/>
                      <w:lang w:val="en-US"/>
                    </w:rPr>
                  </w:pPr>
                </w:p>
              </w:tc>
            </w:tr>
            <w:tr w:rsidR="00CE5E00" w14:paraId="44B33B94" w14:textId="77777777" w:rsidTr="000D3C6D">
              <w:trPr>
                <w:gridAfter w:val="1"/>
                <w:wAfter w:w="79" w:type="dxa"/>
                <w:cantSplit/>
                <w:jc w:val="center"/>
              </w:trPr>
              <w:tc>
                <w:tcPr>
                  <w:tcW w:w="8927" w:type="dxa"/>
                  <w:gridSpan w:val="4"/>
                </w:tcPr>
                <w:p w14:paraId="08050C3D" w14:textId="0CF5935D" w:rsidR="00CE5E00" w:rsidRPr="000F61D4" w:rsidRDefault="00CE5E00" w:rsidP="00CE5E00">
                  <w:pPr>
                    <w:spacing w:after="0" w:line="240" w:lineRule="auto"/>
                    <w:jc w:val="center"/>
                    <w:rPr>
                      <w:rFonts w:ascii="Times New Roman" w:hAnsi="Times New Roman" w:cs="Times New Roman"/>
                      <w:i/>
                      <w:sz w:val="20"/>
                      <w:szCs w:val="20"/>
                      <w:lang w:val="en-US"/>
                    </w:rPr>
                  </w:pPr>
                </w:p>
              </w:tc>
            </w:tr>
            <w:tr w:rsidR="00CE5E00" w14:paraId="726C4743" w14:textId="77777777" w:rsidTr="000D3C6D">
              <w:trPr>
                <w:gridAfter w:val="1"/>
                <w:wAfter w:w="79" w:type="dxa"/>
                <w:cantSplit/>
                <w:jc w:val="center"/>
              </w:trPr>
              <w:tc>
                <w:tcPr>
                  <w:tcW w:w="8927" w:type="dxa"/>
                  <w:gridSpan w:val="4"/>
                </w:tcPr>
                <w:p w14:paraId="2B01782E" w14:textId="77777777" w:rsidR="00CE5E00" w:rsidRPr="000F61D4" w:rsidRDefault="00CE5E00" w:rsidP="00CE5E00">
                  <w:pPr>
                    <w:spacing w:after="0" w:line="240" w:lineRule="auto"/>
                    <w:rPr>
                      <w:rFonts w:ascii="Times New Roman" w:hAnsi="Times New Roman" w:cs="Times New Roman"/>
                      <w:lang w:val="en-US"/>
                    </w:rPr>
                  </w:pPr>
                </w:p>
              </w:tc>
            </w:tr>
            <w:tr w:rsidR="00CE5E00" w14:paraId="124B2359" w14:textId="77777777" w:rsidTr="000D3C6D">
              <w:trPr>
                <w:gridAfter w:val="1"/>
                <w:wAfter w:w="79" w:type="dxa"/>
                <w:cantSplit/>
                <w:jc w:val="center"/>
              </w:trPr>
              <w:tc>
                <w:tcPr>
                  <w:tcW w:w="8927" w:type="dxa"/>
                  <w:gridSpan w:val="4"/>
                </w:tcPr>
                <w:p w14:paraId="45F63B3B" w14:textId="77777777" w:rsidR="00CE5E00" w:rsidRPr="000F61D4" w:rsidRDefault="00CE5E00" w:rsidP="00CE5E00">
                  <w:pPr>
                    <w:spacing w:after="0" w:line="240" w:lineRule="auto"/>
                    <w:rPr>
                      <w:rFonts w:ascii="Times New Roman" w:hAnsi="Times New Roman" w:cs="Times New Roman"/>
                      <w:i/>
                      <w:lang w:val="en-US"/>
                    </w:rPr>
                  </w:pPr>
                </w:p>
              </w:tc>
            </w:tr>
            <w:tr w:rsidR="00CE5E00" w14:paraId="39E27559" w14:textId="77777777" w:rsidTr="000D3C6D">
              <w:trPr>
                <w:gridAfter w:val="1"/>
                <w:wAfter w:w="79" w:type="dxa"/>
                <w:cantSplit/>
                <w:jc w:val="center"/>
              </w:trPr>
              <w:tc>
                <w:tcPr>
                  <w:tcW w:w="8927" w:type="dxa"/>
                  <w:gridSpan w:val="4"/>
                </w:tcPr>
                <w:p w14:paraId="6797C9CC" w14:textId="77777777" w:rsidR="00CE5E00" w:rsidRDefault="00CE5E00" w:rsidP="00CE5E00">
                  <w:pPr>
                    <w:rPr>
                      <w:rFonts w:ascii="Times New Roman" w:hAnsi="Times New Roman" w:cs="Times New Roman"/>
                      <w:i/>
                      <w:lang w:val="en-US"/>
                    </w:rPr>
                  </w:pPr>
                </w:p>
                <w:p w14:paraId="4525875A" w14:textId="77777777" w:rsidR="0061341E" w:rsidRDefault="0061341E" w:rsidP="00CE5E00">
                  <w:pPr>
                    <w:rPr>
                      <w:rFonts w:ascii="Times New Roman" w:hAnsi="Times New Roman" w:cs="Times New Roman"/>
                      <w:i/>
                      <w:lang w:val="en-US"/>
                    </w:rPr>
                  </w:pPr>
                </w:p>
                <w:p w14:paraId="4BC66548" w14:textId="77777777" w:rsidR="0061341E" w:rsidRDefault="0061341E" w:rsidP="00CE5E00">
                  <w:pPr>
                    <w:rPr>
                      <w:rFonts w:ascii="Times New Roman" w:hAnsi="Times New Roman" w:cs="Times New Roman"/>
                      <w:i/>
                      <w:lang w:val="en-US"/>
                    </w:rPr>
                  </w:pPr>
                </w:p>
                <w:p w14:paraId="15284FFA" w14:textId="77777777" w:rsidR="0061341E" w:rsidRDefault="0061341E" w:rsidP="00CE5E00">
                  <w:pPr>
                    <w:rPr>
                      <w:rFonts w:ascii="Times New Roman" w:hAnsi="Times New Roman" w:cs="Times New Roman"/>
                      <w:i/>
                      <w:lang w:val="en-US"/>
                    </w:rPr>
                  </w:pPr>
                </w:p>
                <w:p w14:paraId="4690F4F9" w14:textId="77777777" w:rsidR="0061341E" w:rsidRDefault="0061341E" w:rsidP="00CE5E00">
                  <w:pPr>
                    <w:rPr>
                      <w:rFonts w:ascii="Times New Roman" w:hAnsi="Times New Roman" w:cs="Times New Roman"/>
                      <w:i/>
                      <w:lang w:val="en-US"/>
                    </w:rPr>
                  </w:pPr>
                </w:p>
                <w:p w14:paraId="4212D56A" w14:textId="77777777" w:rsidR="0061341E" w:rsidRDefault="0061341E" w:rsidP="00CE5E00">
                  <w:pPr>
                    <w:rPr>
                      <w:rFonts w:ascii="Times New Roman" w:hAnsi="Times New Roman" w:cs="Times New Roman"/>
                      <w:i/>
                      <w:lang w:val="en-US"/>
                    </w:rPr>
                  </w:pPr>
                </w:p>
                <w:p w14:paraId="67921EFE" w14:textId="77777777" w:rsidR="004E6F48" w:rsidRDefault="004E6F48" w:rsidP="00CE5E00">
                  <w:pPr>
                    <w:rPr>
                      <w:rFonts w:ascii="Times New Roman" w:hAnsi="Times New Roman" w:cs="Times New Roman"/>
                      <w:i/>
                      <w:lang w:val="en-US"/>
                    </w:rPr>
                  </w:pPr>
                </w:p>
                <w:p w14:paraId="6BBBEE28" w14:textId="77777777" w:rsidR="004E6F48" w:rsidRDefault="004E6F48" w:rsidP="00CE5E00">
                  <w:pPr>
                    <w:rPr>
                      <w:rFonts w:ascii="Times New Roman" w:hAnsi="Times New Roman" w:cs="Times New Roman"/>
                      <w:i/>
                      <w:lang w:val="en-US"/>
                    </w:rPr>
                  </w:pPr>
                </w:p>
                <w:p w14:paraId="23AC6659" w14:textId="77777777" w:rsidR="004E6F48" w:rsidRDefault="004E6F48" w:rsidP="00CE5E00">
                  <w:pPr>
                    <w:rPr>
                      <w:rFonts w:ascii="Times New Roman" w:hAnsi="Times New Roman" w:cs="Times New Roman"/>
                      <w:i/>
                      <w:lang w:val="en-US"/>
                    </w:rPr>
                  </w:pPr>
                </w:p>
                <w:p w14:paraId="27DF3AE0" w14:textId="77777777" w:rsidR="004E6F48" w:rsidRPr="000F61D4" w:rsidRDefault="004E6F48" w:rsidP="00CE5E00">
                  <w:pPr>
                    <w:rPr>
                      <w:rFonts w:ascii="Times New Roman" w:hAnsi="Times New Roman" w:cs="Times New Roman"/>
                      <w:i/>
                      <w:lang w:val="en-US"/>
                    </w:rPr>
                  </w:pPr>
                </w:p>
              </w:tc>
            </w:tr>
          </w:tbl>
          <w:p w14:paraId="77752577" w14:textId="104FE5B2"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642B3C9E"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47" w:name="Form64G"/>
            <w:bookmarkEnd w:id="47"/>
            <w:r w:rsidRPr="00C61EC5">
              <w:rPr>
                <w:rFonts w:ascii="Times New Roman" w:eastAsiaTheme="minorHAnsi" w:hAnsi="Times New Roman" w:cs="Times New Roman"/>
                <w:sz w:val="22"/>
                <w:szCs w:val="22"/>
                <w:lang w:eastAsia="en-US"/>
              </w:rPr>
              <w:t>FORM 64G</w:t>
            </w:r>
          </w:p>
          <w:p w14:paraId="69C152EF" w14:textId="77777777"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w:t>
            </w:r>
            <w:proofErr w:type="gramStart"/>
            <w:r w:rsidRPr="00C61EC5">
              <w:rPr>
                <w:rFonts w:ascii="Times New Roman" w:eastAsiaTheme="minorHAnsi" w:hAnsi="Times New Roman" w:cs="Times New Roman"/>
                <w:sz w:val="18"/>
                <w:szCs w:val="18"/>
                <w:lang w:eastAsia="en-US"/>
              </w:rPr>
              <w:t>H(</w:t>
            </w:r>
            <w:proofErr w:type="gramEnd"/>
            <w:r w:rsidRPr="00C61EC5">
              <w:rPr>
                <w:rFonts w:ascii="Times New Roman" w:eastAsiaTheme="minorHAnsi" w:hAnsi="Times New Roman" w:cs="Times New Roman"/>
                <w:sz w:val="18"/>
                <w:szCs w:val="18"/>
                <w:lang w:eastAsia="en-US"/>
              </w:rPr>
              <w:t>1)</w:t>
            </w:r>
          </w:p>
          <w:p w14:paraId="38979D5A"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2B7C4935" w14:textId="77777777"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14:paraId="5A1142FB"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14:paraId="63437105"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14:paraId="01B3B897" w14:textId="77777777" w:rsidTr="00203AD2">
              <w:trPr>
                <w:trHeight w:val="20"/>
              </w:trPr>
              <w:tc>
                <w:tcPr>
                  <w:tcW w:w="9498" w:type="dxa"/>
                  <w:gridSpan w:val="4"/>
                  <w:shd w:val="clear" w:color="auto" w:fill="595959" w:themeFill="text1" w:themeFillTint="A6"/>
                  <w:vAlign w:val="center"/>
                </w:tcPr>
                <w:p w14:paraId="2D53C4DA"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 xml:space="preserve">(A) </w:t>
                  </w:r>
                  <w:proofErr w:type="gramStart"/>
                  <w:r w:rsidRPr="00C61EC5">
                    <w:rPr>
                      <w:rFonts w:ascii="Times New Roman" w:hAnsi="Times New Roman" w:cs="Times New Roman"/>
                      <w:b/>
                      <w:color w:val="FFFFFF" w:themeColor="background1"/>
                      <w:sz w:val="18"/>
                      <w:szCs w:val="18"/>
                      <w:lang w:eastAsia="en-US"/>
                    </w:rPr>
                    <w:t>INDIVIDUAL’S  PARTICULARS</w:t>
                  </w:r>
                  <w:proofErr w:type="gramEnd"/>
                </w:p>
              </w:tc>
            </w:tr>
            <w:tr w:rsidR="000B6E05" w:rsidRPr="00C61EC5" w14:paraId="3904D91B" w14:textId="77777777" w:rsidTr="00203AD2">
              <w:trPr>
                <w:trHeight w:val="20"/>
              </w:trPr>
              <w:tc>
                <w:tcPr>
                  <w:tcW w:w="1702" w:type="dxa"/>
                  <w:shd w:val="clear" w:color="auto" w:fill="D9D9D9" w:themeFill="background1" w:themeFillShade="D9"/>
                  <w:vAlign w:val="center"/>
                </w:tcPr>
                <w:p w14:paraId="66BD20B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lastRenderedPageBreak/>
                    <w:t xml:space="preserve">Name </w:t>
                  </w:r>
                </w:p>
                <w:p w14:paraId="009CFE9A"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21E0169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2CCE6A22"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14:paraId="05CA54D6" w14:textId="77777777" w:rsidR="000B6E05" w:rsidRPr="00C61EC5" w:rsidRDefault="00892A9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14:paraId="3E255399" w14:textId="77777777" w:rsidR="000B6E05" w:rsidRPr="00C61EC5" w:rsidRDefault="00892A9E"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14:paraId="7377151F" w14:textId="77777777" w:rsidTr="00203AD2">
              <w:trPr>
                <w:trHeight w:val="815"/>
              </w:trPr>
              <w:tc>
                <w:tcPr>
                  <w:tcW w:w="1702" w:type="dxa"/>
                  <w:vMerge w:val="restart"/>
                  <w:shd w:val="clear" w:color="auto" w:fill="D9D9D9" w:themeFill="background1" w:themeFillShade="D9"/>
                  <w:vAlign w:val="center"/>
                </w:tcPr>
                <w:p w14:paraId="0A09ABBE"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14:paraId="300E3DB7"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14:paraId="2D6256F8"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30AF387E" w14:textId="77777777" w:rsidR="000B6E05" w:rsidRPr="00C61EC5" w:rsidRDefault="00892A9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14:paraId="4D170FCA" w14:textId="77777777" w:rsidR="000B6E05" w:rsidRPr="00C61EC5" w:rsidRDefault="00892A9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14:paraId="08C5A64E" w14:textId="77777777" w:rsidR="000B6E05" w:rsidRPr="00C61EC5" w:rsidRDefault="00892A9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w:t>
                  </w:r>
                  <w:proofErr w:type="gramStart"/>
                  <w:r w:rsidR="000B6E05" w:rsidRPr="00C61EC5">
                    <w:rPr>
                      <w:rFonts w:ascii="Times New Roman" w:hAnsi="Times New Roman" w:cs="Times New Roman"/>
                      <w:sz w:val="18"/>
                      <w:szCs w:val="18"/>
                      <w:lang w:eastAsia="en-US"/>
                    </w:rPr>
                    <w:t xml:space="preserve">_)   </w:t>
                  </w:r>
                  <w:proofErr w:type="gramEnd"/>
                  <w:r w:rsidR="000B6E05" w:rsidRPr="00C61EC5">
                    <w:rPr>
                      <w:rFonts w:ascii="Times New Roman" w:hAnsi="Times New Roman" w:cs="Times New Roman"/>
                      <w:sz w:val="18"/>
                      <w:szCs w:val="18"/>
                      <w:lang w:eastAsia="en-US"/>
                    </w:rPr>
                    <w:t xml:space="preserve">            </w:t>
                  </w:r>
                </w:p>
              </w:tc>
              <w:tc>
                <w:tcPr>
                  <w:tcW w:w="1701" w:type="dxa"/>
                  <w:shd w:val="clear" w:color="auto" w:fill="D9D9D9" w:themeFill="background1" w:themeFillShade="D9"/>
                  <w:vAlign w:val="center"/>
                </w:tcPr>
                <w:p w14:paraId="2189C3B9"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14:paraId="3D264B5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14:paraId="0124950F"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44696943" w14:textId="77777777" w:rsidTr="00203AD2">
              <w:trPr>
                <w:trHeight w:val="815"/>
              </w:trPr>
              <w:tc>
                <w:tcPr>
                  <w:tcW w:w="1702" w:type="dxa"/>
                  <w:vMerge/>
                  <w:shd w:val="clear" w:color="auto" w:fill="D9D9D9" w:themeFill="background1" w:themeFillShade="D9"/>
                  <w:vAlign w:val="center"/>
                </w:tcPr>
                <w:p w14:paraId="3A723AB4"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14:paraId="4B42D4BF"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5DE8768E"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14:paraId="3A19174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6F9DE124"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14:paraId="16D31BB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BDA0149"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57018E6"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14:paraId="2877FF0E" w14:textId="77777777"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14:paraId="1E808B36"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3A87843C" w14:textId="77777777" w:rsidTr="00203AD2">
              <w:trPr>
                <w:trHeight w:val="20"/>
              </w:trPr>
              <w:tc>
                <w:tcPr>
                  <w:tcW w:w="9498" w:type="dxa"/>
                  <w:gridSpan w:val="4"/>
                  <w:shd w:val="clear" w:color="auto" w:fill="595959" w:themeFill="text1" w:themeFillTint="A6"/>
                  <w:vAlign w:val="center"/>
                </w:tcPr>
                <w:p w14:paraId="1AF8169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14:paraId="0F60599F" w14:textId="77777777" w:rsidTr="00203AD2">
              <w:trPr>
                <w:trHeight w:val="20"/>
              </w:trPr>
              <w:tc>
                <w:tcPr>
                  <w:tcW w:w="1702" w:type="dxa"/>
                  <w:shd w:val="clear" w:color="auto" w:fill="D9D9D9" w:themeFill="background1" w:themeFillShade="D9"/>
                  <w:vAlign w:val="center"/>
                </w:tcPr>
                <w:p w14:paraId="7BE8C26B"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2B776DCC"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1FBBE66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0681E4B8"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14:paraId="40301347"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661B51C" w14:textId="77777777" w:rsidTr="00203AD2">
              <w:trPr>
                <w:trHeight w:val="20"/>
              </w:trPr>
              <w:tc>
                <w:tcPr>
                  <w:tcW w:w="1702" w:type="dxa"/>
                  <w:shd w:val="clear" w:color="auto" w:fill="D9D9D9" w:themeFill="background1" w:themeFillShade="D9"/>
                  <w:vAlign w:val="center"/>
                </w:tcPr>
                <w:p w14:paraId="7E5ADF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14:paraId="7F3E5C2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61F2FA9" w14:textId="77777777" w:rsidTr="00203AD2">
              <w:trPr>
                <w:trHeight w:val="20"/>
              </w:trPr>
              <w:tc>
                <w:tcPr>
                  <w:tcW w:w="1702" w:type="dxa"/>
                  <w:shd w:val="clear" w:color="auto" w:fill="D9D9D9" w:themeFill="background1" w:themeFillShade="D9"/>
                  <w:vAlign w:val="center"/>
                </w:tcPr>
                <w:p w14:paraId="3D6DB9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14:paraId="35735F6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71BF011B" w14:textId="77777777" w:rsidTr="00203AD2">
              <w:trPr>
                <w:trHeight w:val="923"/>
              </w:trPr>
              <w:tc>
                <w:tcPr>
                  <w:tcW w:w="1702" w:type="dxa"/>
                  <w:shd w:val="clear" w:color="auto" w:fill="D9D9D9" w:themeFill="background1" w:themeFillShade="D9"/>
                  <w:vAlign w:val="center"/>
                </w:tcPr>
                <w:p w14:paraId="15741FF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14:paraId="22FA2736"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9C7B7C0" w14:textId="77777777" w:rsidTr="00203AD2">
              <w:trPr>
                <w:trHeight w:val="1308"/>
              </w:trPr>
              <w:tc>
                <w:tcPr>
                  <w:tcW w:w="1702" w:type="dxa"/>
                  <w:shd w:val="clear" w:color="auto" w:fill="D9D9D9" w:themeFill="background1" w:themeFillShade="D9"/>
                  <w:vAlign w:val="center"/>
                </w:tcPr>
                <w:p w14:paraId="479A556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Hospital / clinic / organisation and address:</w:t>
                  </w:r>
                </w:p>
              </w:tc>
              <w:tc>
                <w:tcPr>
                  <w:tcW w:w="7796" w:type="dxa"/>
                  <w:gridSpan w:val="3"/>
                  <w:vAlign w:val="center"/>
                </w:tcPr>
                <w:p w14:paraId="06CA4BB9"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A80462" w14:textId="77777777" w:rsidTr="00203AD2">
              <w:trPr>
                <w:trHeight w:val="20"/>
              </w:trPr>
              <w:tc>
                <w:tcPr>
                  <w:tcW w:w="1702" w:type="dxa"/>
                  <w:shd w:val="clear" w:color="auto" w:fill="D9D9D9" w:themeFill="background1" w:themeFillShade="D9"/>
                  <w:vAlign w:val="center"/>
                </w:tcPr>
                <w:p w14:paraId="1DE0F56D" w14:textId="77777777"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w:t>
                  </w:r>
                  <w:proofErr w:type="gramStart"/>
                  <w:r w:rsidRPr="00C61EC5">
                    <w:rPr>
                      <w:rFonts w:ascii="Times New Roman" w:hAnsi="Times New Roman" w:cs="Times New Roman"/>
                      <w:b/>
                      <w:i/>
                      <w:sz w:val="18"/>
                      <w:szCs w:val="18"/>
                      <w:lang w:eastAsia="en-US"/>
                    </w:rPr>
                    <w:t xml:space="preserve">engagements  </w:t>
                  </w:r>
                  <w:r w:rsidRPr="00C61EC5">
                    <w:rPr>
                      <w:rFonts w:ascii="Times New Roman" w:hAnsi="Times New Roman" w:cs="Times New Roman"/>
                      <w:i/>
                      <w:sz w:val="18"/>
                      <w:szCs w:val="18"/>
                      <w:lang w:eastAsia="en-US"/>
                    </w:rPr>
                    <w:t>(</w:t>
                  </w:r>
                  <w:proofErr w:type="gramEnd"/>
                  <w:r w:rsidRPr="00C61EC5">
                    <w:rPr>
                      <w:rFonts w:ascii="Times New Roman" w:hAnsi="Times New Roman" w:cs="Times New Roman"/>
                      <w:i/>
                      <w:sz w:val="18"/>
                      <w:szCs w:val="18"/>
                      <w:lang w:eastAsia="en-US"/>
                    </w:rPr>
                    <w:t>please tick where applicable)</w:t>
                  </w:r>
                </w:p>
              </w:tc>
              <w:tc>
                <w:tcPr>
                  <w:tcW w:w="7796" w:type="dxa"/>
                  <w:gridSpan w:val="3"/>
                  <w:vAlign w:val="center"/>
                </w:tcPr>
                <w:p w14:paraId="5A3424AC" w14:textId="77777777" w:rsidR="000B6E05" w:rsidRPr="00C61EC5" w:rsidRDefault="00892A9E"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 xml:space="preserve">I have been seeing the individual regularly over </w:t>
                  </w:r>
                  <w:proofErr w:type="gramStart"/>
                  <w:r w:rsidR="000B6E05" w:rsidRPr="00C61EC5">
                    <w:rPr>
                      <w:rFonts w:ascii="Times New Roman" w:hAnsi="Times New Roman" w:cs="Times New Roman"/>
                      <w:i/>
                      <w:sz w:val="18"/>
                      <w:szCs w:val="18"/>
                      <w:lang w:eastAsia="en-US"/>
                    </w:rPr>
                    <w:t>a period of time</w:t>
                  </w:r>
                  <w:proofErr w:type="gramEnd"/>
                  <w:r w:rsidR="000B6E05">
                    <w:rPr>
                      <w:rFonts w:ascii="Times New Roman" w:hAnsi="Times New Roman" w:cs="Times New Roman"/>
                      <w:i/>
                      <w:sz w:val="18"/>
                      <w:szCs w:val="18"/>
                      <w:lang w:eastAsia="en-US"/>
                    </w:rPr>
                    <w:t>.</w:t>
                  </w:r>
                </w:p>
                <w:p w14:paraId="1D6FBEA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14:paraId="62F253F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14:paraId="058C7DF5"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14:paraId="79C8D533" w14:textId="77777777" w:rsidR="000B6E05" w:rsidRPr="00C61EC5" w:rsidRDefault="00892A9E"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14:paraId="7A908989" w14:textId="77777777" w:rsidTr="00203AD2">
              <w:trPr>
                <w:trHeight w:val="20"/>
              </w:trPr>
              <w:tc>
                <w:tcPr>
                  <w:tcW w:w="9498" w:type="dxa"/>
                  <w:gridSpan w:val="4"/>
                  <w:shd w:val="clear" w:color="auto" w:fill="595959" w:themeFill="text1" w:themeFillTint="A6"/>
                  <w:vAlign w:val="center"/>
                </w:tcPr>
                <w:p w14:paraId="50BCEB02"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14:paraId="28EF92E8" w14:textId="77777777" w:rsidTr="00203AD2">
              <w:trPr>
                <w:trHeight w:val="20"/>
              </w:trPr>
              <w:tc>
                <w:tcPr>
                  <w:tcW w:w="1702" w:type="dxa"/>
                  <w:shd w:val="clear" w:color="auto" w:fill="D9D9D9" w:themeFill="background1" w:themeFillShade="D9"/>
                  <w:vAlign w:val="center"/>
                </w:tcPr>
                <w:p w14:paraId="15F9367F"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14:paraId="14AC650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14:paraId="34AB9A0D" w14:textId="77777777" w:rsidR="000B6E05" w:rsidRPr="00C61EC5" w:rsidRDefault="000B6E05" w:rsidP="000B6E05">
                  <w:pPr>
                    <w:spacing w:before="0" w:after="0" w:line="240" w:lineRule="auto"/>
                    <w:rPr>
                      <w:rFonts w:ascii="Times New Roman" w:hAnsi="Times New Roman" w:cs="Times New Roman"/>
                      <w:b/>
                      <w:i/>
                      <w:sz w:val="18"/>
                      <w:szCs w:val="18"/>
                      <w:lang w:eastAsia="en-US"/>
                    </w:rPr>
                  </w:pPr>
                </w:p>
                <w:p w14:paraId="3641B186" w14:textId="77777777"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14:paraId="1144427D" w14:textId="77777777" w:rsidR="000B6E05" w:rsidRPr="00C61EC5" w:rsidRDefault="00892A9E"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14:paraId="02B782F7" w14:textId="77777777" w:rsidR="000B6E05" w:rsidRPr="00C61EC5" w:rsidRDefault="00892A9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14:paraId="5527F121" w14:textId="77777777" w:rsidR="000B6E05" w:rsidRPr="00C61EC5" w:rsidRDefault="00892A9E"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14:paraId="785A700E" w14:textId="77777777"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14:paraId="4089BD9A"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14:paraId="7F3B81CD"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C96021" w14:textId="77777777" w:rsidTr="00203AD2">
              <w:trPr>
                <w:trHeight w:val="20"/>
              </w:trPr>
              <w:tc>
                <w:tcPr>
                  <w:tcW w:w="1702" w:type="dxa"/>
                  <w:shd w:val="clear" w:color="auto" w:fill="D9D9D9" w:themeFill="background1" w:themeFillShade="D9"/>
                  <w:vAlign w:val="center"/>
                </w:tcPr>
                <w:p w14:paraId="09E38475"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14:paraId="785D3C7D"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14:paraId="2BE68C42" w14:textId="77777777" w:rsidR="000B6E05" w:rsidRDefault="000B6E05" w:rsidP="000B6E05">
                  <w:pPr>
                    <w:spacing w:before="0" w:after="0" w:line="240" w:lineRule="auto"/>
                    <w:rPr>
                      <w:rFonts w:ascii="Times New Roman" w:hAnsi="Times New Roman" w:cs="Times New Roman"/>
                      <w:sz w:val="18"/>
                      <w:szCs w:val="18"/>
                      <w:lang w:eastAsia="en-US"/>
                    </w:rPr>
                  </w:pPr>
                </w:p>
                <w:p w14:paraId="469F9BC3" w14:textId="77777777" w:rsidR="000B6E05" w:rsidRDefault="000B6E05" w:rsidP="000B6E05">
                  <w:pPr>
                    <w:spacing w:before="0" w:after="0" w:line="240" w:lineRule="auto"/>
                    <w:rPr>
                      <w:rFonts w:ascii="Times New Roman" w:hAnsi="Times New Roman" w:cs="Times New Roman"/>
                      <w:sz w:val="18"/>
                      <w:szCs w:val="18"/>
                      <w:lang w:eastAsia="en-US"/>
                    </w:rPr>
                  </w:pPr>
                </w:p>
                <w:p w14:paraId="7427753B"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547F3B62" w14:textId="77777777" w:rsidTr="00203AD2">
              <w:trPr>
                <w:trHeight w:val="3241"/>
              </w:trPr>
              <w:tc>
                <w:tcPr>
                  <w:tcW w:w="1702" w:type="dxa"/>
                  <w:shd w:val="clear" w:color="auto" w:fill="D9D9D9" w:themeFill="background1" w:themeFillShade="D9"/>
                  <w:vAlign w:val="center"/>
                </w:tcPr>
                <w:p w14:paraId="5079AA0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lastRenderedPageBreak/>
                    <w:t>Basis of opinion</w:t>
                  </w:r>
                </w:p>
              </w:tc>
              <w:tc>
                <w:tcPr>
                  <w:tcW w:w="7796" w:type="dxa"/>
                  <w:gridSpan w:val="3"/>
                  <w:vAlign w:val="center"/>
                </w:tcPr>
                <w:p w14:paraId="667CB8CA"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14:paraId="59CA0CF3"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375FB1E0"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6D37B1EB"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CB1728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E830C6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14:paraId="56A69030" w14:textId="77777777" w:rsidTr="00203AD2">
              <w:trPr>
                <w:trHeight w:val="20"/>
              </w:trPr>
              <w:tc>
                <w:tcPr>
                  <w:tcW w:w="9498" w:type="dxa"/>
                  <w:gridSpan w:val="4"/>
                  <w:shd w:val="clear" w:color="auto" w:fill="595959" w:themeFill="text1" w:themeFillTint="A6"/>
                  <w:vAlign w:val="center"/>
                </w:tcPr>
                <w:p w14:paraId="3015FD6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14:paraId="3EF3029A" w14:textId="77777777" w:rsidTr="00203AD2">
              <w:trPr>
                <w:trHeight w:val="20"/>
              </w:trPr>
              <w:tc>
                <w:tcPr>
                  <w:tcW w:w="9498" w:type="dxa"/>
                  <w:gridSpan w:val="4"/>
                  <w:shd w:val="clear" w:color="auto" w:fill="auto"/>
                  <w:vAlign w:val="center"/>
                </w:tcPr>
                <w:p w14:paraId="4EF65761"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5B830B30"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4D51204E" w14:textId="77777777" w:rsidR="000B6E05" w:rsidRDefault="000B6E05" w:rsidP="000B6E05">
                  <w:pPr>
                    <w:spacing w:before="0" w:after="0" w:line="240" w:lineRule="auto"/>
                    <w:rPr>
                      <w:rFonts w:ascii="Times New Roman" w:hAnsi="Times New Roman" w:cs="Times New Roman"/>
                      <w:sz w:val="18"/>
                      <w:szCs w:val="18"/>
                      <w:lang w:eastAsia="en-US"/>
                    </w:rPr>
                  </w:pPr>
                </w:p>
                <w:p w14:paraId="3C513172" w14:textId="77777777" w:rsidR="000B6E05" w:rsidRDefault="000B6E05" w:rsidP="000B6E05">
                  <w:pPr>
                    <w:spacing w:before="0" w:after="0" w:line="240" w:lineRule="auto"/>
                    <w:rPr>
                      <w:rFonts w:ascii="Times New Roman" w:hAnsi="Times New Roman" w:cs="Times New Roman"/>
                      <w:sz w:val="18"/>
                      <w:szCs w:val="18"/>
                      <w:lang w:eastAsia="en-US"/>
                    </w:rPr>
                  </w:pPr>
                </w:p>
                <w:p w14:paraId="11E2A57A"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DA1733B" w14:textId="77777777" w:rsidTr="00203AD2">
              <w:trPr>
                <w:trHeight w:val="20"/>
              </w:trPr>
              <w:tc>
                <w:tcPr>
                  <w:tcW w:w="9498" w:type="dxa"/>
                  <w:gridSpan w:val="4"/>
                  <w:shd w:val="clear" w:color="auto" w:fill="595959" w:themeFill="text1" w:themeFillTint="A6"/>
                  <w:vAlign w:val="center"/>
                </w:tcPr>
                <w:p w14:paraId="0BB79A2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14:paraId="418A3B4C" w14:textId="77777777" w:rsidTr="00203AD2">
              <w:trPr>
                <w:trHeight w:val="20"/>
              </w:trPr>
              <w:tc>
                <w:tcPr>
                  <w:tcW w:w="9498" w:type="dxa"/>
                  <w:gridSpan w:val="4"/>
                  <w:shd w:val="clear" w:color="auto" w:fill="auto"/>
                  <w:vAlign w:val="center"/>
                </w:tcPr>
                <w:p w14:paraId="55CE6697"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14:paraId="6A42859F"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14:paraId="150D0BA4"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14:paraId="3084551E" w14:textId="77777777" w:rsidR="000B6E05" w:rsidRPr="00C61EC5" w:rsidRDefault="000B6E05" w:rsidP="006172E9">
                  <w:pPr>
                    <w:numPr>
                      <w:ilvl w:val="0"/>
                      <w:numId w:val="124"/>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t>
                  </w:r>
                  <w:proofErr w:type="gramStart"/>
                  <w:r w:rsidRPr="00C61EC5">
                    <w:rPr>
                      <w:rFonts w:ascii="Times New Roman" w:hAnsi="Times New Roman" w:cs="Times New Roman"/>
                      <w:sz w:val="18"/>
                      <w:szCs w:val="18"/>
                      <w:lang w:eastAsia="en-US"/>
                    </w:rPr>
                    <w:t>whether or not</w:t>
                  </w:r>
                  <w:proofErr w:type="gramEnd"/>
                  <w:r w:rsidRPr="00C61EC5">
                    <w:rPr>
                      <w:rFonts w:ascii="Times New Roman" w:hAnsi="Times New Roman" w:cs="Times New Roman"/>
                      <w:sz w:val="18"/>
                      <w:szCs w:val="18"/>
                      <w:lang w:eastAsia="en-US"/>
                    </w:rPr>
                    <w:t xml:space="preserve"> related to the Vulnerable Adults Act. </w:t>
                  </w:r>
                </w:p>
                <w:p w14:paraId="5FC21EC3"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14:paraId="352307E4"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14:paraId="1BF282A2" w14:textId="77777777"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14:paraId="6F11A028" w14:textId="77777777"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14:paraId="123A1EA9"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5AB7043F" w14:textId="77777777"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3A2AD05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178738DA"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399CD338"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05FE4E2"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09DC8E44"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6D4A8A3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FA52CB5"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EB0F597"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45CA99E4" w14:textId="77777777"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48" w:name="Form64H"/>
            <w:bookmarkEnd w:id="48"/>
            <w:r w:rsidRPr="005603DB">
              <w:rPr>
                <w:rFonts w:ascii="Times New Roman" w:hAnsi="Times New Roman" w:cs="Times New Roman"/>
                <w:caps/>
                <w:sz w:val="22"/>
                <w:szCs w:val="22"/>
                <w:lang w:val="en-GB" w:eastAsia="zh-CN"/>
              </w:rPr>
              <w:t>Form 64H</w:t>
            </w:r>
          </w:p>
          <w:p w14:paraId="087E9939" w14:textId="77777777"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t>Para 71</w:t>
            </w:r>
            <w:proofErr w:type="gramStart"/>
            <w:r w:rsidRPr="00494498">
              <w:rPr>
                <w:rFonts w:ascii="Times New Roman" w:eastAsiaTheme="minorHAnsi" w:hAnsi="Times New Roman" w:cs="Times New Roman"/>
                <w:sz w:val="18"/>
                <w:szCs w:val="18"/>
                <w:lang w:val="en-GB" w:eastAsia="en-US"/>
              </w:rPr>
              <w:t>B(</w:t>
            </w:r>
            <w:proofErr w:type="gramEnd"/>
            <w:r w:rsidRPr="00494498">
              <w:rPr>
                <w:rFonts w:ascii="Times New Roman" w:eastAsiaTheme="minorHAnsi" w:hAnsi="Times New Roman" w:cs="Times New Roman"/>
                <w:sz w:val="18"/>
                <w:szCs w:val="18"/>
                <w:lang w:val="en-GB" w:eastAsia="en-US"/>
              </w:rPr>
              <w:t xml:space="preserve">2) </w:t>
            </w:r>
          </w:p>
          <w:p w14:paraId="7BC8C791" w14:textId="77777777"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49" w:name="Form64I"/>
            <w:bookmarkEnd w:id="49"/>
          </w:p>
          <w:p w14:paraId="609CF7CA"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14:paraId="00DAF2CD"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14:paraId="6AA163F5"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14:paraId="4C84A4C4"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14:paraId="17B1D4B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C39237B"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14:paraId="5712DA5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94FC98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14:paraId="54F1F15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14:paraId="60C384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7C48E1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A8B4A77"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14:paraId="2CB48FB9"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14:paraId="25FA738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42F4BF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5827D4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14:paraId="2A0DD7C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01AC66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E3B301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FB0E32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007589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4DE5147"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14:paraId="1FE0E204"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14B896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14:paraId="19E2CE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D1E597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14:paraId="005A4B8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31016B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14:paraId="3B45404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14:paraId="6AC0CAEC"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135B0B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3C9A61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14:paraId="69F6788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F79EDA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39DD7E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14:paraId="0970D5BF"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14:paraId="48C4BA9B" w14:textId="77777777" w:rsidR="00FD199D" w:rsidRDefault="00FD199D" w:rsidP="006F2CA2">
            <w:pPr>
              <w:spacing w:before="60" w:after="60" w:line="240" w:lineRule="auto"/>
              <w:jc w:val="center"/>
              <w:rPr>
                <w:rFonts w:ascii="Times New Roman" w:hAnsi="Times New Roman" w:cs="Times New Roman"/>
                <w:sz w:val="22"/>
                <w:szCs w:val="20"/>
                <w:lang w:val="en-GB" w:eastAsia="en-US"/>
              </w:rPr>
            </w:pPr>
          </w:p>
          <w:p w14:paraId="3E37AB51"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78B4288D"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3284992B"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23F4C87C"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00BC09ED"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8D58A83"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32F8D05"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1241DE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0B4424" w:rsidRPr="006F2CA2" w14:paraId="244EC8B8" w14:textId="77777777" w:rsidTr="00ED0FE9">
        <w:trPr>
          <w:divId w:val="2116439976"/>
          <w:cantSplit/>
          <w:jc w:val="center"/>
        </w:trPr>
        <w:tc>
          <w:tcPr>
            <w:tcW w:w="9050" w:type="dxa"/>
            <w:shd w:val="clear" w:color="auto" w:fill="auto"/>
          </w:tcPr>
          <w:p w14:paraId="588FEB9D" w14:textId="77777777" w:rsidR="000B4424" w:rsidRPr="00DA7C59" w:rsidRDefault="000B4424" w:rsidP="00F52108">
            <w:pPr>
              <w:jc w:val="center"/>
              <w:rPr>
                <w:rFonts w:ascii="Times New Roman" w:hAnsi="Times New Roman" w:cs="Times New Roman"/>
              </w:rPr>
            </w:pPr>
          </w:p>
        </w:tc>
      </w:tr>
      <w:tr w:rsidR="000B4424" w:rsidRPr="006F2CA2" w14:paraId="57E662D9" w14:textId="77777777" w:rsidTr="00ED0FE9">
        <w:trPr>
          <w:divId w:val="2116439976"/>
          <w:cantSplit/>
          <w:jc w:val="center"/>
        </w:trPr>
        <w:tc>
          <w:tcPr>
            <w:tcW w:w="9050" w:type="dxa"/>
            <w:shd w:val="clear" w:color="auto" w:fill="auto"/>
          </w:tcPr>
          <w:p w14:paraId="7D76F6C8" w14:textId="77777777" w:rsidR="000B4424" w:rsidRPr="00DA7C59" w:rsidRDefault="000B4424" w:rsidP="00F52108">
            <w:pPr>
              <w:jc w:val="center"/>
              <w:rPr>
                <w:rFonts w:ascii="Times New Roman" w:hAnsi="Times New Roman" w:cs="Times New Roman"/>
              </w:rPr>
            </w:pPr>
          </w:p>
        </w:tc>
      </w:tr>
      <w:tr w:rsidR="006F2CA2" w:rsidRPr="006F2CA2" w14:paraId="6DF839FC" w14:textId="77777777" w:rsidTr="00132751">
        <w:trPr>
          <w:divId w:val="2116439976"/>
          <w:cantSplit/>
          <w:jc w:val="center"/>
        </w:trPr>
        <w:tc>
          <w:tcPr>
            <w:tcW w:w="9050" w:type="dxa"/>
          </w:tcPr>
          <w:p w14:paraId="3C6AF2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21A6A7A0" w14:textId="77777777" w:rsidTr="00132751">
        <w:trPr>
          <w:divId w:val="2116439976"/>
          <w:cantSplit/>
          <w:jc w:val="center"/>
        </w:trPr>
        <w:tc>
          <w:tcPr>
            <w:tcW w:w="9050" w:type="dxa"/>
          </w:tcPr>
          <w:p w14:paraId="66D558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132751" w:rsidRPr="006F2CA2" w14:paraId="019D041C" w14:textId="77777777"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14:paraId="7BD5093D" w14:textId="77777777" w:rsidTr="00FE36E9">
              <w:trPr>
                <w:gridAfter w:val="1"/>
                <w:wAfter w:w="20" w:type="dxa"/>
                <w:cantSplit/>
                <w:jc w:val="center"/>
              </w:trPr>
              <w:tc>
                <w:tcPr>
                  <w:tcW w:w="7100" w:type="dxa"/>
                  <w:gridSpan w:val="4"/>
                </w:tcPr>
                <w:p w14:paraId="117976F3" w14:textId="77777777" w:rsidR="00132751" w:rsidRDefault="00132751" w:rsidP="00132751">
                  <w:pPr>
                    <w:pStyle w:val="TableItemCentered"/>
                  </w:pPr>
                  <w:r w:rsidRPr="006F2CA2">
                    <w:rPr>
                      <w:sz w:val="26"/>
                    </w:rPr>
                    <w:lastRenderedPageBreak/>
                    <w:br w:type="page"/>
                  </w:r>
                  <w:r>
                    <w:fldChar w:fldCharType="begin"/>
                  </w:r>
                  <w:r>
                    <w:instrText xml:space="preserve"> GUID=64c60096-eb9a-410c-8c95-0cef434bd09c </w:instrText>
                  </w:r>
                  <w:r>
                    <w:fldChar w:fldCharType="end"/>
                  </w:r>
                  <w:r>
                    <w:t>FORM 65</w:t>
                  </w:r>
                </w:p>
              </w:tc>
            </w:tr>
            <w:tr w:rsidR="00132751" w14:paraId="03C6129D" w14:textId="77777777" w:rsidTr="00FE36E9">
              <w:trPr>
                <w:gridAfter w:val="2"/>
                <w:wAfter w:w="2469" w:type="dxa"/>
                <w:cantSplit/>
                <w:jc w:val="center"/>
              </w:trPr>
              <w:tc>
                <w:tcPr>
                  <w:tcW w:w="4651" w:type="dxa"/>
                  <w:gridSpan w:val="3"/>
                </w:tcPr>
                <w:p w14:paraId="36D05582" w14:textId="77777777" w:rsidR="00132751" w:rsidRPr="00FA07FF" w:rsidRDefault="00132751" w:rsidP="00132751">
                  <w:pPr>
                    <w:pStyle w:val="TableItemCentered"/>
                    <w:ind w:left="63"/>
                    <w:jc w:val="left"/>
                    <w:rPr>
                      <w:sz w:val="18"/>
                      <w:szCs w:val="18"/>
                    </w:rPr>
                  </w:pPr>
                  <w:r w:rsidRPr="00FA07FF">
                    <w:rPr>
                      <w:sz w:val="18"/>
                      <w:szCs w:val="18"/>
                    </w:rPr>
                    <w:t>R.296</w:t>
                  </w:r>
                </w:p>
                <w:p w14:paraId="716D28E0" w14:textId="77777777"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14:paraId="771E2DFC" w14:textId="77777777" w:rsidTr="00FE36E9">
              <w:trPr>
                <w:gridAfter w:val="1"/>
                <w:wAfter w:w="20" w:type="dxa"/>
                <w:cantSplit/>
                <w:jc w:val="center"/>
              </w:trPr>
              <w:tc>
                <w:tcPr>
                  <w:tcW w:w="7100" w:type="dxa"/>
                  <w:gridSpan w:val="4"/>
                </w:tcPr>
                <w:p w14:paraId="60C4C09D" w14:textId="77777777"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14:paraId="0160E90B" w14:textId="77777777" w:rsidTr="00FE36E9">
              <w:trPr>
                <w:gridAfter w:val="1"/>
                <w:wAfter w:w="20" w:type="dxa"/>
                <w:cantSplit/>
                <w:jc w:val="center"/>
              </w:trPr>
              <w:tc>
                <w:tcPr>
                  <w:tcW w:w="7100" w:type="dxa"/>
                  <w:gridSpan w:val="4"/>
                </w:tcPr>
                <w:p w14:paraId="5BD70C6A" w14:textId="77777777"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w:t>
                  </w:r>
                  <w:proofErr w:type="gramStart"/>
                  <w:r>
                    <w:t>  ,</w:t>
                  </w:r>
                  <w:proofErr w:type="gramEnd"/>
                  <w:r>
                    <w:t xml:space="preserve"> and upon hearing</w:t>
                  </w:r>
                </w:p>
                <w:p w14:paraId="64041FB0" w14:textId="77777777"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w:t>
                  </w:r>
                  <w:proofErr w:type="gramStart"/>
                  <w:r>
                    <w:t>   (</w:t>
                  </w:r>
                  <w:proofErr w:type="gramEnd"/>
                  <w:r>
                    <w:t>state the numbers of the suits/originating summonses which are being consolidated) and that all subsequent documents be filed in Suit/Originating Summons No.            (state any other orders or directions given by the Court).</w:t>
                  </w:r>
                </w:p>
                <w:p w14:paraId="0D409355" w14:textId="77777777"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roofErr w:type="gramStart"/>
                  <w:r>
                    <w:t>  .</w:t>
                  </w:r>
                  <w:proofErr w:type="gramEnd"/>
                </w:p>
              </w:tc>
            </w:tr>
            <w:tr w:rsidR="00132751" w14:paraId="06AA7086" w14:textId="77777777" w:rsidTr="00FE36E9">
              <w:trPr>
                <w:gridAfter w:val="1"/>
                <w:wAfter w:w="20" w:type="dxa"/>
                <w:cantSplit/>
                <w:jc w:val="center"/>
              </w:trPr>
              <w:tc>
                <w:tcPr>
                  <w:tcW w:w="7100" w:type="dxa"/>
                  <w:gridSpan w:val="4"/>
                </w:tcPr>
                <w:p w14:paraId="7DD8F135" w14:textId="77777777" w:rsidR="00132751" w:rsidRDefault="00132751" w:rsidP="00132751">
                  <w:pPr>
                    <w:pStyle w:val="TableItemCentered"/>
                  </w:pPr>
                  <w:r>
                    <w:fldChar w:fldCharType="begin"/>
                  </w:r>
                  <w:r>
                    <w:instrText xml:space="preserve"> GUID=c0fa56f0-bea8-4fb8-9aa9-a90bfdf7ead2 </w:instrText>
                  </w:r>
                  <w:r>
                    <w:fldChar w:fldCharType="end"/>
                  </w:r>
                </w:p>
              </w:tc>
            </w:tr>
            <w:tr w:rsidR="00132751" w14:paraId="75EDD406" w14:textId="77777777" w:rsidTr="00FE36E9">
              <w:trPr>
                <w:gridAfter w:val="1"/>
                <w:wAfter w:w="20" w:type="dxa"/>
                <w:cantSplit/>
                <w:jc w:val="center"/>
              </w:trPr>
              <w:tc>
                <w:tcPr>
                  <w:tcW w:w="7100" w:type="dxa"/>
                  <w:gridSpan w:val="4"/>
                </w:tcPr>
                <w:p w14:paraId="53AB83D8" w14:textId="77777777"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14:paraId="4FAF9CCA" w14:textId="77777777" w:rsidTr="00FE36E9">
              <w:trPr>
                <w:cantSplit/>
                <w:jc w:val="center"/>
              </w:trPr>
              <w:tc>
                <w:tcPr>
                  <w:tcW w:w="7120" w:type="dxa"/>
                  <w:gridSpan w:val="5"/>
                </w:tcPr>
                <w:p w14:paraId="3FEBF339" w14:textId="77777777" w:rsidR="00132751" w:rsidRDefault="00132751" w:rsidP="00132751">
                  <w:pPr>
                    <w:pStyle w:val="TableItemCentered"/>
                  </w:pPr>
                </w:p>
                <w:p w14:paraId="59DEB416" w14:textId="77777777"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14:paraId="792D6105" w14:textId="77777777" w:rsidTr="00FE36E9">
              <w:trPr>
                <w:cantSplit/>
                <w:jc w:val="center"/>
              </w:trPr>
              <w:tc>
                <w:tcPr>
                  <w:tcW w:w="1660" w:type="dxa"/>
                </w:tcPr>
                <w:p w14:paraId="1F1EC155" w14:textId="77777777"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14:paraId="79EBAC72" w14:textId="77777777"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14:paraId="6143980F" w14:textId="77777777" w:rsidR="00132751" w:rsidRDefault="00132751" w:rsidP="00132751">
                  <w:pPr>
                    <w:pStyle w:val="TableItemCentered"/>
                  </w:pPr>
                  <w:r>
                    <w:fldChar w:fldCharType="begin"/>
                  </w:r>
                  <w:r>
                    <w:instrText xml:space="preserve"> GUID=7a75b2c3-01a6-4408-b609-cc9843fe48c5 </w:instrText>
                  </w:r>
                  <w:r>
                    <w:fldChar w:fldCharType="end"/>
                  </w:r>
                </w:p>
              </w:tc>
            </w:tr>
            <w:tr w:rsidR="00132751" w14:paraId="7D65DF03" w14:textId="77777777" w:rsidTr="00FE36E9">
              <w:trPr>
                <w:cantSplit/>
                <w:jc w:val="center"/>
              </w:trPr>
              <w:tc>
                <w:tcPr>
                  <w:tcW w:w="7120" w:type="dxa"/>
                  <w:gridSpan w:val="5"/>
                </w:tcPr>
                <w:p w14:paraId="5CEFFA65" w14:textId="77777777"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14:paraId="4237309B" w14:textId="77777777" w:rsidTr="00FE36E9">
              <w:trPr>
                <w:cantSplit/>
                <w:jc w:val="center"/>
              </w:trPr>
              <w:tc>
                <w:tcPr>
                  <w:tcW w:w="7120" w:type="dxa"/>
                  <w:gridSpan w:val="5"/>
                </w:tcPr>
                <w:p w14:paraId="48296CA0" w14:textId="77777777" w:rsidR="00132751" w:rsidRDefault="00132751" w:rsidP="00132751">
                  <w:pPr>
                    <w:pStyle w:val="TableItemNoIndent"/>
                  </w:pPr>
                  <w:r>
                    <w:fldChar w:fldCharType="begin"/>
                  </w:r>
                  <w:r>
                    <w:instrText xml:space="preserve"> GUID=ae2609d0-faf6-4ca2-9e3c-5d4531db5100 </w:instrText>
                  </w:r>
                  <w:r>
                    <w:fldChar w:fldCharType="end"/>
                  </w:r>
                  <w:r>
                    <w:t>Suit No.              of 20     </w:t>
                  </w:r>
                  <w:proofErr w:type="gramStart"/>
                  <w:r>
                    <w:t>  .</w:t>
                  </w:r>
                  <w:proofErr w:type="gramEnd"/>
                </w:p>
                <w:p w14:paraId="78391DBF" w14:textId="77777777"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14:paraId="69DD1286" w14:textId="77777777" w:rsidTr="00FE36E9">
              <w:trPr>
                <w:cantSplit/>
                <w:jc w:val="center"/>
              </w:trPr>
              <w:tc>
                <w:tcPr>
                  <w:tcW w:w="7120" w:type="dxa"/>
                  <w:gridSpan w:val="5"/>
                </w:tcPr>
                <w:p w14:paraId="5A508CD7" w14:textId="77777777" w:rsidR="00132751" w:rsidRDefault="00132751" w:rsidP="00132751">
                  <w:pPr>
                    <w:pStyle w:val="TableItemCentered"/>
                  </w:pPr>
                  <w:r>
                    <w:fldChar w:fldCharType="begin"/>
                  </w:r>
                  <w:r>
                    <w:instrText xml:space="preserve"> GUID=c5f61173-b7c2-47dc-83bb-0b9979472050 </w:instrText>
                  </w:r>
                  <w:r>
                    <w:fldChar w:fldCharType="end"/>
                  </w:r>
                  <w:r>
                    <w:t>Between</w:t>
                  </w:r>
                </w:p>
                <w:p w14:paraId="5F37E879" w14:textId="77777777"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14:paraId="7EDE5806" w14:textId="77777777" w:rsidR="00132751" w:rsidRDefault="00132751" w:rsidP="00132751">
                  <w:pPr>
                    <w:pStyle w:val="TableItemCentered"/>
                  </w:pPr>
                  <w:r>
                    <w:fldChar w:fldCharType="begin"/>
                  </w:r>
                  <w:r>
                    <w:instrText xml:space="preserve"> GUID=6465a91a-12bb-4e29-810e-92dde66eb2dc </w:instrText>
                  </w:r>
                  <w:r>
                    <w:fldChar w:fldCharType="end"/>
                  </w:r>
                  <w:r>
                    <w:t>And</w:t>
                  </w:r>
                </w:p>
                <w:p w14:paraId="32E3D7DD" w14:textId="77777777"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14:paraId="15A01262" w14:textId="77777777" w:rsidTr="00FE36E9">
              <w:trPr>
                <w:cantSplit/>
                <w:jc w:val="center"/>
              </w:trPr>
              <w:tc>
                <w:tcPr>
                  <w:tcW w:w="7120" w:type="dxa"/>
                  <w:gridSpan w:val="5"/>
                </w:tcPr>
                <w:p w14:paraId="611C8554" w14:textId="77777777" w:rsidR="00132751" w:rsidRDefault="00132751" w:rsidP="00132751">
                  <w:pPr>
                    <w:pStyle w:val="TableItemNoIndent"/>
                  </w:pPr>
                  <w:r>
                    <w:fldChar w:fldCharType="begin"/>
                  </w:r>
                  <w:r>
                    <w:instrText xml:space="preserve"> GUID=3c818829-f4a9-4a26-9458-ed8caa7e5901 </w:instrText>
                  </w:r>
                  <w:r>
                    <w:fldChar w:fldCharType="end"/>
                  </w:r>
                  <w:r>
                    <w:t>To     THE DEFENDANT(S) [name]</w:t>
                  </w:r>
                </w:p>
                <w:p w14:paraId="1E33E1E0" w14:textId="77777777" w:rsidR="00132751" w:rsidRDefault="00132751" w:rsidP="00132751">
                  <w:pPr>
                    <w:pStyle w:val="TableItemNoIndent"/>
                  </w:pPr>
                  <w:r>
                    <w:fldChar w:fldCharType="begin"/>
                  </w:r>
                  <w:r>
                    <w:instrText xml:space="preserve"> GUID=64bf9618-dce9-44a6-a2c9-2cbd11471100 </w:instrText>
                  </w:r>
                  <w:r>
                    <w:fldChar w:fldCharType="end"/>
                  </w:r>
                  <w:r>
                    <w:t>of [address]</w:t>
                  </w:r>
                </w:p>
                <w:p w14:paraId="476D199A" w14:textId="77777777"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3F7C10DF" w14:textId="77777777"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roofErr w:type="gramStart"/>
                  <w:r>
                    <w:t>  .</w:t>
                  </w:r>
                  <w:proofErr w:type="gramEnd"/>
                </w:p>
              </w:tc>
            </w:tr>
            <w:tr w:rsidR="00132751" w14:paraId="197C37A6" w14:textId="77777777" w:rsidTr="00FE36E9">
              <w:trPr>
                <w:cantSplit/>
                <w:jc w:val="center"/>
              </w:trPr>
              <w:tc>
                <w:tcPr>
                  <w:tcW w:w="7120" w:type="dxa"/>
                  <w:gridSpan w:val="5"/>
                </w:tcPr>
                <w:p w14:paraId="38EDE523" w14:textId="77777777"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14:paraId="22DCBAEA" w14:textId="77777777" w:rsidTr="00FE36E9">
              <w:trPr>
                <w:cantSplit/>
                <w:trHeight w:val="180"/>
                <w:jc w:val="center"/>
              </w:trPr>
              <w:tc>
                <w:tcPr>
                  <w:tcW w:w="4237" w:type="dxa"/>
                  <w:gridSpan w:val="2"/>
                </w:tcPr>
                <w:p w14:paraId="4D6F9D2B" w14:textId="77777777"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14:paraId="4DED477F" w14:textId="77777777" w:rsidR="00132751" w:rsidRDefault="00132751" w:rsidP="00132751">
                  <w:pPr>
                    <w:pStyle w:val="TableItemNoIndent"/>
                  </w:pPr>
                  <w:r>
                    <w:fldChar w:fldCharType="begin"/>
                  </w:r>
                  <w:r>
                    <w:instrText xml:space="preserve"> GUID=b487c429-8762-44a3-987d-ec52847b6145 </w:instrText>
                  </w:r>
                  <w:r>
                    <w:fldChar w:fldCharType="end"/>
                  </w:r>
                </w:p>
              </w:tc>
            </w:tr>
            <w:tr w:rsidR="00132751" w14:paraId="3D32976F" w14:textId="77777777" w:rsidTr="00FE36E9">
              <w:trPr>
                <w:cantSplit/>
                <w:trHeight w:val="180"/>
                <w:jc w:val="center"/>
              </w:trPr>
              <w:tc>
                <w:tcPr>
                  <w:tcW w:w="4237" w:type="dxa"/>
                  <w:gridSpan w:val="2"/>
                </w:tcPr>
                <w:p w14:paraId="08FB6C71" w14:textId="77777777"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14:paraId="307BDED4" w14:textId="77777777"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14:paraId="1B203233" w14:textId="77777777" w:rsidR="00132751" w:rsidRDefault="00132751" w:rsidP="00132751">
                  <w:pPr>
                    <w:pStyle w:val="TableItemCentered"/>
                  </w:pPr>
                </w:p>
              </w:tc>
            </w:tr>
            <w:tr w:rsidR="00132751" w14:paraId="7A36567E" w14:textId="77777777" w:rsidTr="00FE36E9">
              <w:trPr>
                <w:cantSplit/>
                <w:jc w:val="center"/>
              </w:trPr>
              <w:tc>
                <w:tcPr>
                  <w:tcW w:w="7120" w:type="dxa"/>
                  <w:gridSpan w:val="5"/>
                </w:tcPr>
                <w:p w14:paraId="58E84D0C" w14:textId="77777777" w:rsidR="00132751" w:rsidRDefault="00132751" w:rsidP="00132751">
                  <w:pPr>
                    <w:pStyle w:val="ScheduleSectionTextIndent"/>
                    <w:ind w:left="620" w:hanging="600"/>
                  </w:pPr>
                  <w:r>
                    <w:lastRenderedPageBreak/>
                    <w:fldChar w:fldCharType="begin"/>
                  </w:r>
                  <w:r>
                    <w:instrText xml:space="preserve"> GUID=a462d6e0-26bb-4811-93ad-48b3cf139154 </w:instrText>
                  </w:r>
                  <w:r>
                    <w:fldChar w:fldCharType="end"/>
                  </w:r>
                  <w:r>
                    <w:rPr>
                      <w:i/>
                    </w:rPr>
                    <w:t>(Note:</w:t>
                  </w:r>
                  <w:r>
                    <w:rPr>
                      <w:i/>
                    </w:rPr>
                    <w:tab/>
                    <w:t xml:space="preserve">If any defendant is outside the jurisdiction, a separate </w:t>
                  </w:r>
                  <w:proofErr w:type="gramStart"/>
                  <w:r>
                    <w:rPr>
                      <w:i/>
                    </w:rPr>
                    <w:t>period of time</w:t>
                  </w:r>
                  <w:proofErr w:type="gramEnd"/>
                  <w:r>
                    <w:rPr>
                      <w:i/>
                    </w:rPr>
                    <w:t xml:space="preserve"> for entering appearance must be inserted.)</w:t>
                  </w:r>
                </w:p>
                <w:p w14:paraId="62E0A963" w14:textId="77777777" w:rsidR="00132751" w:rsidRDefault="00132751" w:rsidP="00132751">
                  <w:pPr>
                    <w:pStyle w:val="TableItemCentered"/>
                  </w:pPr>
                  <w:r>
                    <w:fldChar w:fldCharType="begin"/>
                  </w:r>
                  <w:r>
                    <w:instrText xml:space="preserve"> GUID=8841f738-fbe2-429f-8193-c1c847c1f32d </w:instrText>
                  </w:r>
                  <w:r>
                    <w:fldChar w:fldCharType="end"/>
                  </w:r>
                  <w:r>
                    <w:rPr>
                      <w:i/>
                    </w:rPr>
                    <w:t>Memorandum to be subscribed on the writ</w:t>
                  </w:r>
                </w:p>
                <w:p w14:paraId="5FCF279C" w14:textId="77777777"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14:paraId="292F740C" w14:textId="77777777"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14:paraId="1C83CB2D" w14:textId="77777777"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14:paraId="07163686" w14:textId="77777777"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14:paraId="2686FCBE" w14:textId="77777777" w:rsidTr="00FE36E9">
              <w:trPr>
                <w:cantSplit/>
                <w:jc w:val="center"/>
              </w:trPr>
              <w:tc>
                <w:tcPr>
                  <w:tcW w:w="7120" w:type="dxa"/>
                  <w:gridSpan w:val="5"/>
                </w:tcPr>
                <w:p w14:paraId="11A1193C" w14:textId="77777777"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14:paraId="6C51D734" w14:textId="77777777"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14:paraId="1AB9DFE0" w14:textId="77777777" w:rsidR="00132751" w:rsidRDefault="00132751" w:rsidP="00132751">
                  <w:pPr>
                    <w:pStyle w:val="ScheduleSectionTextIndent"/>
                    <w:ind w:firstLine="600"/>
                  </w:pPr>
                  <w:r>
                    <w:fldChar w:fldCharType="begin"/>
                  </w:r>
                  <w:r>
                    <w:instrText xml:space="preserve"> GUID=f418125b-b107-43fd-858e-cc2453d12652 </w:instrText>
                  </w:r>
                  <w:r>
                    <w:fldChar w:fldCharType="end"/>
                  </w:r>
                  <w:r>
                    <w:t>And $              </w:t>
                  </w:r>
                  <w:proofErr w:type="gramStart"/>
                  <w:r>
                    <w:t>   (</w:t>
                  </w:r>
                  <w:proofErr w:type="gramEnd"/>
                  <w: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67CE631F" w14:textId="77777777"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14:paraId="73BD98CA" w14:textId="77777777"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4B9B793D" w14:textId="77777777"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14:paraId="343B564D" w14:textId="77777777" w:rsidTr="00FE36E9">
              <w:trPr>
                <w:cantSplit/>
                <w:jc w:val="center"/>
              </w:trPr>
              <w:tc>
                <w:tcPr>
                  <w:tcW w:w="7120" w:type="dxa"/>
                  <w:gridSpan w:val="5"/>
                </w:tcPr>
                <w:p w14:paraId="239AC7DD" w14:textId="77777777"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14:paraId="03F21DAA" w14:textId="77777777"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w:t>
                  </w:r>
                  <w:proofErr w:type="gramStart"/>
                  <w:r>
                    <w:t>   (</w:t>
                  </w:r>
                  <w:proofErr w:type="gramEnd"/>
                  <w:r>
                    <w:t>or where the plaintiff sues in person). This writ is issued by the said plaintiff who resides at                         and is (state occupation) and (if the plaintiff does not reside within the jurisdiction) whose address for service is                                     </w:t>
                  </w:r>
                  <w:proofErr w:type="gramStart"/>
                  <w:r>
                    <w:t>  .</w:t>
                  </w:r>
                  <w:proofErr w:type="gramEnd"/>
                </w:p>
                <w:p w14:paraId="7A68B4F5" w14:textId="77777777"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14:paraId="1DF30FAB" w14:textId="77777777"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w:t>
                  </w:r>
                  <w:proofErr w:type="spellStart"/>
                  <w:r>
                    <w:t>by</w:t>
                  </w:r>
                  <w:proofErr w:type="spellEnd"/>
                  <w:r>
                    <w:t xml:space="preserve">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14:paraId="10ACE5EC" w14:textId="77777777"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roofErr w:type="gramStart"/>
                  <w:r>
                    <w:t>  .</w:t>
                  </w:r>
                  <w:proofErr w:type="gramEnd"/>
                </w:p>
                <w:p w14:paraId="53FD3732" w14:textId="77777777"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14:paraId="636A9958"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B89A8DA"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B1F6B8B"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F6D7DC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667E08D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C24FA25"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14:paraId="65D422A8" w14:textId="77777777" w:rsidTr="00132751">
        <w:trPr>
          <w:divId w:val="2116439976"/>
          <w:cantSplit/>
          <w:jc w:val="center"/>
        </w:trPr>
        <w:tc>
          <w:tcPr>
            <w:tcW w:w="9050" w:type="dxa"/>
          </w:tcPr>
          <w:p w14:paraId="7FB34F27" w14:textId="77777777"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 xml:space="preserve">If any defendant is outside the jurisdiction, a separate </w:t>
            </w:r>
            <w:proofErr w:type="gramStart"/>
            <w:r w:rsidRPr="006F2CA2">
              <w:rPr>
                <w:rFonts w:ascii="Times New Roman" w:hAnsi="Times New Roman" w:cs="Times New Roman"/>
                <w:i/>
                <w:sz w:val="22"/>
                <w:szCs w:val="20"/>
                <w:lang w:val="en-GB" w:eastAsia="en-US"/>
              </w:rPr>
              <w:t>period of time</w:t>
            </w:r>
            <w:proofErr w:type="gramEnd"/>
            <w:r w:rsidRPr="006F2CA2">
              <w:rPr>
                <w:rFonts w:ascii="Times New Roman" w:hAnsi="Times New Roman" w:cs="Times New Roman"/>
                <w:i/>
                <w:sz w:val="22"/>
                <w:szCs w:val="20"/>
                <w:lang w:val="en-GB" w:eastAsia="en-US"/>
              </w:rPr>
              <w:t xml:space="preserve"> for entering appearance must be inserted.)</w:t>
            </w:r>
          </w:p>
          <w:p w14:paraId="1CF09916"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52DA10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14:paraId="52887B8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14:paraId="58F834B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14:paraId="450B8402"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14:paraId="54A60DFF" w14:textId="77777777" w:rsidTr="00132751">
        <w:trPr>
          <w:divId w:val="2116439976"/>
          <w:cantSplit/>
          <w:jc w:val="center"/>
        </w:trPr>
        <w:tc>
          <w:tcPr>
            <w:tcW w:w="9050" w:type="dxa"/>
          </w:tcPr>
          <w:p w14:paraId="1642706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14:paraId="0DDE21E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14:paraId="1DC7DE55"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17A931E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14:paraId="50ED4323"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39358116"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14:paraId="24F02256" w14:textId="77777777" w:rsidTr="00132751">
        <w:trPr>
          <w:divId w:val="2116439976"/>
          <w:cantSplit/>
          <w:jc w:val="center"/>
        </w:trPr>
        <w:tc>
          <w:tcPr>
            <w:tcW w:w="9050" w:type="dxa"/>
          </w:tcPr>
          <w:p w14:paraId="0173C3C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14:paraId="512AA8D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val="en-GB" w:eastAsia="en-US"/>
              </w:rPr>
              <w:t>  .</w:t>
            </w:r>
            <w:proofErr w:type="gramEnd"/>
          </w:p>
          <w:p w14:paraId="6C9B5FF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14:paraId="1FBDB70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w:t>
            </w:r>
            <w:proofErr w:type="spellStart"/>
            <w:r w:rsidRPr="006F2CA2">
              <w:rPr>
                <w:rFonts w:ascii="Times New Roman" w:hAnsi="Times New Roman" w:cs="Times New Roman"/>
                <w:sz w:val="22"/>
                <w:szCs w:val="20"/>
                <w:lang w:val="en-GB" w:eastAsia="en-US"/>
              </w:rPr>
              <w:t>by</w:t>
            </w:r>
            <w:proofErr w:type="spellEnd"/>
            <w:r w:rsidRPr="006F2CA2">
              <w:rPr>
                <w:rFonts w:ascii="Times New Roman" w:hAnsi="Times New Roman" w:cs="Times New Roman"/>
                <w:sz w:val="22"/>
                <w:szCs w:val="20"/>
                <w:lang w:val="en-GB"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14:paraId="4C23BD8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roofErr w:type="gramStart"/>
            <w:r w:rsidRPr="006F2CA2">
              <w:rPr>
                <w:rFonts w:ascii="Times New Roman" w:hAnsi="Times New Roman" w:cs="Times New Roman"/>
                <w:sz w:val="22"/>
                <w:szCs w:val="20"/>
                <w:lang w:val="en-GB" w:eastAsia="en-US"/>
              </w:rPr>
              <w:t>  .</w:t>
            </w:r>
            <w:proofErr w:type="gramEnd"/>
          </w:p>
          <w:p w14:paraId="122B5F35" w14:textId="77777777"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14:paraId="2B620BE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14:paraId="43928BA7" w14:textId="77777777" w:rsidTr="006F2CA2">
        <w:trPr>
          <w:divId w:val="2116439976"/>
          <w:cantSplit/>
          <w:jc w:val="center"/>
        </w:trPr>
        <w:tc>
          <w:tcPr>
            <w:tcW w:w="7080" w:type="dxa"/>
            <w:gridSpan w:val="4"/>
          </w:tcPr>
          <w:p w14:paraId="6B7005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14:paraId="657BE796" w14:textId="77777777" w:rsidTr="006F2CA2">
        <w:trPr>
          <w:divId w:val="2116439976"/>
          <w:cantSplit/>
          <w:jc w:val="center"/>
        </w:trPr>
        <w:tc>
          <w:tcPr>
            <w:tcW w:w="1734" w:type="dxa"/>
          </w:tcPr>
          <w:p w14:paraId="680468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14:paraId="0C353F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DFC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14:paraId="31FD8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14:paraId="4891D41D" w14:textId="77777777" w:rsidTr="006F2CA2">
        <w:trPr>
          <w:divId w:val="2116439976"/>
          <w:cantSplit/>
          <w:jc w:val="center"/>
        </w:trPr>
        <w:tc>
          <w:tcPr>
            <w:tcW w:w="7080" w:type="dxa"/>
            <w:gridSpan w:val="4"/>
          </w:tcPr>
          <w:p w14:paraId="5D7040C1"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36710F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A5CE3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015A6FEC" w14:textId="77777777" w:rsidTr="006F2CA2">
        <w:trPr>
          <w:divId w:val="2116439976"/>
          <w:cantSplit/>
          <w:jc w:val="center"/>
        </w:trPr>
        <w:tc>
          <w:tcPr>
            <w:tcW w:w="7080" w:type="dxa"/>
            <w:gridSpan w:val="4"/>
          </w:tcPr>
          <w:p w14:paraId="1D83321B" w14:textId="77777777" w:rsidR="00ED7FA2" w:rsidRDefault="00ED7FA2" w:rsidP="006F2CA2">
            <w:pPr>
              <w:spacing w:before="60" w:after="60" w:line="240" w:lineRule="auto"/>
              <w:jc w:val="center"/>
              <w:rPr>
                <w:rFonts w:ascii="Times New Roman" w:hAnsi="Times New Roman" w:cs="Times New Roman"/>
                <w:sz w:val="22"/>
                <w:szCs w:val="20"/>
                <w:lang w:val="en-GB" w:eastAsia="en-US"/>
              </w:rPr>
            </w:pPr>
          </w:p>
          <w:p w14:paraId="4D25F9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14:paraId="44F18A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14:paraId="423EE637" w14:textId="77777777" w:rsidTr="006F2CA2">
        <w:trPr>
          <w:gridAfter w:val="2"/>
          <w:divId w:val="2116439976"/>
          <w:wAfter w:w="2596" w:type="dxa"/>
          <w:cantSplit/>
          <w:jc w:val="center"/>
        </w:trPr>
        <w:tc>
          <w:tcPr>
            <w:tcW w:w="4484" w:type="dxa"/>
            <w:gridSpan w:val="2"/>
          </w:tcPr>
          <w:p w14:paraId="05845F0B" w14:textId="77777777"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14:paraId="180FA1E8" w14:textId="77777777" w:rsidTr="006F2CA2">
        <w:trPr>
          <w:divId w:val="2116439976"/>
          <w:cantSplit/>
          <w:jc w:val="center"/>
        </w:trPr>
        <w:tc>
          <w:tcPr>
            <w:tcW w:w="7080" w:type="dxa"/>
            <w:gridSpan w:val="4"/>
          </w:tcPr>
          <w:p w14:paraId="02129A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EB6D0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676C9E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62BC4A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08244D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73CD6DE8"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2AFE59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7AAB97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3DA17B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00CB7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AC2F91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14:paraId="054E5C79" w14:textId="77777777" w:rsidTr="006F2CA2">
        <w:trPr>
          <w:divId w:val="2116439976"/>
          <w:cantSplit/>
          <w:jc w:val="center"/>
        </w:trPr>
        <w:tc>
          <w:tcPr>
            <w:tcW w:w="1020" w:type="dxa"/>
          </w:tcPr>
          <w:p w14:paraId="14DB4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3C052D0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14:paraId="2D9C3D5E"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14:paraId="5DEB11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0DE0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14:paraId="156601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14:paraId="2EA86907" w14:textId="77777777" w:rsidTr="006F2CA2">
        <w:trPr>
          <w:divId w:val="2116439976"/>
          <w:cantSplit/>
          <w:jc w:val="center"/>
        </w:trPr>
        <w:tc>
          <w:tcPr>
            <w:tcW w:w="7100" w:type="dxa"/>
            <w:gridSpan w:val="5"/>
          </w:tcPr>
          <w:p w14:paraId="2A3E3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FC603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5A80B9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175F6DC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4303158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685EAD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verily believe that I have a good cause of action against the abovenamed defendant (state the facts, or refer to the Statement of Claim filed, or exhibit a copy of the proposed Statement of Claim, or refer to the originating process and any affidavits filed therein).</w:t>
            </w:r>
          </w:p>
          <w:p w14:paraId="132546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17FB348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1B1A36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579BF7E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1581C6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16C24E3" w14:textId="77777777" w:rsidTr="006F2CA2">
        <w:trPr>
          <w:divId w:val="2116439976"/>
          <w:cantSplit/>
          <w:jc w:val="center"/>
        </w:trPr>
        <w:tc>
          <w:tcPr>
            <w:tcW w:w="7100" w:type="dxa"/>
            <w:gridSpan w:val="5"/>
          </w:tcPr>
          <w:p w14:paraId="0DD1ED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9851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14:paraId="07012270" w14:textId="77777777" w:rsidTr="006F2CA2">
        <w:trPr>
          <w:divId w:val="2116439976"/>
          <w:cantSplit/>
          <w:jc w:val="center"/>
        </w:trPr>
        <w:tc>
          <w:tcPr>
            <w:tcW w:w="1080" w:type="dxa"/>
            <w:gridSpan w:val="2"/>
          </w:tcPr>
          <w:p w14:paraId="7CCFC2C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14:paraId="4970FE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CD23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14:paraId="6ED54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14:paraId="67EF6CA4" w14:textId="77777777" w:rsidTr="006F2CA2">
        <w:trPr>
          <w:divId w:val="2116439976"/>
          <w:cantSplit/>
          <w:jc w:val="center"/>
        </w:trPr>
        <w:tc>
          <w:tcPr>
            <w:tcW w:w="7100" w:type="dxa"/>
            <w:gridSpan w:val="5"/>
          </w:tcPr>
          <w:p w14:paraId="5192D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A260F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13948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3D9D2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51A866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47F4B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8373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727C6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14:paraId="038066E7" w14:textId="77777777" w:rsidTr="006F2CA2">
        <w:trPr>
          <w:divId w:val="2116439976"/>
          <w:cantSplit/>
          <w:jc w:val="center"/>
        </w:trPr>
        <w:tc>
          <w:tcPr>
            <w:tcW w:w="7120" w:type="dxa"/>
            <w:gridSpan w:val="3"/>
          </w:tcPr>
          <w:p w14:paraId="7BEB0D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14:paraId="041D5207" w14:textId="77777777" w:rsidTr="006F2CA2">
        <w:trPr>
          <w:divId w:val="2116439976"/>
          <w:cantSplit/>
          <w:jc w:val="center"/>
        </w:trPr>
        <w:tc>
          <w:tcPr>
            <w:tcW w:w="1300" w:type="dxa"/>
          </w:tcPr>
          <w:p w14:paraId="6FF870A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14:paraId="290599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6E327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14:paraId="635D0F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14:paraId="6C09390C" w14:textId="77777777" w:rsidTr="006F2CA2">
        <w:trPr>
          <w:divId w:val="2116439976"/>
          <w:cantSplit/>
          <w:jc w:val="center"/>
        </w:trPr>
        <w:tc>
          <w:tcPr>
            <w:tcW w:w="7120" w:type="dxa"/>
            <w:gridSpan w:val="3"/>
          </w:tcPr>
          <w:p w14:paraId="73E08D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B40C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(defendant)                                                                          , at                 or elsewhere in (name of country) and that it may be served —</w:t>
            </w:r>
          </w:p>
          <w:p w14:paraId="7E5588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325250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AE0006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E7B519F"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(delete which methods not desired)</w:t>
            </w:r>
          </w:p>
          <w:p w14:paraId="7BF70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4EB0BB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D04CB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38DE797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14:paraId="36EDCA9E" w14:textId="77777777" w:rsidTr="006F2CA2">
        <w:trPr>
          <w:divId w:val="2116439976"/>
          <w:cantSplit/>
          <w:jc w:val="center"/>
        </w:trPr>
        <w:tc>
          <w:tcPr>
            <w:tcW w:w="7060" w:type="dxa"/>
            <w:gridSpan w:val="3"/>
          </w:tcPr>
          <w:p w14:paraId="49E6D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14:paraId="56A40AAD" w14:textId="77777777" w:rsidTr="006F2CA2">
        <w:trPr>
          <w:divId w:val="2116439976"/>
          <w:cantSplit/>
          <w:trHeight w:val="560"/>
          <w:jc w:val="center"/>
        </w:trPr>
        <w:tc>
          <w:tcPr>
            <w:tcW w:w="1320" w:type="dxa"/>
            <w:vMerge w:val="restart"/>
          </w:tcPr>
          <w:p w14:paraId="5B82D76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p>
        </w:tc>
        <w:tc>
          <w:tcPr>
            <w:tcW w:w="4380" w:type="dxa"/>
          </w:tcPr>
          <w:p w14:paraId="458E79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DC44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14:paraId="6E47E1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464E981B" w14:textId="77777777" w:rsidTr="006F2CA2">
        <w:trPr>
          <w:divId w:val="2116439976"/>
          <w:cantSplit/>
          <w:trHeight w:val="400"/>
          <w:jc w:val="center"/>
        </w:trPr>
        <w:tc>
          <w:tcPr>
            <w:tcW w:w="1320" w:type="dxa"/>
            <w:vAlign w:val="center"/>
          </w:tcPr>
          <w:p w14:paraId="6E3A7A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14:paraId="54869A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14:paraId="4ADAC8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C2E524D" w14:textId="77777777" w:rsidTr="006F2CA2">
        <w:trPr>
          <w:divId w:val="2116439976"/>
          <w:cantSplit/>
          <w:jc w:val="center"/>
        </w:trPr>
        <w:tc>
          <w:tcPr>
            <w:tcW w:w="7060" w:type="dxa"/>
            <w:gridSpan w:val="3"/>
          </w:tcPr>
          <w:p w14:paraId="502E2D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69B5F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61A3E6C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(e.g. 1st Defendant)</w:t>
            </w:r>
          </w:p>
          <w:p w14:paraId="67DA8B3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461C563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8233DA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0B016E8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50F9639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0A6D9290"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289C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0F2E6D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0321883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38746626"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647F9F6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0F138DA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8183FD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14:paraId="291CC4D6" w14:textId="77777777" w:rsidTr="006F2CA2">
        <w:trPr>
          <w:divId w:val="2116439976"/>
          <w:cantSplit/>
          <w:jc w:val="center"/>
        </w:trPr>
        <w:tc>
          <w:tcPr>
            <w:tcW w:w="7060" w:type="dxa"/>
            <w:gridSpan w:val="3"/>
          </w:tcPr>
          <w:p w14:paraId="755717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14:paraId="1977EF54" w14:textId="77777777" w:rsidTr="006F2CA2">
        <w:trPr>
          <w:divId w:val="2116439976"/>
          <w:cantSplit/>
          <w:jc w:val="center"/>
        </w:trPr>
        <w:tc>
          <w:tcPr>
            <w:tcW w:w="1300" w:type="dxa"/>
          </w:tcPr>
          <w:p w14:paraId="4FB821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14:paraId="65F0E5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94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1D9A07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14:paraId="391298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14:paraId="6EC154BF" w14:textId="77777777" w:rsidTr="006F2CA2">
        <w:trPr>
          <w:divId w:val="2116439976"/>
          <w:cantSplit/>
          <w:jc w:val="center"/>
        </w:trPr>
        <w:tc>
          <w:tcPr>
            <w:tcW w:w="7060" w:type="dxa"/>
            <w:gridSpan w:val="3"/>
          </w:tcPr>
          <w:p w14:paraId="29253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300A97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1B727B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11F795B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62386A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294C07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4D2E89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0A326C8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4B7B732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9FD8A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9DD118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14:paraId="08210987" w14:textId="77777777" w:rsidTr="006F2CA2">
        <w:trPr>
          <w:divId w:val="2116439976"/>
          <w:cantSplit/>
          <w:jc w:val="center"/>
        </w:trPr>
        <w:tc>
          <w:tcPr>
            <w:tcW w:w="7080" w:type="dxa"/>
            <w:gridSpan w:val="3"/>
          </w:tcPr>
          <w:p w14:paraId="00F66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14:paraId="1F5CB3B5" w14:textId="77777777" w:rsidTr="006F2CA2">
        <w:trPr>
          <w:divId w:val="2116439976"/>
          <w:cantSplit/>
          <w:jc w:val="center"/>
        </w:trPr>
        <w:tc>
          <w:tcPr>
            <w:tcW w:w="1640" w:type="dxa"/>
          </w:tcPr>
          <w:p w14:paraId="7677387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14:paraId="56BE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5390BA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14:paraId="7246C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14:paraId="76279A76" w14:textId="77777777" w:rsidTr="006F2CA2">
        <w:trPr>
          <w:divId w:val="2116439976"/>
          <w:cantSplit/>
          <w:jc w:val="center"/>
        </w:trPr>
        <w:tc>
          <w:tcPr>
            <w:tcW w:w="7080" w:type="dxa"/>
            <w:gridSpan w:val="3"/>
          </w:tcPr>
          <w:p w14:paraId="4266DE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7F6A141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2392CA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516781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AEA83A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1C9D8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78220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60778188" w14:textId="77777777" w:rsidTr="006F2CA2">
        <w:trPr>
          <w:divId w:val="2116439976"/>
          <w:cantSplit/>
          <w:jc w:val="center"/>
        </w:trPr>
        <w:tc>
          <w:tcPr>
            <w:tcW w:w="7080" w:type="dxa"/>
            <w:gridSpan w:val="3"/>
          </w:tcPr>
          <w:p w14:paraId="685D878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6724CD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09EB010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17936F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E2CCBF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799DA4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1458F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39B1B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7DB3CC2F" w14:textId="77777777" w:rsidTr="006F2CA2">
        <w:trPr>
          <w:divId w:val="2116439976"/>
          <w:cantSplit/>
          <w:jc w:val="center"/>
        </w:trPr>
        <w:tc>
          <w:tcPr>
            <w:tcW w:w="7080" w:type="dxa"/>
            <w:gridSpan w:val="3"/>
          </w:tcPr>
          <w:p w14:paraId="63B117F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1BF07B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73AE71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deliver to the plaintiff the movable property described in the writ of summons (or statement of claim) as (description of movable property) or pay the plaintiff the value of the said property to be assessed (and also damages for their detention to be assessed).</w:t>
            </w:r>
          </w:p>
          <w:p w14:paraId="064FAC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398715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the value of the movable property described in the writ of summons (or statement of claim) to be assessed (and also damages for their detention to be assessed).</w:t>
            </w:r>
          </w:p>
          <w:p w14:paraId="0E569F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2C3995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833E7E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A5394D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338261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E4A5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6451FA8B" w14:textId="77777777" w:rsidTr="006F2CA2">
        <w:trPr>
          <w:divId w:val="2116439976"/>
          <w:cantSplit/>
          <w:jc w:val="center"/>
        </w:trPr>
        <w:tc>
          <w:tcPr>
            <w:tcW w:w="7080" w:type="dxa"/>
            <w:gridSpan w:val="3"/>
          </w:tcPr>
          <w:p w14:paraId="75AD23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0E27A7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and pay the plaintiff $             costs (or costs to be taxed).</w:t>
            </w:r>
          </w:p>
          <w:p w14:paraId="225C84B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25B36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0428E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126F5DB6" w14:textId="77777777" w:rsidTr="006F2CA2">
        <w:trPr>
          <w:divId w:val="2116439976"/>
          <w:cantSplit/>
          <w:jc w:val="center"/>
        </w:trPr>
        <w:tc>
          <w:tcPr>
            <w:tcW w:w="7080" w:type="dxa"/>
            <w:gridSpan w:val="3"/>
          </w:tcPr>
          <w:p w14:paraId="38059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4AD07E9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
          <w:p w14:paraId="3B95887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72A182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391605E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ECB1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F5E91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29FC5C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1645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58B6B44" w14:textId="77777777" w:rsidTr="006F2CA2">
        <w:trPr>
          <w:divId w:val="2116439976"/>
          <w:cantSplit/>
          <w:jc w:val="center"/>
        </w:trPr>
        <w:tc>
          <w:tcPr>
            <w:tcW w:w="7080" w:type="dxa"/>
            <w:gridSpan w:val="3"/>
          </w:tcPr>
          <w:p w14:paraId="556AD9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7F2A8B2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E2A8AA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
          <w:p w14:paraId="6115F6D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22AA9B1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60BF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435F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5AE3358" w14:textId="77777777" w:rsidTr="006F2CA2">
        <w:trPr>
          <w:divId w:val="2116439976"/>
          <w:cantSplit/>
          <w:jc w:val="center"/>
        </w:trPr>
        <w:tc>
          <w:tcPr>
            <w:tcW w:w="7080" w:type="dxa"/>
            <w:gridSpan w:val="3"/>
          </w:tcPr>
          <w:p w14:paraId="009EF9F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6DE7C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FCD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3022D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44D370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E91B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380B5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2B886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(or pay the plaintiff the value of the said movable property to be assessed) (and also damages for their detention to be assessed) and costs to be taxed.</w:t>
            </w:r>
          </w:p>
          <w:p w14:paraId="6F1BD3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3E1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737BD9B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5CD8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FC434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10C6CEC4" w14:textId="77777777" w:rsidTr="006F2CA2">
        <w:trPr>
          <w:divId w:val="2116439976"/>
          <w:cantSplit/>
          <w:jc w:val="center"/>
        </w:trPr>
        <w:tc>
          <w:tcPr>
            <w:tcW w:w="7080" w:type="dxa"/>
            <w:gridSpan w:val="3"/>
          </w:tcPr>
          <w:p w14:paraId="56F479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7BD4EF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302F31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133377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387720B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D2F2F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6366B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57F7F638" w14:textId="77777777" w:rsidTr="006F2CA2">
        <w:trPr>
          <w:divId w:val="2116439976"/>
          <w:cantSplit/>
          <w:jc w:val="center"/>
        </w:trPr>
        <w:tc>
          <w:tcPr>
            <w:tcW w:w="7080" w:type="dxa"/>
            <w:gridSpan w:val="3"/>
          </w:tcPr>
          <w:p w14:paraId="35F6F0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5D7CB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B9F5C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1A173C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his costs of action to be taxed (or that this action be dismissed and that the plaintiff do pay the defendant his costs to be taxed) (or as may be according to the Judge’s order).</w:t>
            </w:r>
          </w:p>
          <w:p w14:paraId="08804B3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3CD31D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A0F71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D8C3C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6B840106" w14:textId="77777777" w:rsidTr="006F2CA2">
        <w:trPr>
          <w:divId w:val="2116439976"/>
          <w:cantSplit/>
          <w:jc w:val="center"/>
        </w:trPr>
        <w:tc>
          <w:tcPr>
            <w:tcW w:w="7080" w:type="dxa"/>
            <w:gridSpan w:val="3"/>
          </w:tcPr>
          <w:p w14:paraId="5EADB8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498C17D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E7C3B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 been called on for hearing before Justice                                  , and the plaintiff having failed to appear, and the defendant having thereupon become entitled under Rule 571(2), to judgment dismissing the action and the said                                      having ordered that judgment be entered accordingly.</w:t>
            </w:r>
          </w:p>
          <w:p w14:paraId="1F016D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14C5B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0B8DB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EBC33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505D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4402E751" w14:textId="77777777" w:rsidTr="006F2CA2">
        <w:trPr>
          <w:divId w:val="2116439976"/>
          <w:cantSplit/>
          <w:jc w:val="center"/>
        </w:trPr>
        <w:tc>
          <w:tcPr>
            <w:tcW w:w="7080" w:type="dxa"/>
            <w:gridSpan w:val="3"/>
          </w:tcPr>
          <w:p w14:paraId="4228378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BE7AC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21DC5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8E06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F9723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43DDAE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2BA18DE" w14:textId="77777777" w:rsidTr="006F2CA2">
        <w:trPr>
          <w:divId w:val="2116439976"/>
          <w:cantSplit/>
          <w:jc w:val="center"/>
        </w:trPr>
        <w:tc>
          <w:tcPr>
            <w:tcW w:w="7080" w:type="dxa"/>
            <w:gridSpan w:val="3"/>
          </w:tcPr>
          <w:p w14:paraId="3E70F8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0F03ADE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B341E3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 Registrar of the Family Justice Courts and the said Registrar having tried the said action and having by his certificate dated the        day of                        , 20        directed that judgment as hereinafter provided be entered for the plaintiff (or defendant),</w:t>
            </w:r>
          </w:p>
          <w:p w14:paraId="3977D1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44AE5F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8E6B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455D2B1F" w14:textId="77777777" w:rsidTr="006F2CA2">
        <w:trPr>
          <w:divId w:val="2116439976"/>
          <w:cantSplit/>
          <w:jc w:val="center"/>
        </w:trPr>
        <w:tc>
          <w:tcPr>
            <w:tcW w:w="7080" w:type="dxa"/>
            <w:gridSpan w:val="3"/>
          </w:tcPr>
          <w:p w14:paraId="5858D22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628292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63E40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(or having dismissed the cause or matter),</w:t>
            </w:r>
          </w:p>
          <w:p w14:paraId="5D37E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 (and his costs of action to be taxed) (the plaintiff do pay the defendant his costs of defence to be taxed) (or as may be according to the order made).</w:t>
            </w:r>
          </w:p>
          <w:p w14:paraId="44D6EA5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E92A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303017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D926F3A" w14:textId="77777777" w:rsidTr="006F2CA2">
        <w:trPr>
          <w:divId w:val="2116439976"/>
          <w:cantSplit/>
          <w:jc w:val="center"/>
        </w:trPr>
        <w:tc>
          <w:tcPr>
            <w:tcW w:w="7080" w:type="dxa"/>
            <w:gridSpan w:val="3"/>
          </w:tcPr>
          <w:p w14:paraId="224C10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B2BF4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041C0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58C5E0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64FF983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C8065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4CB7D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7B3FE9BF" w14:textId="77777777" w:rsidTr="006F2CA2">
        <w:trPr>
          <w:divId w:val="2116439976"/>
          <w:cantSplit/>
          <w:jc w:val="center"/>
        </w:trPr>
        <w:tc>
          <w:tcPr>
            <w:tcW w:w="7080" w:type="dxa"/>
            <w:gridSpan w:val="3"/>
          </w:tcPr>
          <w:p w14:paraId="65C1DA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8F24A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622A6E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0DA70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271FE3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6487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B47D8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FDD8D2D" w14:textId="77777777" w:rsidTr="006F2CA2">
        <w:trPr>
          <w:divId w:val="2116439976"/>
          <w:cantSplit/>
          <w:jc w:val="center"/>
        </w:trPr>
        <w:tc>
          <w:tcPr>
            <w:tcW w:w="7080" w:type="dxa"/>
            <w:gridSpan w:val="3"/>
          </w:tcPr>
          <w:p w14:paraId="5DF738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03D7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1B9C0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E08339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2BB015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31F0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7DB5D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14:paraId="3D794178" w14:textId="77777777" w:rsidTr="006F2CA2">
        <w:trPr>
          <w:divId w:val="2116439976"/>
          <w:cantSplit/>
          <w:jc w:val="center"/>
        </w:trPr>
        <w:tc>
          <w:tcPr>
            <w:tcW w:w="7100" w:type="dxa"/>
            <w:gridSpan w:val="4"/>
          </w:tcPr>
          <w:p w14:paraId="1EB5BF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14:paraId="194879BE" w14:textId="77777777" w:rsidTr="006F2CA2">
        <w:trPr>
          <w:gridAfter w:val="2"/>
          <w:divId w:val="2116439976"/>
          <w:wAfter w:w="2521" w:type="dxa"/>
          <w:cantSplit/>
          <w:jc w:val="center"/>
        </w:trPr>
        <w:tc>
          <w:tcPr>
            <w:tcW w:w="4579" w:type="dxa"/>
            <w:gridSpan w:val="2"/>
          </w:tcPr>
          <w:p w14:paraId="6FD17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14:paraId="51E35533" w14:textId="77777777"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27E54619" w14:textId="77777777" w:rsidTr="006F2CA2">
        <w:trPr>
          <w:divId w:val="2116439976"/>
          <w:cantSplit/>
          <w:jc w:val="center"/>
        </w:trPr>
        <w:tc>
          <w:tcPr>
            <w:tcW w:w="7100" w:type="dxa"/>
            <w:gridSpan w:val="4"/>
          </w:tcPr>
          <w:p w14:paraId="0C733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C036D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6A80C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AB11E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14:paraId="6E700760" w14:textId="77777777" w:rsidTr="006F2CA2">
        <w:trPr>
          <w:divId w:val="2116439976"/>
          <w:cantSplit/>
          <w:jc w:val="center"/>
        </w:trPr>
        <w:tc>
          <w:tcPr>
            <w:tcW w:w="7100" w:type="dxa"/>
            <w:gridSpan w:val="4"/>
          </w:tcPr>
          <w:p w14:paraId="21BE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4DBC70D"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14:paraId="709FB201" w14:textId="77777777" w:rsidTr="006F2CA2">
        <w:trPr>
          <w:divId w:val="2116439976"/>
          <w:cantSplit/>
          <w:jc w:val="center"/>
        </w:trPr>
        <w:tc>
          <w:tcPr>
            <w:tcW w:w="1420" w:type="dxa"/>
          </w:tcPr>
          <w:p w14:paraId="5AD7DCE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14:paraId="264304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41845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14:paraId="622997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14:paraId="02409489" w14:textId="77777777" w:rsidTr="006F2CA2">
        <w:trPr>
          <w:divId w:val="2116439976"/>
          <w:cantSplit/>
          <w:jc w:val="center"/>
        </w:trPr>
        <w:tc>
          <w:tcPr>
            <w:tcW w:w="7100" w:type="dxa"/>
            <w:gridSpan w:val="4"/>
          </w:tcPr>
          <w:p w14:paraId="397CC2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EEE865F" w14:textId="77777777" w:rsidTr="006F2CA2">
        <w:trPr>
          <w:divId w:val="2116439976"/>
          <w:cantSplit/>
          <w:jc w:val="center"/>
        </w:trPr>
        <w:tc>
          <w:tcPr>
            <w:tcW w:w="7100" w:type="dxa"/>
            <w:gridSpan w:val="4"/>
          </w:tcPr>
          <w:p w14:paraId="028F02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35300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6247B1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7360F2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931E5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3A38E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If you do not enter an appearance you will be bound by any judgment given in the action as if you were a party to it.</w:t>
            </w:r>
          </w:p>
          <w:p w14:paraId="34EE35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7700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D4EBC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1097DC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2D026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518E6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14:paraId="7FA5CF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14:paraId="72CD6181" w14:textId="77777777" w:rsidTr="00ED7FA2">
        <w:trPr>
          <w:gridAfter w:val="1"/>
          <w:divId w:val="2116439976"/>
          <w:wAfter w:w="176" w:type="dxa"/>
          <w:cantSplit/>
          <w:jc w:val="center"/>
        </w:trPr>
        <w:tc>
          <w:tcPr>
            <w:tcW w:w="7120" w:type="dxa"/>
            <w:gridSpan w:val="5"/>
          </w:tcPr>
          <w:p w14:paraId="1713EF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14:paraId="0D962DB4" w14:textId="77777777" w:rsidTr="00ED7FA2">
        <w:trPr>
          <w:gridAfter w:val="1"/>
          <w:divId w:val="2116439976"/>
          <w:wAfter w:w="176" w:type="dxa"/>
          <w:cantSplit/>
          <w:jc w:val="center"/>
        </w:trPr>
        <w:tc>
          <w:tcPr>
            <w:tcW w:w="1300" w:type="dxa"/>
          </w:tcPr>
          <w:p w14:paraId="4C227F1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14:paraId="627328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6EDE2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14:paraId="1F1BEE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14:paraId="7C9A5E44" w14:textId="77777777" w:rsidTr="00ED7FA2">
        <w:trPr>
          <w:gridAfter w:val="1"/>
          <w:divId w:val="2116439976"/>
          <w:wAfter w:w="176" w:type="dxa"/>
          <w:cantSplit/>
          <w:jc w:val="center"/>
        </w:trPr>
        <w:tc>
          <w:tcPr>
            <w:tcW w:w="7120" w:type="dxa"/>
            <w:gridSpan w:val="5"/>
          </w:tcPr>
          <w:p w14:paraId="55641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C4724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505152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5AE10FA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07217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298D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71884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2AE8D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1D7DC2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19430037" w14:textId="77777777" w:rsidTr="00ED7FA2">
        <w:trPr>
          <w:gridAfter w:val="1"/>
          <w:divId w:val="2116439976"/>
          <w:wAfter w:w="176" w:type="dxa"/>
          <w:cantSplit/>
          <w:jc w:val="center"/>
        </w:trPr>
        <w:tc>
          <w:tcPr>
            <w:tcW w:w="7120" w:type="dxa"/>
            <w:gridSpan w:val="5"/>
          </w:tcPr>
          <w:p w14:paraId="491F4D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E8C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CC288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1E0B64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616C2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22698A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3DBBB1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48D1D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14A62C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F31394"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14:paraId="13B39C48" w14:textId="77777777" w:rsidTr="00ED7FA2">
        <w:trPr>
          <w:divId w:val="2116439976"/>
          <w:cantSplit/>
          <w:jc w:val="center"/>
        </w:trPr>
        <w:tc>
          <w:tcPr>
            <w:tcW w:w="7296" w:type="dxa"/>
            <w:gridSpan w:val="6"/>
          </w:tcPr>
          <w:p w14:paraId="3A6C0397" w14:textId="77777777"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5CD28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14:paraId="4EE5F849" w14:textId="77777777" w:rsidTr="00ED7FA2">
        <w:trPr>
          <w:divId w:val="2116439976"/>
          <w:cantSplit/>
          <w:jc w:val="center"/>
        </w:trPr>
        <w:tc>
          <w:tcPr>
            <w:tcW w:w="1329" w:type="dxa"/>
            <w:gridSpan w:val="2"/>
          </w:tcPr>
          <w:p w14:paraId="6C7F2BF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14:paraId="65C61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CDA9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14:paraId="1BF631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14:paraId="35F34E16" w14:textId="77777777" w:rsidTr="00ED7FA2">
        <w:trPr>
          <w:divId w:val="2116439976"/>
          <w:cantSplit/>
          <w:jc w:val="center"/>
        </w:trPr>
        <w:tc>
          <w:tcPr>
            <w:tcW w:w="7296" w:type="dxa"/>
            <w:gridSpan w:val="6"/>
          </w:tcPr>
          <w:p w14:paraId="6772E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D5FD53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requires that the following question or issue, viz., (state the question or issue required to be determined) should be determined not only between the plaintiff and the defendant but also between either or both of them and yourself.</w:t>
            </w:r>
          </w:p>
          <w:p w14:paraId="2083C93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7ACB37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611148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14D1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0CB2E2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B449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14:paraId="30863A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14:paraId="727143C8" w14:textId="77777777" w:rsidTr="006F2CA2">
              <w:trPr>
                <w:cantSplit/>
                <w:jc w:val="center"/>
              </w:trPr>
              <w:tc>
                <w:tcPr>
                  <w:tcW w:w="7080" w:type="dxa"/>
                  <w:gridSpan w:val="3"/>
                </w:tcPr>
                <w:p w14:paraId="288431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14:paraId="22510377" w14:textId="77777777" w:rsidTr="006F2CA2">
              <w:trPr>
                <w:cantSplit/>
                <w:jc w:val="center"/>
              </w:trPr>
              <w:tc>
                <w:tcPr>
                  <w:tcW w:w="1400" w:type="dxa"/>
                </w:tcPr>
                <w:p w14:paraId="7E423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14:paraId="4E131E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E7E00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c>
                <w:tcPr>
                  <w:tcW w:w="1380" w:type="dxa"/>
                </w:tcPr>
                <w:p w14:paraId="52F87F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14:paraId="6B081DBB" w14:textId="77777777" w:rsidTr="006F2CA2">
              <w:trPr>
                <w:cantSplit/>
                <w:jc w:val="center"/>
              </w:trPr>
              <w:tc>
                <w:tcPr>
                  <w:tcW w:w="7080" w:type="dxa"/>
                  <w:gridSpan w:val="3"/>
                </w:tcPr>
                <w:p w14:paraId="18FEA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F8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5D95018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867A7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7B9499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0EE3008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5982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4E9D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1697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20770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14:paraId="2FDD1748" w14:textId="77777777" w:rsidTr="006F2CA2">
        <w:trPr>
          <w:divId w:val="2116439976"/>
          <w:cantSplit/>
          <w:jc w:val="center"/>
        </w:trPr>
        <w:tc>
          <w:tcPr>
            <w:tcW w:w="7277" w:type="dxa"/>
            <w:gridSpan w:val="3"/>
          </w:tcPr>
          <w:p w14:paraId="026320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14:paraId="2F31B568" w14:textId="77777777" w:rsidTr="006F2CA2">
        <w:trPr>
          <w:divId w:val="2116439976"/>
          <w:cantSplit/>
          <w:jc w:val="center"/>
        </w:trPr>
        <w:tc>
          <w:tcPr>
            <w:tcW w:w="1664" w:type="dxa"/>
          </w:tcPr>
          <w:p w14:paraId="4FD2D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14:paraId="67BF1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BB75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78B54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14:paraId="572B32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14:paraId="348CA62E" w14:textId="77777777" w:rsidTr="006F2CA2">
        <w:trPr>
          <w:divId w:val="2116439976"/>
          <w:cantSplit/>
          <w:jc w:val="center"/>
        </w:trPr>
        <w:tc>
          <w:tcPr>
            <w:tcW w:w="7277" w:type="dxa"/>
            <w:gridSpan w:val="3"/>
          </w:tcPr>
          <w:p w14:paraId="21091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751D1DA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790778B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EAEF7C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0965159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05F927F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427E920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0CB527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CB1B27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818D5A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1BCA22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D00A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14:paraId="09D84415" w14:textId="77777777" w:rsidTr="006F2CA2">
        <w:trPr>
          <w:divId w:val="2116439976"/>
          <w:cantSplit/>
          <w:jc w:val="center"/>
        </w:trPr>
        <w:tc>
          <w:tcPr>
            <w:tcW w:w="7296" w:type="dxa"/>
            <w:gridSpan w:val="3"/>
          </w:tcPr>
          <w:p w14:paraId="522253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14:paraId="1270DA2D" w14:textId="77777777" w:rsidTr="006F2CA2">
        <w:trPr>
          <w:divId w:val="2116439976"/>
          <w:cantSplit/>
          <w:jc w:val="center"/>
        </w:trPr>
        <w:tc>
          <w:tcPr>
            <w:tcW w:w="1407" w:type="dxa"/>
          </w:tcPr>
          <w:p w14:paraId="48B89B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14:paraId="6D405D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93CC2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14:paraId="0AFFCD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14:paraId="38CB8F46" w14:textId="77777777" w:rsidTr="006F2CA2">
        <w:trPr>
          <w:divId w:val="2116439976"/>
          <w:cantSplit/>
          <w:jc w:val="center"/>
        </w:trPr>
        <w:tc>
          <w:tcPr>
            <w:tcW w:w="7296" w:type="dxa"/>
            <w:gridSpan w:val="3"/>
          </w:tcPr>
          <w:p w14:paraId="0E6EBB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49163E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7570D6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04D6A6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9BA1CF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33F663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0E5BFC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9E474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14:paraId="5B1FEDDE" w14:textId="77777777" w:rsidTr="006F2CA2">
              <w:trPr>
                <w:gridAfter w:val="1"/>
                <w:wAfter w:w="2640" w:type="dxa"/>
                <w:cantSplit/>
                <w:jc w:val="center"/>
              </w:trPr>
              <w:tc>
                <w:tcPr>
                  <w:tcW w:w="4440" w:type="dxa"/>
                </w:tcPr>
                <w:p w14:paraId="4C685F61" w14:textId="77777777"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14:paraId="4843FB35" w14:textId="77777777" w:rsidTr="006F2CA2">
              <w:trPr>
                <w:cantSplit/>
                <w:jc w:val="center"/>
              </w:trPr>
              <w:tc>
                <w:tcPr>
                  <w:tcW w:w="7080" w:type="dxa"/>
                  <w:gridSpan w:val="2"/>
                </w:tcPr>
                <w:p w14:paraId="72F551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14:paraId="7308EF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74443DA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14:paraId="6E8D5091" w14:textId="77777777" w:rsidTr="006F2CA2">
        <w:trPr>
          <w:gridAfter w:val="3"/>
          <w:divId w:val="2116439976"/>
          <w:wAfter w:w="2660" w:type="dxa"/>
          <w:cantSplit/>
          <w:jc w:val="center"/>
        </w:trPr>
        <w:tc>
          <w:tcPr>
            <w:tcW w:w="4440" w:type="dxa"/>
          </w:tcPr>
          <w:p w14:paraId="78FF2076"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14:paraId="7E6B821B" w14:textId="77777777" w:rsidTr="006F2CA2">
        <w:trPr>
          <w:gridAfter w:val="1"/>
          <w:divId w:val="2116439976"/>
          <w:wAfter w:w="20" w:type="dxa"/>
          <w:cantSplit/>
          <w:jc w:val="center"/>
        </w:trPr>
        <w:tc>
          <w:tcPr>
            <w:tcW w:w="7080" w:type="dxa"/>
            <w:gridSpan w:val="3"/>
          </w:tcPr>
          <w:p w14:paraId="3E58B4B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14:paraId="6C19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18CB64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4DE5A8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14:paraId="7BCD0507" w14:textId="77777777"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14:paraId="4423EF2E" w14:textId="77777777" w:rsidTr="006F2CA2">
              <w:trPr>
                <w:cantSplit/>
                <w:jc w:val="center"/>
              </w:trPr>
              <w:tc>
                <w:tcPr>
                  <w:tcW w:w="7100" w:type="dxa"/>
                </w:tcPr>
                <w:p w14:paraId="7D6B52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93B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58D9E7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7504FC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5B4EB0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74C378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E9E1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6C84B3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39DF3C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319B83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0C5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A5C0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14:paraId="509BDB5F" w14:textId="77777777" w:rsidTr="006F2CA2">
        <w:trPr>
          <w:gridAfter w:val="2"/>
          <w:divId w:val="2116439976"/>
          <w:wAfter w:w="2240" w:type="dxa"/>
          <w:cantSplit/>
          <w:jc w:val="center"/>
        </w:trPr>
        <w:tc>
          <w:tcPr>
            <w:tcW w:w="4860" w:type="dxa"/>
            <w:gridSpan w:val="2"/>
          </w:tcPr>
          <w:p w14:paraId="0346DD13"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14:paraId="5824470C" w14:textId="77777777" w:rsidTr="006F2CA2">
        <w:trPr>
          <w:divId w:val="2116439976"/>
          <w:cantSplit/>
          <w:jc w:val="center"/>
        </w:trPr>
        <w:tc>
          <w:tcPr>
            <w:tcW w:w="7100" w:type="dxa"/>
            <w:gridSpan w:val="4"/>
          </w:tcPr>
          <w:p w14:paraId="063BB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3B17E1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E2AB70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67BBD3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BBAD2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2D015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E99E3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14:paraId="40B90D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64E62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02C66C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14:paraId="57A3946F" w14:textId="77777777" w:rsidTr="006F2CA2">
        <w:trPr>
          <w:divId w:val="2116439976"/>
          <w:cantSplit/>
          <w:jc w:val="center"/>
        </w:trPr>
        <w:tc>
          <w:tcPr>
            <w:tcW w:w="7360" w:type="dxa"/>
            <w:gridSpan w:val="3"/>
          </w:tcPr>
          <w:p w14:paraId="11450A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14:paraId="20C243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14:paraId="2D0965A0" w14:textId="77777777" w:rsidTr="006F2CA2">
        <w:trPr>
          <w:divId w:val="2116439976"/>
          <w:cantSplit/>
          <w:trHeight w:val="1600"/>
          <w:jc w:val="center"/>
        </w:trPr>
        <w:tc>
          <w:tcPr>
            <w:tcW w:w="7360" w:type="dxa"/>
            <w:gridSpan w:val="3"/>
          </w:tcPr>
          <w:p w14:paraId="39823C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14:paraId="54578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14:paraId="3C53AB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0DBF2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40F25DE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0833327" w14:textId="77777777" w:rsidTr="006F2CA2">
        <w:trPr>
          <w:divId w:val="2116439976"/>
          <w:cantSplit/>
          <w:trHeight w:val="540"/>
          <w:jc w:val="center"/>
        </w:trPr>
        <w:tc>
          <w:tcPr>
            <w:tcW w:w="3940" w:type="dxa"/>
          </w:tcPr>
          <w:p w14:paraId="5C8C648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14:paraId="10F921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44DFF693" w14:textId="77777777" w:rsidTr="006F2CA2">
        <w:trPr>
          <w:divId w:val="2116439976"/>
          <w:cantSplit/>
          <w:trHeight w:val="380"/>
          <w:jc w:val="center"/>
        </w:trPr>
        <w:tc>
          <w:tcPr>
            <w:tcW w:w="7360" w:type="dxa"/>
            <w:gridSpan w:val="3"/>
          </w:tcPr>
          <w:p w14:paraId="044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14:paraId="637BD2F6" w14:textId="77777777" w:rsidTr="006F2CA2">
        <w:trPr>
          <w:gridAfter w:val="1"/>
          <w:divId w:val="2116439976"/>
          <w:wAfter w:w="260" w:type="dxa"/>
          <w:cantSplit/>
          <w:jc w:val="center"/>
        </w:trPr>
        <w:tc>
          <w:tcPr>
            <w:tcW w:w="7100" w:type="dxa"/>
            <w:gridSpan w:val="2"/>
          </w:tcPr>
          <w:p w14:paraId="5F0347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CEB1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14:paraId="0D797573" w14:textId="77777777" w:rsidTr="006F2CA2">
        <w:trPr>
          <w:gridAfter w:val="1"/>
          <w:divId w:val="2116439976"/>
          <w:wAfter w:w="260" w:type="dxa"/>
          <w:cantSplit/>
          <w:jc w:val="center"/>
        </w:trPr>
        <w:tc>
          <w:tcPr>
            <w:tcW w:w="7100" w:type="dxa"/>
            <w:gridSpan w:val="2"/>
          </w:tcPr>
          <w:p w14:paraId="20591D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15C60F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6A4ABD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5425AC" w14:textId="77777777"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4736195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017700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(date/time) when the said claim will be adjudicated upon and such order made thereon as the Court shall think just.</w:t>
            </w:r>
          </w:p>
          <w:p w14:paraId="4D6DB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2EF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58AE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D02B6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C0EC3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D616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079B85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14:paraId="372F6388" w14:textId="77777777" w:rsidTr="000B02FA">
        <w:trPr>
          <w:gridAfter w:val="1"/>
          <w:divId w:val="2116439976"/>
          <w:wAfter w:w="236" w:type="dxa"/>
          <w:cantSplit/>
          <w:jc w:val="center"/>
        </w:trPr>
        <w:tc>
          <w:tcPr>
            <w:tcW w:w="7080" w:type="dxa"/>
            <w:gridSpan w:val="6"/>
          </w:tcPr>
          <w:p w14:paraId="74673A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14:paraId="06859F55" w14:textId="77777777" w:rsidTr="000B02FA">
        <w:trPr>
          <w:gridAfter w:val="4"/>
          <w:divId w:val="2116439976"/>
          <w:wAfter w:w="1516" w:type="dxa"/>
          <w:cantSplit/>
          <w:jc w:val="center"/>
        </w:trPr>
        <w:tc>
          <w:tcPr>
            <w:tcW w:w="4440" w:type="dxa"/>
            <w:gridSpan w:val="2"/>
          </w:tcPr>
          <w:p w14:paraId="300A1F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14:paraId="0F568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4C68EFE8" w14:textId="77777777" w:rsidTr="000B02FA">
        <w:trPr>
          <w:gridAfter w:val="1"/>
          <w:divId w:val="2116439976"/>
          <w:wAfter w:w="236" w:type="dxa"/>
          <w:cantSplit/>
          <w:jc w:val="center"/>
        </w:trPr>
        <w:tc>
          <w:tcPr>
            <w:tcW w:w="7080" w:type="dxa"/>
            <w:gridSpan w:val="6"/>
          </w:tcPr>
          <w:p w14:paraId="4F3E3A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21674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1341D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5F9FF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71AD1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7ADAB9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3416CBB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6992B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3BCD41F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14:paraId="56045449" w14:textId="77777777" w:rsidTr="000B02FA">
        <w:trPr>
          <w:gridAfter w:val="2"/>
          <w:divId w:val="2116439976"/>
          <w:wAfter w:w="276" w:type="dxa"/>
          <w:cantSplit/>
          <w:jc w:val="center"/>
        </w:trPr>
        <w:tc>
          <w:tcPr>
            <w:tcW w:w="7040" w:type="dxa"/>
            <w:gridSpan w:val="5"/>
          </w:tcPr>
          <w:p w14:paraId="70C87A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14:paraId="1466C21E" w14:textId="77777777" w:rsidTr="000B02FA">
        <w:trPr>
          <w:gridAfter w:val="2"/>
          <w:divId w:val="2116439976"/>
          <w:wAfter w:w="276" w:type="dxa"/>
          <w:cantSplit/>
          <w:jc w:val="center"/>
        </w:trPr>
        <w:tc>
          <w:tcPr>
            <w:tcW w:w="1140" w:type="dxa"/>
          </w:tcPr>
          <w:p w14:paraId="7F224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14:paraId="62197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2857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14:paraId="77B92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14:paraId="2F34BED1" w14:textId="77777777" w:rsidTr="000B02FA">
        <w:trPr>
          <w:gridAfter w:val="2"/>
          <w:divId w:val="2116439976"/>
          <w:wAfter w:w="276" w:type="dxa"/>
          <w:cantSplit/>
          <w:jc w:val="center"/>
        </w:trPr>
        <w:tc>
          <w:tcPr>
            <w:tcW w:w="7040" w:type="dxa"/>
            <w:gridSpan w:val="5"/>
          </w:tcPr>
          <w:p w14:paraId="4531A5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1C94FD3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1AC33A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14:paraId="4EB9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4CAA36E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39096D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39A94E7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01148188" w14:textId="77777777" w:rsidTr="000B02FA">
        <w:trPr>
          <w:divId w:val="2116439976"/>
          <w:cantSplit/>
          <w:jc w:val="center"/>
        </w:trPr>
        <w:tc>
          <w:tcPr>
            <w:tcW w:w="7316" w:type="dxa"/>
            <w:gridSpan w:val="7"/>
          </w:tcPr>
          <w:p w14:paraId="158934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14:paraId="4BB43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14:paraId="6450E5E7" w14:textId="77777777" w:rsidTr="006F2CA2">
              <w:trPr>
                <w:cantSplit/>
                <w:jc w:val="center"/>
              </w:trPr>
              <w:tc>
                <w:tcPr>
                  <w:tcW w:w="1380" w:type="dxa"/>
                </w:tcPr>
                <w:p w14:paraId="5BFA0B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14:paraId="229C3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14:paraId="5EBBC3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14:paraId="001B65C9" w14:textId="77777777" w:rsidTr="006F2CA2">
              <w:trPr>
                <w:cantSplit/>
                <w:jc w:val="center"/>
              </w:trPr>
              <w:tc>
                <w:tcPr>
                  <w:tcW w:w="7100" w:type="dxa"/>
                  <w:gridSpan w:val="3"/>
                </w:tcPr>
                <w:p w14:paraId="0E90AA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EE069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623E8D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14B45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24F6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330FE2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037A26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64B5DF04" w14:textId="77777777" w:rsidTr="006F2CA2">
              <w:trPr>
                <w:cantSplit/>
                <w:jc w:val="center"/>
              </w:trPr>
              <w:tc>
                <w:tcPr>
                  <w:tcW w:w="7100" w:type="dxa"/>
                  <w:gridSpan w:val="3"/>
                </w:tcPr>
                <w:p w14:paraId="361C8A6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14:paraId="7FF5E4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(part of) the subject-matter of this action that the claim of the plaintiff (or claimant) is valid and that the claimant (or plaintiff) has no claim thereto.</w:t>
                  </w:r>
                </w:p>
                <w:p w14:paraId="175BAAE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2B8BE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14:paraId="7483733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add if any costs awarded to the defendant against the plaintiff or claimant:</w:t>
                  </w:r>
                </w:p>
                <w:p w14:paraId="71E791C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recover the sum of $               for costs from the plaintiff (or claimant)).</w:t>
                  </w:r>
                </w:p>
                <w:p w14:paraId="5BD0F4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14:paraId="7A53321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14:paraId="3F1172E1" w14:textId="77777777" w:rsidTr="006F2CA2">
              <w:trPr>
                <w:cantSplit/>
                <w:jc w:val="center"/>
              </w:trPr>
              <w:tc>
                <w:tcPr>
                  <w:tcW w:w="7100" w:type="dxa"/>
                  <w:gridSpan w:val="3"/>
                </w:tcPr>
                <w:p w14:paraId="303999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14:paraId="2CB1B0E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37DCBA0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29D981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183C6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60C0D1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1FC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B70F3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7453B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14:paraId="161753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17E930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67F2C0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C25E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49B9C9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77793C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1BCEADC6" w14:textId="77777777" w:rsidTr="000B02FA">
        <w:trPr>
          <w:divId w:val="2116439976"/>
          <w:cantSplit/>
          <w:jc w:val="center"/>
        </w:trPr>
        <w:tc>
          <w:tcPr>
            <w:tcW w:w="7316" w:type="dxa"/>
            <w:gridSpan w:val="7"/>
          </w:tcPr>
          <w:p w14:paraId="0AB9FA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14:paraId="6A9B140F" w14:textId="77777777" w:rsidTr="000B02FA">
        <w:trPr>
          <w:divId w:val="2116439976"/>
          <w:cantSplit/>
          <w:jc w:val="center"/>
        </w:trPr>
        <w:tc>
          <w:tcPr>
            <w:tcW w:w="7316" w:type="dxa"/>
            <w:gridSpan w:val="7"/>
          </w:tcPr>
          <w:p w14:paraId="62ED58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465B18A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2FCECB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2B55D39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24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A5D802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14:paraId="111EC523" w14:textId="77777777" w:rsidTr="006F2CA2">
        <w:trPr>
          <w:gridAfter w:val="1"/>
          <w:divId w:val="2116439976"/>
          <w:wAfter w:w="2680" w:type="dxa"/>
          <w:cantSplit/>
          <w:jc w:val="center"/>
        </w:trPr>
        <w:tc>
          <w:tcPr>
            <w:tcW w:w="4440" w:type="dxa"/>
          </w:tcPr>
          <w:p w14:paraId="500955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14:paraId="4CE6ED9A" w14:textId="77777777" w:rsidTr="006F2CA2">
        <w:trPr>
          <w:divId w:val="2116439976"/>
          <w:cantSplit/>
          <w:jc w:val="center"/>
        </w:trPr>
        <w:tc>
          <w:tcPr>
            <w:tcW w:w="7120" w:type="dxa"/>
            <w:gridSpan w:val="2"/>
          </w:tcPr>
          <w:p w14:paraId="647D8C54"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w:t>
            </w:r>
            <w:r w:rsidR="006F2CA2" w:rsidRPr="006F2CA2">
              <w:rPr>
                <w:rFonts w:ascii="Times New Roman" w:hAnsi="Times New Roman" w:cs="Times New Roman"/>
                <w:sz w:val="22"/>
                <w:szCs w:val="20"/>
                <w:lang w:val="en-GB" w:eastAsia="en-US"/>
              </w:rPr>
              <w:t xml:space="preserve"> 89</w:t>
            </w:r>
          </w:p>
          <w:p w14:paraId="3F7D70B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4A5932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5AE04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DBC3B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2EF047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53053A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(Here set out in numbered paragraphs the </w:t>
            </w:r>
            <w:proofErr w:type="gramStart"/>
            <w:r w:rsidRPr="006F2CA2">
              <w:rPr>
                <w:rFonts w:ascii="Times New Roman" w:hAnsi="Times New Roman" w:cs="Times New Roman"/>
                <w:sz w:val="22"/>
                <w:szCs w:val="20"/>
                <w:lang w:val="en-GB" w:eastAsia="en-US"/>
              </w:rPr>
              <w:t>particulars requested</w:t>
            </w:r>
            <w:proofErr w:type="gramEnd"/>
            <w:r w:rsidRPr="006F2CA2">
              <w:rPr>
                <w:rFonts w:ascii="Times New Roman" w:hAnsi="Times New Roman" w:cs="Times New Roman"/>
                <w:sz w:val="22"/>
                <w:szCs w:val="20"/>
                <w:lang w:val="en-GB" w:eastAsia="en-US"/>
              </w:rPr>
              <w:t xml:space="preserve"> (or ordered) and the answers to them).</w:t>
            </w:r>
          </w:p>
          <w:p w14:paraId="0AB0780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FA219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523607A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14:paraId="3E4E6075" w14:textId="77777777"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14:paraId="6D863C60" w14:textId="77777777" w:rsidTr="006F2CA2">
              <w:trPr>
                <w:cantSplit/>
                <w:jc w:val="center"/>
              </w:trPr>
              <w:tc>
                <w:tcPr>
                  <w:tcW w:w="7100" w:type="dxa"/>
                  <w:gridSpan w:val="2"/>
                </w:tcPr>
                <w:p w14:paraId="7DD19D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14:paraId="6057B02B" w14:textId="77777777" w:rsidTr="006F2CA2">
              <w:trPr>
                <w:gridAfter w:val="1"/>
                <w:wAfter w:w="2400" w:type="dxa"/>
                <w:cantSplit/>
                <w:jc w:val="center"/>
              </w:trPr>
              <w:tc>
                <w:tcPr>
                  <w:tcW w:w="4700" w:type="dxa"/>
                </w:tcPr>
                <w:p w14:paraId="51C72809"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7704D533" w14:textId="77777777" w:rsidTr="006F2CA2">
              <w:trPr>
                <w:cantSplit/>
                <w:jc w:val="center"/>
              </w:trPr>
              <w:tc>
                <w:tcPr>
                  <w:tcW w:w="7100" w:type="dxa"/>
                  <w:gridSpan w:val="2"/>
                </w:tcPr>
                <w:p w14:paraId="1F0E45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0195BD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A005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5E0180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B2A1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1D943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0F73F194"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14:paraId="2A68FDA4" w14:textId="77777777" w:rsidTr="006F2CA2">
              <w:trPr>
                <w:cantSplit/>
                <w:jc w:val="center"/>
              </w:trPr>
              <w:tc>
                <w:tcPr>
                  <w:tcW w:w="7360" w:type="dxa"/>
                  <w:gridSpan w:val="3"/>
                </w:tcPr>
                <w:p w14:paraId="6E076B8B"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14:paraId="2DB596DA"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14:paraId="60ABD57A" w14:textId="77777777" w:rsidTr="006F2CA2">
              <w:trPr>
                <w:cantSplit/>
                <w:jc w:val="center"/>
              </w:trPr>
              <w:tc>
                <w:tcPr>
                  <w:tcW w:w="1420" w:type="dxa"/>
                </w:tcPr>
                <w:p w14:paraId="18D74B4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166ECBD1"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338DC42E"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14:paraId="3899553C" w14:textId="77777777" w:rsidTr="006F2CA2">
              <w:trPr>
                <w:cantSplit/>
                <w:jc w:val="center"/>
              </w:trPr>
              <w:tc>
                <w:tcPr>
                  <w:tcW w:w="7360" w:type="dxa"/>
                  <w:gridSpan w:val="3"/>
                </w:tcPr>
                <w:p w14:paraId="3B298F13"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629901"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159491AF"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7FA5A3A3"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1083A5D8"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              is in satisfaction of (the cause of action) (all the causes of action) in respect of which the plaintiff claims (and after taking into account and satisfying the abovenamed defendant’s cause of action for              in respect of which he counterclaims).</w:t>
                  </w:r>
                </w:p>
                <w:p w14:paraId="257E0C3D"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FA83F8C"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249AD153"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25D338B"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 $              is in satisfaction of the plaintiff’s cause(s) of action for                       (and after taking into account as above) and $                  is in satisfaction of the plaintiff’s cause(s) of action for                             (and after taking into account as above).</w:t>
                  </w:r>
                </w:p>
                <w:p w14:paraId="2C8F45E5"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F793956" w14:textId="77777777"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6D67B317"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5FBCFFC7" w14:textId="77777777" w:rsidTr="006F2CA2">
        <w:trPr>
          <w:divId w:val="2116439976"/>
          <w:cantSplit/>
          <w:jc w:val="center"/>
        </w:trPr>
        <w:tc>
          <w:tcPr>
            <w:tcW w:w="7139" w:type="dxa"/>
          </w:tcPr>
          <w:p w14:paraId="5FD73FF2"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70AD5F7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63440D5"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14:paraId="561391B6"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2DFFDE6" w14:textId="77777777" w:rsidTr="006F2CA2">
              <w:trPr>
                <w:cantSplit/>
                <w:jc w:val="center"/>
              </w:trPr>
              <w:tc>
                <w:tcPr>
                  <w:tcW w:w="7120" w:type="dxa"/>
                </w:tcPr>
                <w:p w14:paraId="5DA7F4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14:paraId="0F64A3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67956917" w14:textId="77777777" w:rsidTr="006F2CA2">
              <w:trPr>
                <w:cantSplit/>
                <w:jc w:val="center"/>
              </w:trPr>
              <w:tc>
                <w:tcPr>
                  <w:tcW w:w="7120" w:type="dxa"/>
                </w:tcPr>
                <w:p w14:paraId="061C29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016104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01EC6A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5BBE8B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74DC5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378F6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28DD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69ED77A3"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14:paraId="20C151BE" w14:textId="77777777" w:rsidTr="006F2CA2">
        <w:trPr>
          <w:divId w:val="2116439976"/>
          <w:cantSplit/>
          <w:jc w:val="center"/>
        </w:trPr>
        <w:tc>
          <w:tcPr>
            <w:tcW w:w="8048" w:type="dxa"/>
          </w:tcPr>
          <w:p w14:paraId="47C9E9BB"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41A4F23F" w14:textId="77777777" w:rsidTr="006F2CA2">
              <w:trPr>
                <w:cantSplit/>
                <w:jc w:val="center"/>
              </w:trPr>
              <w:tc>
                <w:tcPr>
                  <w:tcW w:w="7100" w:type="dxa"/>
                </w:tcPr>
                <w:p w14:paraId="28187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14:paraId="4D01304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14:paraId="6740EF33" w14:textId="77777777" w:rsidTr="006F2CA2">
              <w:trPr>
                <w:cantSplit/>
                <w:jc w:val="center"/>
              </w:trPr>
              <w:tc>
                <w:tcPr>
                  <w:tcW w:w="7100" w:type="dxa"/>
                </w:tcPr>
                <w:p w14:paraId="6FEE436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229CF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B785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52C6BA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CF5E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70F0F7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12571E3"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14:paraId="53533A70" w14:textId="77777777" w:rsidTr="006F2CA2">
              <w:trPr>
                <w:cantSplit/>
                <w:jc w:val="center"/>
              </w:trPr>
              <w:tc>
                <w:tcPr>
                  <w:tcW w:w="7120" w:type="dxa"/>
                </w:tcPr>
                <w:p w14:paraId="548EDC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14:paraId="07B55A3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14:paraId="7B571942" w14:textId="77777777" w:rsidTr="006F2CA2">
              <w:trPr>
                <w:cantSplit/>
                <w:jc w:val="center"/>
              </w:trPr>
              <w:tc>
                <w:tcPr>
                  <w:tcW w:w="7120" w:type="dxa"/>
                </w:tcPr>
                <w:p w14:paraId="3AF5AC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7DEABE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1981D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33AF04D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58B4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5217E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5770E300"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14:paraId="3369983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14:paraId="5DE48A3B" w14:textId="77777777" w:rsidTr="00ED7FA2">
        <w:trPr>
          <w:divId w:val="2116439976"/>
          <w:cantSplit/>
        </w:trPr>
        <w:tc>
          <w:tcPr>
            <w:tcW w:w="8505" w:type="dxa"/>
          </w:tcPr>
          <w:p w14:paraId="7501B75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14:paraId="394496F9" w14:textId="77777777" w:rsidTr="00ED7FA2">
        <w:trPr>
          <w:divId w:val="2116439976"/>
          <w:cantSplit/>
        </w:trPr>
        <w:tc>
          <w:tcPr>
            <w:tcW w:w="8505" w:type="dxa"/>
          </w:tcPr>
          <w:p w14:paraId="2397E7A8" w14:textId="77777777"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14:paraId="159ED2E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14:paraId="090E9F19"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FA431F"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on the following terms).</w:t>
            </w:r>
          </w:p>
          <w:p w14:paraId="6BEDC936"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4D0B5D"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14:paraId="52B9B43E"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14:paraId="1760B03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355EF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81055BB" w14:textId="77777777" w:rsidTr="006F2CA2">
        <w:trPr>
          <w:divId w:val="2116439976"/>
          <w:cantSplit/>
        </w:trPr>
        <w:tc>
          <w:tcPr>
            <w:tcW w:w="7316" w:type="dxa"/>
          </w:tcPr>
          <w:p w14:paraId="42D4A4F5"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72C91AA6"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15B5B17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14:paraId="4BB6C62D" w14:textId="77777777" w:rsidTr="006F2CA2">
        <w:trPr>
          <w:divId w:val="2116439976"/>
          <w:cantSplit/>
          <w:jc w:val="center"/>
        </w:trPr>
        <w:tc>
          <w:tcPr>
            <w:tcW w:w="7120" w:type="dxa"/>
          </w:tcPr>
          <w:p w14:paraId="7666D7FB"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14:paraId="6278B4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5E78AE1F" w14:textId="77777777" w:rsidTr="006F2CA2">
        <w:trPr>
          <w:divId w:val="2116439976"/>
          <w:cantSplit/>
          <w:jc w:val="center"/>
        </w:trPr>
        <w:tc>
          <w:tcPr>
            <w:tcW w:w="7120" w:type="dxa"/>
          </w:tcPr>
          <w:p w14:paraId="3DDD9A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798DED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D4EC46"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077922D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4D3AF4D7"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69CFA8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56BCC9C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14:paraId="593FA5DA" w14:textId="77777777" w:rsidTr="006F2CA2">
        <w:trPr>
          <w:gridAfter w:val="2"/>
          <w:divId w:val="2116439976"/>
          <w:wAfter w:w="5154" w:type="dxa"/>
          <w:cantSplit/>
        </w:trPr>
        <w:tc>
          <w:tcPr>
            <w:tcW w:w="7316" w:type="dxa"/>
            <w:gridSpan w:val="2"/>
          </w:tcPr>
          <w:p w14:paraId="2395D46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000D8D13" w14:textId="77777777" w:rsidTr="006F2CA2">
              <w:trPr>
                <w:cantSplit/>
                <w:jc w:val="center"/>
              </w:trPr>
              <w:tc>
                <w:tcPr>
                  <w:tcW w:w="7100" w:type="dxa"/>
                </w:tcPr>
                <w:p w14:paraId="46031A1C" w14:textId="77777777" w:rsidR="006F2CA2" w:rsidRPr="006F2CA2" w:rsidRDefault="006F2CA2" w:rsidP="00892A9E">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7EFAD840" w14:textId="77777777" w:rsidTr="006F2CA2">
              <w:trPr>
                <w:cantSplit/>
                <w:jc w:val="center"/>
              </w:trPr>
              <w:tc>
                <w:tcPr>
                  <w:tcW w:w="7100" w:type="dxa"/>
                </w:tcPr>
                <w:p w14:paraId="22E9D0C5" w14:textId="77777777" w:rsidR="006F2CA2" w:rsidRPr="006F2CA2" w:rsidRDefault="006F2CA2" w:rsidP="00892A9E">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84710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8EAF43F" w14:textId="77777777" w:rsidTr="00ED7FA2">
        <w:trPr>
          <w:gridAfter w:val="2"/>
          <w:divId w:val="2116439976"/>
          <w:wAfter w:w="5154" w:type="dxa"/>
          <w:cantSplit/>
          <w:trHeight w:val="93"/>
        </w:trPr>
        <w:tc>
          <w:tcPr>
            <w:tcW w:w="7316" w:type="dxa"/>
            <w:gridSpan w:val="2"/>
          </w:tcPr>
          <w:p w14:paraId="79CA8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161A48C7" w14:textId="77777777" w:rsidTr="001B6E79">
        <w:trPr>
          <w:divId w:val="2116439976"/>
          <w:cantSplit/>
          <w:trHeight w:val="93"/>
        </w:trPr>
        <w:tc>
          <w:tcPr>
            <w:tcW w:w="285" w:type="dxa"/>
          </w:tcPr>
          <w:p w14:paraId="18A90D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14:paraId="287B71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14:paraId="22CFB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0966A694" w14:textId="77777777"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14:paraId="75B174FB" w14:textId="77777777" w:rsidTr="006F2CA2">
        <w:trPr>
          <w:divId w:val="2116439976"/>
          <w:cantSplit/>
          <w:jc w:val="center"/>
        </w:trPr>
        <w:tc>
          <w:tcPr>
            <w:tcW w:w="7100" w:type="dxa"/>
          </w:tcPr>
          <w:p w14:paraId="42113C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14:paraId="2A50B80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14:paraId="395D191B" w14:textId="77777777" w:rsidTr="006F2CA2">
        <w:trPr>
          <w:divId w:val="2116439976"/>
          <w:cantSplit/>
          <w:jc w:val="center"/>
        </w:trPr>
        <w:tc>
          <w:tcPr>
            <w:tcW w:w="7100" w:type="dxa"/>
          </w:tcPr>
          <w:p w14:paraId="33E1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739469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9DE187"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following is a list of the documents relating to the matters in question in this action which are or have been in the possession, custody or power of the abovenamed plaintiff (or defendant)                              and which is served in compliance with the order herein dated the              day of                          20    .</w:t>
            </w:r>
          </w:p>
          <w:p w14:paraId="06E1CAFE"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F3528A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55662361"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4A68125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15953043"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17692F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4398FE05"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5F55DE2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7C388449"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in a convenient order the documents (or bundles of documents, if of the same nature, such as invoices) in the possession, custody or power of the party in question which he does not object to produce, with a short description of each document or bundle sufficient to identify it.)</w:t>
      </w:r>
    </w:p>
    <w:p w14:paraId="1F37E9F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3F1795E7"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06DE8B5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294934D"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38E3ACC4"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1167B31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14:paraId="524E7C08"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 between the hours of        </w:t>
      </w:r>
      <w:proofErr w:type="spellStart"/>
      <w:r w:rsidRPr="006F2CA2">
        <w:rPr>
          <w:rFonts w:ascii="Times New Roman" w:hAnsi="Times New Roman" w:cs="Times New Roman"/>
          <w:sz w:val="22"/>
          <w:szCs w:val="22"/>
          <w:lang w:val="en-GB" w:eastAsia="en-US"/>
        </w:rPr>
        <w:t>and</w:t>
      </w:r>
      <w:proofErr w:type="spellEnd"/>
      <w:r w:rsidRPr="006F2CA2">
        <w:rPr>
          <w:rFonts w:ascii="Times New Roman" w:hAnsi="Times New Roman" w:cs="Times New Roman"/>
          <w:sz w:val="22"/>
          <w:szCs w:val="22"/>
          <w:lang w:val="en-GB" w:eastAsia="en-US"/>
        </w:rPr>
        <w:t>            .</w:t>
      </w:r>
    </w:p>
    <w:p w14:paraId="27F9105B" w14:textId="77777777"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8F5378C"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260AA16" w14:textId="77777777"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2169D8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7138DC4E" w14:textId="77777777" w:rsidTr="006F2CA2">
        <w:trPr>
          <w:gridBefore w:val="1"/>
          <w:divId w:val="2116439976"/>
          <w:wBefore w:w="108" w:type="dxa"/>
          <w:cantSplit/>
          <w:jc w:val="center"/>
        </w:trPr>
        <w:tc>
          <w:tcPr>
            <w:tcW w:w="7100" w:type="dxa"/>
            <w:gridSpan w:val="6"/>
          </w:tcPr>
          <w:p w14:paraId="74A82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14:paraId="58CACC6E" w14:textId="77777777" w:rsidTr="006F2CA2">
        <w:trPr>
          <w:gridBefore w:val="1"/>
          <w:divId w:val="2116439976"/>
          <w:wBefore w:w="108" w:type="dxa"/>
          <w:cantSplit/>
          <w:jc w:val="center"/>
        </w:trPr>
        <w:tc>
          <w:tcPr>
            <w:tcW w:w="1476" w:type="dxa"/>
            <w:gridSpan w:val="2"/>
          </w:tcPr>
          <w:p w14:paraId="2D6891C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1FAC3E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E6A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049B6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5F7DB433" w14:textId="77777777" w:rsidTr="006F2CA2">
        <w:trPr>
          <w:gridBefore w:val="1"/>
          <w:divId w:val="2116439976"/>
          <w:wBefore w:w="108" w:type="dxa"/>
          <w:cantSplit/>
          <w:jc w:val="center"/>
        </w:trPr>
        <w:tc>
          <w:tcPr>
            <w:tcW w:w="7100" w:type="dxa"/>
            <w:gridSpan w:val="6"/>
          </w:tcPr>
          <w:p w14:paraId="77116D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2A69E6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7D17161A"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79B7D11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1BDC492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6CEE234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6CBF55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598F0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AE27DC8" w14:textId="77777777" w:rsidTr="006F2CA2">
        <w:trPr>
          <w:gridBefore w:val="1"/>
          <w:divId w:val="2116439976"/>
          <w:wBefore w:w="108" w:type="dxa"/>
          <w:cantSplit/>
          <w:jc w:val="center"/>
        </w:trPr>
        <w:tc>
          <w:tcPr>
            <w:tcW w:w="7100" w:type="dxa"/>
            <w:gridSpan w:val="6"/>
          </w:tcPr>
          <w:p w14:paraId="7476EB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12A32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1F0DC40B" w14:textId="77777777" w:rsidTr="006F2CA2">
        <w:trPr>
          <w:gridBefore w:val="1"/>
          <w:divId w:val="2116439976"/>
          <w:wBefore w:w="108" w:type="dxa"/>
          <w:cantSplit/>
          <w:jc w:val="center"/>
        </w:trPr>
        <w:tc>
          <w:tcPr>
            <w:tcW w:w="7100" w:type="dxa"/>
            <w:gridSpan w:val="6"/>
          </w:tcPr>
          <w:p w14:paraId="7E000F5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635A34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16AF651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1C4F5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(except the deed numbered                 in that notice) at my office on             the       day of                           between the hours of          m. and          m.</w:t>
            </w:r>
          </w:p>
          <w:p w14:paraId="5C0BDF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9AADE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169E02AC" w14:textId="77777777" w:rsidTr="006F2CA2">
        <w:trPr>
          <w:gridAfter w:val="1"/>
          <w:divId w:val="2116439976"/>
          <w:wAfter w:w="88" w:type="dxa"/>
          <w:cantSplit/>
          <w:jc w:val="center"/>
        </w:trPr>
        <w:tc>
          <w:tcPr>
            <w:tcW w:w="7120" w:type="dxa"/>
            <w:gridSpan w:val="6"/>
          </w:tcPr>
          <w:p w14:paraId="6E26A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260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2A89B918" w14:textId="77777777" w:rsidTr="006F2CA2">
        <w:trPr>
          <w:gridAfter w:val="1"/>
          <w:divId w:val="2116439976"/>
          <w:wAfter w:w="88" w:type="dxa"/>
          <w:cantSplit/>
          <w:jc w:val="center"/>
        </w:trPr>
        <w:tc>
          <w:tcPr>
            <w:tcW w:w="1060" w:type="dxa"/>
            <w:gridSpan w:val="2"/>
          </w:tcPr>
          <w:p w14:paraId="46D93B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16DEC8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B33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25AAF5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73614AE4" w14:textId="77777777" w:rsidTr="006F2CA2">
        <w:trPr>
          <w:gridAfter w:val="1"/>
          <w:divId w:val="2116439976"/>
          <w:wAfter w:w="88" w:type="dxa"/>
          <w:cantSplit/>
          <w:jc w:val="center"/>
        </w:trPr>
        <w:tc>
          <w:tcPr>
            <w:tcW w:w="7120" w:type="dxa"/>
            <w:gridSpan w:val="6"/>
          </w:tcPr>
          <w:p w14:paraId="008E8E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01B5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A3F1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5076F1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1829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005A3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7682FCC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14:paraId="79FE9049" w14:textId="77777777" w:rsidTr="006F2CA2">
        <w:trPr>
          <w:divId w:val="2116439976"/>
          <w:cantSplit/>
          <w:jc w:val="center"/>
        </w:trPr>
        <w:tc>
          <w:tcPr>
            <w:tcW w:w="7100" w:type="dxa"/>
          </w:tcPr>
          <w:p w14:paraId="1A280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14:paraId="0CB795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067181EB" w14:textId="77777777" w:rsidTr="006F2CA2">
        <w:trPr>
          <w:divId w:val="2116439976"/>
          <w:cantSplit/>
          <w:jc w:val="center"/>
        </w:trPr>
        <w:tc>
          <w:tcPr>
            <w:tcW w:w="7100" w:type="dxa"/>
          </w:tcPr>
          <w:p w14:paraId="35F24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B2AF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B740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(except the deed numbered                       in that notice) may be inspected at                              (insert place of inspection) on the        day of                           20      between the hours of            m. and         m.</w:t>
            </w:r>
          </w:p>
          <w:p w14:paraId="532C6C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6A42A06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0F99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4B91D76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14:paraId="3CF2B483" w14:textId="77777777" w:rsidTr="006F2CA2">
        <w:trPr>
          <w:divId w:val="2116439976"/>
          <w:cantSplit/>
          <w:jc w:val="center"/>
        </w:trPr>
        <w:tc>
          <w:tcPr>
            <w:tcW w:w="7100" w:type="dxa"/>
            <w:gridSpan w:val="3"/>
          </w:tcPr>
          <w:p w14:paraId="350286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14:paraId="33CE0937" w14:textId="77777777" w:rsidTr="006F2CA2">
        <w:trPr>
          <w:divId w:val="2116439976"/>
          <w:cantSplit/>
          <w:jc w:val="center"/>
        </w:trPr>
        <w:tc>
          <w:tcPr>
            <w:tcW w:w="1300" w:type="dxa"/>
          </w:tcPr>
          <w:p w14:paraId="4603D5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1C0FC2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A9B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008FC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022F01B0" w14:textId="77777777" w:rsidTr="006F2CA2">
        <w:trPr>
          <w:divId w:val="2116439976"/>
          <w:cantSplit/>
          <w:jc w:val="center"/>
        </w:trPr>
        <w:tc>
          <w:tcPr>
            <w:tcW w:w="7100" w:type="dxa"/>
            <w:gridSpan w:val="3"/>
          </w:tcPr>
          <w:p w14:paraId="024441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F9EE4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5DB18F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7FCC69B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002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606F2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14:paraId="7AA16298" w14:textId="77777777" w:rsidTr="006F2CA2">
        <w:trPr>
          <w:divId w:val="2116439976"/>
          <w:cantSplit/>
          <w:jc w:val="center"/>
        </w:trPr>
        <w:tc>
          <w:tcPr>
            <w:tcW w:w="7100" w:type="dxa"/>
            <w:gridSpan w:val="3"/>
          </w:tcPr>
          <w:p w14:paraId="6E9486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F42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14:paraId="1F1AF742" w14:textId="77777777" w:rsidTr="006F2CA2">
        <w:trPr>
          <w:divId w:val="2116439976"/>
          <w:cantSplit/>
          <w:jc w:val="center"/>
        </w:trPr>
        <w:tc>
          <w:tcPr>
            <w:tcW w:w="1300" w:type="dxa"/>
          </w:tcPr>
          <w:p w14:paraId="1C504A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4F3E0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79B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6D4F87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01690E5E" w14:textId="77777777" w:rsidTr="006F2CA2">
        <w:trPr>
          <w:divId w:val="2116439976"/>
          <w:cantSplit/>
          <w:jc w:val="center"/>
        </w:trPr>
        <w:tc>
          <w:tcPr>
            <w:tcW w:w="7100" w:type="dxa"/>
            <w:gridSpan w:val="3"/>
          </w:tcPr>
          <w:p w14:paraId="688C62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B0E1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58D6465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F5523B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048E2F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3738581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0797C73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64C25B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defendant’s in any event.</w:t>
            </w:r>
          </w:p>
          <w:p w14:paraId="0F3F108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defendant’s in any event.</w:t>
            </w:r>
          </w:p>
        </w:tc>
      </w:tr>
      <w:tr w:rsidR="006F2CA2" w:rsidRPr="006F2CA2" w14:paraId="0917DF5B" w14:textId="77777777" w:rsidTr="006F2CA2">
        <w:trPr>
          <w:divId w:val="2116439976"/>
          <w:cantSplit/>
          <w:jc w:val="center"/>
        </w:trPr>
        <w:tc>
          <w:tcPr>
            <w:tcW w:w="7100" w:type="dxa"/>
            <w:gridSpan w:val="3"/>
          </w:tcPr>
          <w:p w14:paraId="3658D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w:t>
            </w:r>
            <w:proofErr w:type="gramStart"/>
            <w:r w:rsidRPr="006F2CA2">
              <w:rPr>
                <w:rFonts w:ascii="Times New Roman" w:hAnsi="Times New Roman" w:cs="Times New Roman"/>
                <w:sz w:val="22"/>
                <w:szCs w:val="20"/>
                <w:lang w:val="en-GB" w:eastAsia="en-US"/>
              </w:rPr>
              <w:t>as a result of</w:t>
            </w:r>
            <w:proofErr w:type="gramEnd"/>
            <w:r w:rsidRPr="006F2CA2">
              <w:rPr>
                <w:rFonts w:ascii="Times New Roman" w:hAnsi="Times New Roman" w:cs="Times New Roman"/>
                <w:sz w:val="22"/>
                <w:szCs w:val="20"/>
                <w:lang w:val="en-GB" w:eastAsia="en-US"/>
              </w:rPr>
              <w:t xml:space="preserve"> the amendments be the plaintiff’s in any event.</w:t>
            </w:r>
          </w:p>
        </w:tc>
      </w:tr>
      <w:tr w:rsidR="006F2CA2" w:rsidRPr="006F2CA2" w14:paraId="3E0D1F15" w14:textId="77777777" w:rsidTr="006F2CA2">
        <w:trPr>
          <w:divId w:val="2116439976"/>
          <w:cantSplit/>
          <w:jc w:val="center"/>
        </w:trPr>
        <w:tc>
          <w:tcPr>
            <w:tcW w:w="7100" w:type="dxa"/>
            <w:gridSpan w:val="3"/>
          </w:tcPr>
          <w:p w14:paraId="73E05A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010E4BF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1C85DA7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5619D70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3859F7F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6E89F87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384C6271" w14:textId="77777777" w:rsidTr="006F2CA2">
        <w:trPr>
          <w:divId w:val="2116439976"/>
          <w:cantSplit/>
          <w:jc w:val="center"/>
        </w:trPr>
        <w:tc>
          <w:tcPr>
            <w:tcW w:w="7100" w:type="dxa"/>
            <w:gridSpan w:val="3"/>
          </w:tcPr>
          <w:p w14:paraId="186E31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5663A50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47BE32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669A39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45955B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0DEF8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6985F6B5" w14:textId="77777777" w:rsidTr="006F2CA2">
        <w:trPr>
          <w:divId w:val="2116439976"/>
          <w:cantSplit/>
          <w:jc w:val="center"/>
        </w:trPr>
        <w:tc>
          <w:tcPr>
            <w:tcW w:w="7100" w:type="dxa"/>
            <w:gridSpan w:val="3"/>
          </w:tcPr>
          <w:p w14:paraId="65694CE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13B95C6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491A53E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20.  Evidence of the following fact(s), namely,                 be received at the trial by statement on oath of information and belief (by the production of the following documents or entries in books or copy documents or copy entries in books, namely,                                    ).</w:t>
            </w:r>
          </w:p>
          <w:p w14:paraId="12127E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6A9147B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62795E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652B03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3E28BBA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3BB353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1648A5EF" w14:textId="77777777" w:rsidTr="006F2CA2">
        <w:trPr>
          <w:divId w:val="2116439976"/>
          <w:cantSplit/>
          <w:jc w:val="center"/>
        </w:trPr>
        <w:tc>
          <w:tcPr>
            <w:tcW w:w="7100" w:type="dxa"/>
            <w:gridSpan w:val="3"/>
          </w:tcPr>
          <w:p w14:paraId="535667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4CF78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2F1277DA" w14:textId="77777777" w:rsidTr="006F2CA2">
        <w:trPr>
          <w:divId w:val="2116439976"/>
          <w:cantSplit/>
          <w:jc w:val="center"/>
        </w:trPr>
        <w:tc>
          <w:tcPr>
            <w:tcW w:w="7100" w:type="dxa"/>
            <w:gridSpan w:val="3"/>
          </w:tcPr>
          <w:p w14:paraId="7C126CC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29.  By consent, (the right of appeal be excluded) (any appeal be limited to the Court of Appeal) (any appeal be limited to questions of law only).</w:t>
            </w:r>
          </w:p>
          <w:p w14:paraId="69E32B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4B0457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00A8F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6D182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2634D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6B286B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31.  The witnesses whom the plaintiff intends if </w:t>
            </w:r>
            <w:proofErr w:type="gramStart"/>
            <w:r w:rsidRPr="006F2CA2">
              <w:rPr>
                <w:rFonts w:ascii="Times New Roman" w:hAnsi="Times New Roman" w:cs="Times New Roman"/>
                <w:sz w:val="22"/>
                <w:szCs w:val="20"/>
                <w:lang w:val="en-GB" w:eastAsia="en-US"/>
              </w:rPr>
              <w:t>necessary</w:t>
            </w:r>
            <w:proofErr w:type="gramEnd"/>
            <w:r w:rsidRPr="006F2CA2">
              <w:rPr>
                <w:rFonts w:ascii="Times New Roman" w:hAnsi="Times New Roman" w:cs="Times New Roman"/>
                <w:sz w:val="22"/>
                <w:szCs w:val="20"/>
                <w:lang w:val="en-GB" w:eastAsia="en-US"/>
              </w:rPr>
              <w:t xml:space="preserve"> to call shall be limited to the following:</w:t>
            </w:r>
          </w:p>
          <w:p w14:paraId="49E63A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2061E0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65DD844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32.  The witnesses whom the defendant intends if </w:t>
            </w:r>
            <w:proofErr w:type="gramStart"/>
            <w:r w:rsidRPr="006F2CA2">
              <w:rPr>
                <w:rFonts w:ascii="Times New Roman" w:hAnsi="Times New Roman" w:cs="Times New Roman"/>
                <w:sz w:val="22"/>
                <w:szCs w:val="20"/>
                <w:lang w:val="en-GB" w:eastAsia="en-US"/>
              </w:rPr>
              <w:t>necessary</w:t>
            </w:r>
            <w:proofErr w:type="gramEnd"/>
            <w:r w:rsidRPr="006F2CA2">
              <w:rPr>
                <w:rFonts w:ascii="Times New Roman" w:hAnsi="Times New Roman" w:cs="Times New Roman"/>
                <w:sz w:val="22"/>
                <w:szCs w:val="20"/>
                <w:lang w:val="en-GB" w:eastAsia="en-US"/>
              </w:rPr>
              <w:t xml:space="preserve"> to call shall be limited to the following:</w:t>
            </w:r>
          </w:p>
          <w:p w14:paraId="7E296A8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15E937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3DFDED97" w14:textId="77777777" w:rsidTr="006F2CA2">
        <w:trPr>
          <w:divId w:val="2116439976"/>
          <w:cantSplit/>
          <w:jc w:val="center"/>
        </w:trPr>
        <w:tc>
          <w:tcPr>
            <w:tcW w:w="7100" w:type="dxa"/>
            <w:gridSpan w:val="3"/>
          </w:tcPr>
          <w:p w14:paraId="728CC5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1D7C01C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395C57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68C220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02DA2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2D7737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51A83B7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51909DE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14:paraId="5E992EC3" w14:textId="77777777" w:rsidTr="006F2CA2">
        <w:trPr>
          <w:divId w:val="2116439976"/>
          <w:cantSplit/>
          <w:jc w:val="center"/>
        </w:trPr>
        <w:tc>
          <w:tcPr>
            <w:tcW w:w="7120" w:type="dxa"/>
            <w:gridSpan w:val="4"/>
          </w:tcPr>
          <w:p w14:paraId="3405D3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14:paraId="63B4168C" w14:textId="77777777" w:rsidTr="006F2CA2">
        <w:trPr>
          <w:divId w:val="2116439976"/>
          <w:cantSplit/>
          <w:jc w:val="center"/>
        </w:trPr>
        <w:tc>
          <w:tcPr>
            <w:tcW w:w="1420" w:type="dxa"/>
          </w:tcPr>
          <w:p w14:paraId="35A3C9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14:paraId="677BEB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14:paraId="17FAF4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14:paraId="11722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14:paraId="6E947539" w14:textId="77777777" w:rsidTr="006F2CA2">
        <w:trPr>
          <w:divId w:val="2116439976"/>
          <w:cantSplit/>
          <w:jc w:val="center"/>
        </w:trPr>
        <w:tc>
          <w:tcPr>
            <w:tcW w:w="7120" w:type="dxa"/>
            <w:gridSpan w:val="4"/>
          </w:tcPr>
          <w:p w14:paraId="0ED1EB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652C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0191D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(date). The affidavits that have been exchanged are the following:</w:t>
            </w:r>
          </w:p>
        </w:tc>
      </w:tr>
      <w:tr w:rsidR="005A22FC" w14:paraId="48851325" w14:textId="77777777" w:rsidTr="006F2CA2">
        <w:trPr>
          <w:divId w:val="2116439976"/>
          <w:cantSplit/>
          <w:trHeight w:val="100"/>
          <w:jc w:val="center"/>
        </w:trPr>
        <w:tc>
          <w:tcPr>
            <w:tcW w:w="2740" w:type="dxa"/>
            <w:gridSpan w:val="2"/>
            <w:vAlign w:val="center"/>
          </w:tcPr>
          <w:p w14:paraId="506203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B394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3FC01F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499FDAFA" w14:textId="77777777" w:rsidTr="006F2CA2">
        <w:trPr>
          <w:divId w:val="2116439976"/>
          <w:cantSplit/>
          <w:trHeight w:val="100"/>
          <w:jc w:val="center"/>
        </w:trPr>
        <w:tc>
          <w:tcPr>
            <w:tcW w:w="2740" w:type="dxa"/>
            <w:gridSpan w:val="2"/>
          </w:tcPr>
          <w:p w14:paraId="343C3B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05BAB5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66C5B4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5B8651EB" w14:textId="77777777" w:rsidTr="006F2CA2">
        <w:trPr>
          <w:divId w:val="2116439976"/>
          <w:cantSplit/>
          <w:trHeight w:val="100"/>
          <w:jc w:val="center"/>
        </w:trPr>
        <w:tc>
          <w:tcPr>
            <w:tcW w:w="2740" w:type="dxa"/>
            <w:gridSpan w:val="2"/>
          </w:tcPr>
          <w:p w14:paraId="14A094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6F761F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21B298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2FF0857A" w14:textId="77777777" w:rsidTr="006F2CA2">
        <w:trPr>
          <w:divId w:val="2116439976"/>
          <w:cantSplit/>
          <w:trHeight w:val="100"/>
          <w:jc w:val="center"/>
        </w:trPr>
        <w:tc>
          <w:tcPr>
            <w:tcW w:w="2740" w:type="dxa"/>
            <w:gridSpan w:val="2"/>
          </w:tcPr>
          <w:p w14:paraId="4B0179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1298D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0C97A0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290749D6" w14:textId="77777777" w:rsidTr="006F2CA2">
        <w:trPr>
          <w:divId w:val="2116439976"/>
          <w:cantSplit/>
          <w:jc w:val="center"/>
        </w:trPr>
        <w:tc>
          <w:tcPr>
            <w:tcW w:w="7120" w:type="dxa"/>
            <w:gridSpan w:val="4"/>
          </w:tcPr>
          <w:p w14:paraId="393D63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2A78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0F4D71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17A8728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43E92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14:paraId="00FAFBC9" w14:textId="77777777" w:rsidTr="00EC10EE">
        <w:trPr>
          <w:divId w:val="2116439976"/>
          <w:cantSplit/>
          <w:jc w:val="center"/>
        </w:trPr>
        <w:tc>
          <w:tcPr>
            <w:tcW w:w="7101" w:type="dxa"/>
            <w:gridSpan w:val="3"/>
          </w:tcPr>
          <w:p w14:paraId="5F84B4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14:paraId="0E4EC0D8" w14:textId="77777777" w:rsidTr="00EC10EE">
        <w:trPr>
          <w:divId w:val="2116439976"/>
          <w:cantSplit/>
          <w:jc w:val="center"/>
        </w:trPr>
        <w:tc>
          <w:tcPr>
            <w:tcW w:w="1367" w:type="dxa"/>
          </w:tcPr>
          <w:p w14:paraId="379A0AF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14:paraId="2BA2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14:paraId="1043A6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14:paraId="55E23797" w14:textId="77777777" w:rsidTr="00EC10EE">
        <w:trPr>
          <w:divId w:val="2116439976"/>
          <w:cantSplit/>
          <w:jc w:val="center"/>
        </w:trPr>
        <w:tc>
          <w:tcPr>
            <w:tcW w:w="7101" w:type="dxa"/>
            <w:gridSpan w:val="3"/>
          </w:tcPr>
          <w:p w14:paraId="7E48E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E4B78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4066A8A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3D6076B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38B6395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41C2C50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680D722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66E0855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4E67AE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A9D32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BA04F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25275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C63A5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627B6D4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14:paraId="2BD71DAE" w14:textId="77777777"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14:paraId="59A80BE0" w14:textId="77777777" w:rsidTr="00EF280F">
              <w:trPr>
                <w:cantSplit/>
                <w:jc w:val="center"/>
              </w:trPr>
              <w:tc>
                <w:tcPr>
                  <w:tcW w:w="7100" w:type="dxa"/>
                  <w:gridSpan w:val="3"/>
                </w:tcPr>
                <w:p w14:paraId="341D0DD2" w14:textId="77777777" w:rsidR="00EC10EE" w:rsidRDefault="00EC10EE" w:rsidP="00EF280F">
                  <w:pPr>
                    <w:pStyle w:val="TableItemCentered"/>
                  </w:pPr>
                  <w:r>
                    <w:lastRenderedPageBreak/>
                    <w:fldChar w:fldCharType="begin"/>
                  </w:r>
                  <w:r>
                    <w:instrText xml:space="preserve"> GUID=361e70ae-cdc3-483d-9cf9-b6163793f6d4 </w:instrText>
                  </w:r>
                  <w:r>
                    <w:fldChar w:fldCharType="end"/>
                  </w:r>
                  <w:r w:rsidR="004C64D0">
                    <w:t>FORM</w:t>
                  </w:r>
                  <w:r>
                    <w:t xml:space="preserve"> 106</w:t>
                  </w:r>
                </w:p>
              </w:tc>
            </w:tr>
            <w:tr w:rsidR="00EC10EE" w14:paraId="3DE81554" w14:textId="77777777" w:rsidTr="00EF280F">
              <w:trPr>
                <w:cantSplit/>
                <w:jc w:val="center"/>
              </w:trPr>
              <w:tc>
                <w:tcPr>
                  <w:tcW w:w="1300" w:type="dxa"/>
                </w:tcPr>
                <w:p w14:paraId="1EDC815F" w14:textId="77777777"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14:paraId="0C5BC9B2" w14:textId="77777777"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14:paraId="38555D46" w14:textId="77777777" w:rsidR="00EC10EE" w:rsidRDefault="00EC10EE" w:rsidP="00EF280F">
                  <w:pPr>
                    <w:pStyle w:val="TableItemCentered"/>
                  </w:pPr>
                  <w:r>
                    <w:fldChar w:fldCharType="begin"/>
                  </w:r>
                  <w:r>
                    <w:instrText xml:space="preserve"> GUID=33a87aaf-3e43-4dea-8767-7ef6d08135e1 </w:instrText>
                  </w:r>
                  <w:r>
                    <w:fldChar w:fldCharType="end"/>
                  </w:r>
                </w:p>
              </w:tc>
            </w:tr>
            <w:tr w:rsidR="00EC10EE" w14:paraId="382C231D" w14:textId="77777777" w:rsidTr="00EF280F">
              <w:trPr>
                <w:cantSplit/>
                <w:jc w:val="center"/>
              </w:trPr>
              <w:tc>
                <w:tcPr>
                  <w:tcW w:w="7100" w:type="dxa"/>
                  <w:gridSpan w:val="3"/>
                </w:tcPr>
                <w:p w14:paraId="0B871BA0" w14:textId="77777777" w:rsidR="00EC10EE" w:rsidRDefault="00EC10EE" w:rsidP="00EF280F">
                  <w:pPr>
                    <w:pStyle w:val="TableItemCentered"/>
                  </w:pPr>
                  <w:r>
                    <w:fldChar w:fldCharType="begin"/>
                  </w:r>
                  <w:r>
                    <w:instrText xml:space="preserve"> GUID=fd0b1d89-3f3d-44f6-b088-8c61d9183e7d </w:instrText>
                  </w:r>
                  <w:r>
                    <w:fldChar w:fldCharType="end"/>
                  </w:r>
                  <w:r>
                    <w:t>(Title as in action)</w:t>
                  </w:r>
                </w:p>
                <w:p w14:paraId="593B7003" w14:textId="77777777" w:rsidR="00EC10EE" w:rsidRDefault="00EC10EE" w:rsidP="00EF280F">
                  <w:pPr>
                    <w:pStyle w:val="TableItemCentered"/>
                  </w:pPr>
                  <w:r>
                    <w:fldChar w:fldCharType="begin"/>
                  </w:r>
                  <w:r>
                    <w:instrText xml:space="preserve"> GUID=581bdb22-4c70-4c42-bab7-83f0847a6027 </w:instrText>
                  </w:r>
                  <w:r>
                    <w:fldChar w:fldCharType="end"/>
                  </w:r>
                  <w:r>
                    <w:t>The Answer</w:t>
                  </w:r>
                </w:p>
                <w:p w14:paraId="58450758" w14:textId="77777777"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6B379627" w14:textId="77777777"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4E88588B" w14:textId="77777777"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FB9A86E" w14:textId="77777777"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707F7F4A" w14:textId="77777777"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66433955" w14:textId="77777777"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14:paraId="3BFB7108" w14:textId="77777777"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104BD5E5" w14:textId="77777777" w:rsidR="00EC10EE" w:rsidRDefault="00EC10EE" w:rsidP="006F2CA2">
            <w:pPr>
              <w:spacing w:before="60" w:after="60" w:line="240" w:lineRule="auto"/>
              <w:jc w:val="center"/>
              <w:rPr>
                <w:rFonts w:ascii="Times New Roman" w:hAnsi="Times New Roman" w:cs="Times New Roman"/>
                <w:sz w:val="22"/>
                <w:szCs w:val="20"/>
                <w:lang w:val="en-GB" w:eastAsia="en-US"/>
              </w:rPr>
            </w:pPr>
          </w:p>
          <w:p w14:paraId="48597B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14:paraId="5F89BC2A" w14:textId="77777777" w:rsidTr="000179EA">
        <w:trPr>
          <w:divId w:val="2116439976"/>
          <w:cantSplit/>
          <w:jc w:val="center"/>
        </w:trPr>
        <w:tc>
          <w:tcPr>
            <w:tcW w:w="1598" w:type="dxa"/>
          </w:tcPr>
          <w:p w14:paraId="769A55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14:paraId="19D8BA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A698F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14:paraId="2EAA8A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14:paraId="1BAE1952" w14:textId="77777777" w:rsidTr="000179EA">
        <w:trPr>
          <w:divId w:val="2116439976"/>
          <w:cantSplit/>
          <w:jc w:val="center"/>
        </w:trPr>
        <w:tc>
          <w:tcPr>
            <w:tcW w:w="7316" w:type="dxa"/>
            <w:gridSpan w:val="3"/>
          </w:tcPr>
          <w:p w14:paraId="42047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4574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38C00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
          <w:p w14:paraId="6CFCD7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F31D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0E2EF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14:paraId="7D718463" w14:textId="77777777" w:rsidTr="006F2CA2">
        <w:trPr>
          <w:gridAfter w:val="1"/>
          <w:divId w:val="2116439976"/>
          <w:wAfter w:w="60" w:type="dxa"/>
          <w:cantSplit/>
          <w:jc w:val="center"/>
        </w:trPr>
        <w:tc>
          <w:tcPr>
            <w:tcW w:w="7060" w:type="dxa"/>
            <w:gridSpan w:val="3"/>
          </w:tcPr>
          <w:p w14:paraId="182C7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14:paraId="5891F9FA" w14:textId="77777777" w:rsidTr="006F2CA2">
        <w:trPr>
          <w:gridAfter w:val="1"/>
          <w:divId w:val="2116439976"/>
          <w:wAfter w:w="60" w:type="dxa"/>
          <w:cantSplit/>
          <w:jc w:val="center"/>
        </w:trPr>
        <w:tc>
          <w:tcPr>
            <w:tcW w:w="1340" w:type="dxa"/>
          </w:tcPr>
          <w:p w14:paraId="06F0C01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14:paraId="5D0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3FB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14:paraId="661542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14:paraId="1FC95AD2" w14:textId="77777777" w:rsidTr="006F2CA2">
        <w:trPr>
          <w:gridAfter w:val="1"/>
          <w:divId w:val="2116439976"/>
          <w:wAfter w:w="60" w:type="dxa"/>
          <w:cantSplit/>
          <w:jc w:val="center"/>
        </w:trPr>
        <w:tc>
          <w:tcPr>
            <w:tcW w:w="7060" w:type="dxa"/>
            <w:gridSpan w:val="3"/>
          </w:tcPr>
          <w:p w14:paraId="732FC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C232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B76CE2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7CFB8C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56F0D23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FBD17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43267A4" w14:textId="77777777"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BED39F" w14:textId="77777777"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501800B6" w14:textId="77777777" w:rsidTr="006F2CA2">
        <w:trPr>
          <w:divId w:val="2116439976"/>
          <w:cantSplit/>
          <w:jc w:val="center"/>
        </w:trPr>
        <w:tc>
          <w:tcPr>
            <w:tcW w:w="7120" w:type="dxa"/>
            <w:gridSpan w:val="4"/>
          </w:tcPr>
          <w:p w14:paraId="0AADFE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14:paraId="754674BD" w14:textId="77777777" w:rsidTr="006F2CA2">
        <w:trPr>
          <w:divId w:val="2116439976"/>
          <w:cantSplit/>
          <w:jc w:val="center"/>
        </w:trPr>
        <w:tc>
          <w:tcPr>
            <w:tcW w:w="7120" w:type="dxa"/>
            <w:gridSpan w:val="4"/>
          </w:tcPr>
          <w:p w14:paraId="43E033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B22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38B41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EF5B81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3A4B4A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0B36A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E0C3F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76E17166"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41C84925"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admissions required, e.g.)</w:t>
            </w:r>
          </w:p>
          <w:p w14:paraId="3BAAEA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26EA9D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11B5A7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00E40F0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48208B7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2393B9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14:paraId="2AF9698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14:paraId="136448BB" w14:textId="77777777" w:rsidTr="006F2CA2">
        <w:trPr>
          <w:divId w:val="2116439976"/>
          <w:cantSplit/>
          <w:jc w:val="center"/>
        </w:trPr>
        <w:tc>
          <w:tcPr>
            <w:tcW w:w="7120" w:type="dxa"/>
            <w:gridSpan w:val="3"/>
          </w:tcPr>
          <w:p w14:paraId="3D5225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14:paraId="1F8CDB51" w14:textId="77777777" w:rsidTr="006F2CA2">
        <w:trPr>
          <w:divId w:val="2116439976"/>
          <w:cantSplit/>
          <w:jc w:val="center"/>
        </w:trPr>
        <w:tc>
          <w:tcPr>
            <w:tcW w:w="1000" w:type="dxa"/>
          </w:tcPr>
          <w:p w14:paraId="0946DB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14:paraId="7E67D4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14:paraId="70559D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0E051123" w14:textId="77777777" w:rsidTr="006F2CA2">
        <w:trPr>
          <w:divId w:val="2116439976"/>
          <w:cantSplit/>
          <w:jc w:val="center"/>
        </w:trPr>
        <w:tc>
          <w:tcPr>
            <w:tcW w:w="7120" w:type="dxa"/>
            <w:gridSpan w:val="3"/>
          </w:tcPr>
          <w:p w14:paraId="79C684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4FCF2C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DB09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4315E3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Provided that this admission is made for the purposes of this action only, and is not an admission to be used against the defendant (or plaintiff) on any other occasion, or by anyone other than the plaintiff (or defendant, or party requiring the admission).</w:t>
            </w:r>
          </w:p>
          <w:p w14:paraId="39C301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90E0BE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7AEA6A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4BE15802" w14:textId="77777777" w:rsidTr="006F2CA2">
        <w:trPr>
          <w:divId w:val="2116439976"/>
          <w:cantSplit/>
          <w:trHeight w:val="60"/>
          <w:jc w:val="center"/>
        </w:trPr>
        <w:tc>
          <w:tcPr>
            <w:tcW w:w="3460" w:type="dxa"/>
            <w:gridSpan w:val="2"/>
            <w:vAlign w:val="center"/>
          </w:tcPr>
          <w:p w14:paraId="736F34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0C4847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7415B6D3" w14:textId="77777777" w:rsidTr="006F2CA2">
        <w:trPr>
          <w:divId w:val="2116439976"/>
          <w:cantSplit/>
          <w:trHeight w:val="60"/>
          <w:jc w:val="center"/>
        </w:trPr>
        <w:tc>
          <w:tcPr>
            <w:tcW w:w="3460" w:type="dxa"/>
            <w:gridSpan w:val="2"/>
          </w:tcPr>
          <w:p w14:paraId="1EFA19B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7BB89AC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6EF6A032" w14:textId="77777777" w:rsidTr="006F2CA2">
        <w:trPr>
          <w:divId w:val="2116439976"/>
          <w:cantSplit/>
          <w:trHeight w:val="60"/>
          <w:jc w:val="center"/>
        </w:trPr>
        <w:tc>
          <w:tcPr>
            <w:tcW w:w="3460" w:type="dxa"/>
            <w:gridSpan w:val="2"/>
          </w:tcPr>
          <w:p w14:paraId="0013BF4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109CEB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7B3BBE78" w14:textId="77777777" w:rsidTr="006F2CA2">
        <w:trPr>
          <w:divId w:val="2116439976"/>
          <w:cantSplit/>
          <w:trHeight w:val="60"/>
          <w:jc w:val="center"/>
        </w:trPr>
        <w:tc>
          <w:tcPr>
            <w:tcW w:w="3460" w:type="dxa"/>
            <w:gridSpan w:val="2"/>
          </w:tcPr>
          <w:p w14:paraId="066C81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0BC0B7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3C063313" w14:textId="77777777" w:rsidTr="006F2CA2">
        <w:trPr>
          <w:divId w:val="2116439976"/>
          <w:cantSplit/>
          <w:trHeight w:val="60"/>
          <w:jc w:val="center"/>
        </w:trPr>
        <w:tc>
          <w:tcPr>
            <w:tcW w:w="3460" w:type="dxa"/>
            <w:gridSpan w:val="2"/>
          </w:tcPr>
          <w:p w14:paraId="3E070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2E277D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54D611CD" w14:textId="77777777" w:rsidTr="006F2CA2">
        <w:trPr>
          <w:divId w:val="2116439976"/>
          <w:cantSplit/>
          <w:trHeight w:val="60"/>
          <w:jc w:val="center"/>
        </w:trPr>
        <w:tc>
          <w:tcPr>
            <w:tcW w:w="3460" w:type="dxa"/>
            <w:gridSpan w:val="2"/>
          </w:tcPr>
          <w:p w14:paraId="54E23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04E80A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3375BC1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14:paraId="360EFF72" w14:textId="77777777" w:rsidTr="006F2CA2">
        <w:trPr>
          <w:divId w:val="2116439976"/>
          <w:cantSplit/>
          <w:jc w:val="center"/>
        </w:trPr>
        <w:tc>
          <w:tcPr>
            <w:tcW w:w="7120" w:type="dxa"/>
            <w:gridSpan w:val="5"/>
          </w:tcPr>
          <w:p w14:paraId="46BD97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26209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14:paraId="4659D3CD" w14:textId="77777777" w:rsidTr="006F2CA2">
        <w:trPr>
          <w:divId w:val="2116439976"/>
          <w:cantSplit/>
          <w:jc w:val="center"/>
        </w:trPr>
        <w:tc>
          <w:tcPr>
            <w:tcW w:w="1320" w:type="dxa"/>
          </w:tcPr>
          <w:p w14:paraId="786A82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14:paraId="291274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41DDA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14:paraId="484CD3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14:paraId="0EB2034D" w14:textId="77777777" w:rsidTr="006F2CA2">
        <w:trPr>
          <w:divId w:val="2116439976"/>
          <w:cantSplit/>
          <w:jc w:val="center"/>
        </w:trPr>
        <w:tc>
          <w:tcPr>
            <w:tcW w:w="7120" w:type="dxa"/>
            <w:gridSpan w:val="5"/>
          </w:tcPr>
          <w:p w14:paraId="7F1F29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7C7F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6835A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further take notice that if you do not within the aforementioned 7 days give notice that you do not admit the documents (or any of them) and that you require the same to be proved at the trial you shall be deemed to have admitted the document (or documents) unless the Court shall otherwise order.</w:t>
            </w:r>
          </w:p>
          <w:p w14:paraId="6E6B5E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812D2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7524E3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2336F7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4FFC2508" w14:textId="77777777" w:rsidTr="006F2CA2">
        <w:trPr>
          <w:divId w:val="2116439976"/>
          <w:cantSplit/>
          <w:trHeight w:val="60"/>
          <w:jc w:val="center"/>
        </w:trPr>
        <w:tc>
          <w:tcPr>
            <w:tcW w:w="5020" w:type="dxa"/>
            <w:gridSpan w:val="4"/>
          </w:tcPr>
          <w:p w14:paraId="5E3561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40EC9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55D15418" w14:textId="77777777" w:rsidTr="006F2CA2">
        <w:trPr>
          <w:divId w:val="2116439976"/>
          <w:cantSplit/>
          <w:trHeight w:val="60"/>
          <w:jc w:val="center"/>
        </w:trPr>
        <w:tc>
          <w:tcPr>
            <w:tcW w:w="5020" w:type="dxa"/>
            <w:gridSpan w:val="4"/>
          </w:tcPr>
          <w:p w14:paraId="17258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16ABBF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D51FF5F" w14:textId="77777777" w:rsidTr="006F2CA2">
        <w:trPr>
          <w:divId w:val="2116439976"/>
          <w:cantSplit/>
          <w:trHeight w:val="60"/>
          <w:jc w:val="center"/>
        </w:trPr>
        <w:tc>
          <w:tcPr>
            <w:tcW w:w="5020" w:type="dxa"/>
            <w:gridSpan w:val="4"/>
          </w:tcPr>
          <w:p w14:paraId="5A941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7D96CD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1F268B6D" w14:textId="77777777" w:rsidTr="006F2CA2">
        <w:trPr>
          <w:divId w:val="2116439976"/>
          <w:cantSplit/>
          <w:trHeight w:val="60"/>
          <w:jc w:val="center"/>
        </w:trPr>
        <w:tc>
          <w:tcPr>
            <w:tcW w:w="5020" w:type="dxa"/>
            <w:gridSpan w:val="4"/>
          </w:tcPr>
          <w:p w14:paraId="6DBE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4513A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5C98752A" w14:textId="77777777" w:rsidTr="006F2CA2">
        <w:trPr>
          <w:divId w:val="2116439976"/>
          <w:cantSplit/>
          <w:trHeight w:val="60"/>
          <w:jc w:val="center"/>
        </w:trPr>
        <w:tc>
          <w:tcPr>
            <w:tcW w:w="5020" w:type="dxa"/>
            <w:gridSpan w:val="4"/>
          </w:tcPr>
          <w:p w14:paraId="24BFA5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674EFE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31E72A44" w14:textId="77777777" w:rsidTr="006F2CA2">
        <w:trPr>
          <w:divId w:val="2116439976"/>
          <w:cantSplit/>
          <w:trHeight w:val="60"/>
          <w:jc w:val="center"/>
        </w:trPr>
        <w:tc>
          <w:tcPr>
            <w:tcW w:w="5020" w:type="dxa"/>
            <w:gridSpan w:val="4"/>
          </w:tcPr>
          <w:p w14:paraId="5FD3BC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5901B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0A92B849" w14:textId="77777777" w:rsidTr="006F2CA2">
        <w:trPr>
          <w:divId w:val="2116439976"/>
          <w:cantSplit/>
          <w:jc w:val="center"/>
        </w:trPr>
        <w:tc>
          <w:tcPr>
            <w:tcW w:w="7120" w:type="dxa"/>
            <w:gridSpan w:val="5"/>
          </w:tcPr>
          <w:p w14:paraId="0C4D3F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7A4D34AF" w14:textId="77777777" w:rsidTr="006F2CA2">
        <w:trPr>
          <w:divId w:val="2116439976"/>
          <w:cantSplit/>
          <w:trHeight w:val="100"/>
          <w:jc w:val="center"/>
        </w:trPr>
        <w:tc>
          <w:tcPr>
            <w:tcW w:w="2980" w:type="dxa"/>
            <w:gridSpan w:val="2"/>
            <w:vAlign w:val="center"/>
          </w:tcPr>
          <w:p w14:paraId="39B48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5E13BF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6ABD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23465AE8" w14:textId="77777777" w:rsidTr="006F2CA2">
        <w:trPr>
          <w:divId w:val="2116439976"/>
          <w:cantSplit/>
          <w:trHeight w:val="100"/>
          <w:jc w:val="center"/>
        </w:trPr>
        <w:tc>
          <w:tcPr>
            <w:tcW w:w="2980" w:type="dxa"/>
            <w:gridSpan w:val="2"/>
          </w:tcPr>
          <w:p w14:paraId="7EEB1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1BEDD8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E8870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6645607B" w14:textId="77777777" w:rsidTr="006F2CA2">
        <w:trPr>
          <w:divId w:val="2116439976"/>
          <w:cantSplit/>
          <w:trHeight w:val="100"/>
          <w:jc w:val="center"/>
        </w:trPr>
        <w:tc>
          <w:tcPr>
            <w:tcW w:w="2980" w:type="dxa"/>
            <w:gridSpan w:val="2"/>
          </w:tcPr>
          <w:p w14:paraId="5D1A3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51C072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5EE730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33DEB4A2" w14:textId="77777777" w:rsidTr="006F2CA2">
        <w:trPr>
          <w:divId w:val="2116439976"/>
          <w:cantSplit/>
          <w:trHeight w:val="100"/>
          <w:jc w:val="center"/>
        </w:trPr>
        <w:tc>
          <w:tcPr>
            <w:tcW w:w="2980" w:type="dxa"/>
            <w:gridSpan w:val="2"/>
          </w:tcPr>
          <w:p w14:paraId="0E933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40359A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638657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01C47F7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14:paraId="1CE57481" w14:textId="77777777" w:rsidTr="006F2CA2">
        <w:trPr>
          <w:divId w:val="2116439976"/>
          <w:cantSplit/>
          <w:jc w:val="center"/>
        </w:trPr>
        <w:tc>
          <w:tcPr>
            <w:tcW w:w="7100" w:type="dxa"/>
            <w:gridSpan w:val="3"/>
          </w:tcPr>
          <w:p w14:paraId="6A5A15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14:paraId="5D3F6EAB" w14:textId="77777777" w:rsidTr="006F2CA2">
        <w:trPr>
          <w:gridAfter w:val="1"/>
          <w:divId w:val="2116439976"/>
          <w:wAfter w:w="2060" w:type="dxa"/>
          <w:cantSplit/>
          <w:jc w:val="center"/>
        </w:trPr>
        <w:tc>
          <w:tcPr>
            <w:tcW w:w="5040" w:type="dxa"/>
            <w:gridSpan w:val="2"/>
          </w:tcPr>
          <w:p w14:paraId="29B343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2A53EBA9" w14:textId="77777777" w:rsidTr="006F2CA2">
        <w:trPr>
          <w:divId w:val="2116439976"/>
          <w:cantSplit/>
          <w:jc w:val="center"/>
        </w:trPr>
        <w:tc>
          <w:tcPr>
            <w:tcW w:w="7100" w:type="dxa"/>
            <w:gridSpan w:val="3"/>
          </w:tcPr>
          <w:p w14:paraId="658579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4CA070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AAC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(e.g. 1, 2 and 5) of the documents (as the case may be) in the Notice to Admit Documents saving all just exceptions to the same as evidence.</w:t>
            </w:r>
          </w:p>
          <w:p w14:paraId="145BF6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6FF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C0BC3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14:paraId="06277EA0" w14:textId="77777777" w:rsidTr="006F2CA2">
        <w:trPr>
          <w:divId w:val="2116439976"/>
          <w:cantSplit/>
          <w:jc w:val="center"/>
        </w:trPr>
        <w:tc>
          <w:tcPr>
            <w:tcW w:w="7100" w:type="dxa"/>
            <w:gridSpan w:val="3"/>
          </w:tcPr>
          <w:p w14:paraId="708470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DA3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14:paraId="69A53BAC" w14:textId="77777777" w:rsidTr="006F2CA2">
        <w:trPr>
          <w:gridAfter w:val="2"/>
          <w:divId w:val="2116439976"/>
          <w:wAfter w:w="3140" w:type="dxa"/>
          <w:cantSplit/>
          <w:jc w:val="center"/>
        </w:trPr>
        <w:tc>
          <w:tcPr>
            <w:tcW w:w="3960" w:type="dxa"/>
          </w:tcPr>
          <w:p w14:paraId="34317D6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14:paraId="3D462E0B" w14:textId="77777777" w:rsidTr="006F2CA2">
        <w:trPr>
          <w:divId w:val="2116439976"/>
          <w:cantSplit/>
          <w:jc w:val="center"/>
        </w:trPr>
        <w:tc>
          <w:tcPr>
            <w:tcW w:w="7100" w:type="dxa"/>
            <w:gridSpan w:val="3"/>
          </w:tcPr>
          <w:p w14:paraId="02EF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2D6FD8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C4DAC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390966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73E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21A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48611F6F"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50FFC21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14:paraId="36495C27" w14:textId="77777777"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14:paraId="7DD3C895" w14:textId="77777777" w:rsidTr="00205B95">
              <w:trPr>
                <w:gridBefore w:val="1"/>
                <w:wBefore w:w="108" w:type="dxa"/>
                <w:cantSplit/>
                <w:jc w:val="center"/>
              </w:trPr>
              <w:tc>
                <w:tcPr>
                  <w:tcW w:w="7100" w:type="dxa"/>
                  <w:gridSpan w:val="6"/>
                </w:tcPr>
                <w:p w14:paraId="7EC59AE2" w14:textId="77777777" w:rsidR="00A1223F" w:rsidRDefault="00A1223F" w:rsidP="00205B95">
                  <w:pPr>
                    <w:pStyle w:val="TableItemCentered"/>
                  </w:pPr>
                  <w:r>
                    <w:lastRenderedPageBreak/>
                    <w:fldChar w:fldCharType="begin"/>
                  </w:r>
                  <w:r>
                    <w:instrText xml:space="preserve"> GUID=c4a49381-7752-42dc-a420-036503383340 </w:instrText>
                  </w:r>
                  <w:r>
                    <w:fldChar w:fldCharType="end"/>
                  </w:r>
                  <w:r w:rsidR="004C64D0">
                    <w:t>FORM</w:t>
                  </w:r>
                  <w:r>
                    <w:t xml:space="preserve"> 114</w:t>
                  </w:r>
                </w:p>
              </w:tc>
            </w:tr>
            <w:tr w:rsidR="00A1223F" w14:paraId="2C987A0E" w14:textId="77777777" w:rsidTr="00205B95">
              <w:trPr>
                <w:gridBefore w:val="1"/>
                <w:wBefore w:w="108" w:type="dxa"/>
                <w:cantSplit/>
                <w:jc w:val="center"/>
              </w:trPr>
              <w:tc>
                <w:tcPr>
                  <w:tcW w:w="1140" w:type="dxa"/>
                  <w:gridSpan w:val="2"/>
                </w:tcPr>
                <w:p w14:paraId="40C2FF54"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14:paraId="13CA1575" w14:textId="77777777" w:rsidR="00A1223F" w:rsidRDefault="00A1223F" w:rsidP="00205B95">
                  <w:pPr>
                    <w:pStyle w:val="TableItemCentered"/>
                  </w:pPr>
                </w:p>
                <w:p w14:paraId="4AA5D81C" w14:textId="77777777"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14:paraId="57608343" w14:textId="77777777" w:rsidR="00A1223F" w:rsidRDefault="00A1223F" w:rsidP="00205B95">
                  <w:pPr>
                    <w:pStyle w:val="TableItemCentered"/>
                  </w:pPr>
                  <w:r>
                    <w:fldChar w:fldCharType="begin"/>
                  </w:r>
                  <w:r>
                    <w:instrText xml:space="preserve"> GUID=c32f100e-4f71-40d5-a84d-7c4fd0e87c47 </w:instrText>
                  </w:r>
                  <w:r>
                    <w:fldChar w:fldCharType="end"/>
                  </w:r>
                </w:p>
              </w:tc>
            </w:tr>
            <w:tr w:rsidR="00A1223F" w14:paraId="6213CDD3" w14:textId="77777777" w:rsidTr="00205B95">
              <w:trPr>
                <w:gridBefore w:val="1"/>
                <w:wBefore w:w="108" w:type="dxa"/>
                <w:cantSplit/>
                <w:jc w:val="center"/>
              </w:trPr>
              <w:tc>
                <w:tcPr>
                  <w:tcW w:w="7100" w:type="dxa"/>
                  <w:gridSpan w:val="6"/>
                </w:tcPr>
                <w:p w14:paraId="708F4752" w14:textId="77777777" w:rsidR="00A1223F" w:rsidRDefault="00A1223F" w:rsidP="00205B95">
                  <w:pPr>
                    <w:pStyle w:val="TableItemCentered"/>
                  </w:pPr>
                  <w:r>
                    <w:fldChar w:fldCharType="begin"/>
                  </w:r>
                  <w:r>
                    <w:instrText xml:space="preserve"> GUID=9bb46fff-1886-4d55-9c2e-cdc218966770 </w:instrText>
                  </w:r>
                  <w:r>
                    <w:fldChar w:fldCharType="end"/>
                  </w:r>
                  <w:r>
                    <w:t>(Title as in action)</w:t>
                  </w:r>
                </w:p>
                <w:p w14:paraId="43B005A2" w14:textId="77777777"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2D4E09B" w14:textId="77777777"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BB98275" w14:textId="77777777"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26CEAEC7" w14:textId="77777777"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14:paraId="45784F51" w14:textId="77777777" w:rsidTr="00205B95">
              <w:trPr>
                <w:gridAfter w:val="1"/>
                <w:wAfter w:w="108" w:type="dxa"/>
                <w:cantSplit/>
                <w:jc w:val="center"/>
              </w:trPr>
              <w:tc>
                <w:tcPr>
                  <w:tcW w:w="7100" w:type="dxa"/>
                  <w:gridSpan w:val="6"/>
                </w:tcPr>
                <w:p w14:paraId="2CCC0712" w14:textId="77777777" w:rsidR="00A1223F" w:rsidRDefault="00A1223F" w:rsidP="00205B95">
                  <w:pPr>
                    <w:pStyle w:val="TableItemCentered"/>
                  </w:pPr>
                </w:p>
                <w:p w14:paraId="2A381B33" w14:textId="77777777"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14:paraId="54D92856" w14:textId="77777777" w:rsidTr="00205B95">
              <w:trPr>
                <w:gridAfter w:val="1"/>
                <w:wAfter w:w="108" w:type="dxa"/>
                <w:cantSplit/>
                <w:jc w:val="center"/>
              </w:trPr>
              <w:tc>
                <w:tcPr>
                  <w:tcW w:w="1080" w:type="dxa"/>
                  <w:gridSpan w:val="2"/>
                </w:tcPr>
                <w:p w14:paraId="33879D75"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14:paraId="74B072D5" w14:textId="77777777" w:rsidR="00A1223F" w:rsidRDefault="00A1223F" w:rsidP="00205B95">
                  <w:pPr>
                    <w:pStyle w:val="TableItemCentered"/>
                  </w:pPr>
                </w:p>
                <w:p w14:paraId="303253B6" w14:textId="77777777"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14:paraId="15C22A30" w14:textId="77777777" w:rsidR="00A1223F" w:rsidRDefault="00A1223F" w:rsidP="00205B95">
                  <w:pPr>
                    <w:pStyle w:val="TableItemCentered"/>
                  </w:pPr>
                  <w:r>
                    <w:fldChar w:fldCharType="begin"/>
                  </w:r>
                  <w:r>
                    <w:instrText xml:space="preserve"> GUID=01a87422-3cfb-44ec-a189-dbc97a024c46 </w:instrText>
                  </w:r>
                  <w:r>
                    <w:fldChar w:fldCharType="end"/>
                  </w:r>
                </w:p>
              </w:tc>
            </w:tr>
            <w:tr w:rsidR="00A1223F" w14:paraId="36C7F7C6" w14:textId="77777777" w:rsidTr="00205B95">
              <w:trPr>
                <w:gridAfter w:val="1"/>
                <w:wAfter w:w="108" w:type="dxa"/>
                <w:cantSplit/>
                <w:jc w:val="center"/>
              </w:trPr>
              <w:tc>
                <w:tcPr>
                  <w:tcW w:w="7100" w:type="dxa"/>
                  <w:gridSpan w:val="6"/>
                </w:tcPr>
                <w:p w14:paraId="29ED4E39" w14:textId="77777777" w:rsidR="00A1223F" w:rsidRDefault="00A1223F" w:rsidP="00205B95">
                  <w:pPr>
                    <w:pStyle w:val="TableItemCentered"/>
                  </w:pPr>
                  <w:r>
                    <w:fldChar w:fldCharType="begin"/>
                  </w:r>
                  <w:r>
                    <w:instrText xml:space="preserve"> GUID=59eef798-f06a-4a5b-b6ee-1276891ddec8 </w:instrText>
                  </w:r>
                  <w:r>
                    <w:fldChar w:fldCharType="end"/>
                  </w:r>
                  <w:r>
                    <w:t>(Title as in action)</w:t>
                  </w:r>
                </w:p>
                <w:p w14:paraId="0FDEB887" w14:textId="77777777"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6E59C205" w14:textId="77777777"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047535C0" w14:textId="77777777"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1F9BCB03" w14:textId="77777777"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30793D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376120B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14:paraId="73A17A81" w14:textId="77777777" w:rsidTr="006F2CA2">
        <w:trPr>
          <w:gridBefore w:val="1"/>
          <w:divId w:val="2116439976"/>
          <w:wBefore w:w="99" w:type="dxa"/>
          <w:cantSplit/>
          <w:jc w:val="center"/>
        </w:trPr>
        <w:tc>
          <w:tcPr>
            <w:tcW w:w="7109" w:type="dxa"/>
            <w:gridSpan w:val="10"/>
          </w:tcPr>
          <w:p w14:paraId="24307F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14:paraId="3E5E92CD" w14:textId="77777777" w:rsidTr="006F2CA2">
        <w:trPr>
          <w:gridBefore w:val="1"/>
          <w:divId w:val="2116439976"/>
          <w:wBefore w:w="99" w:type="dxa"/>
          <w:cantSplit/>
          <w:jc w:val="center"/>
        </w:trPr>
        <w:tc>
          <w:tcPr>
            <w:tcW w:w="1194" w:type="dxa"/>
            <w:gridSpan w:val="2"/>
          </w:tcPr>
          <w:p w14:paraId="14E5A8F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14:paraId="498EE5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A0B9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14:paraId="7AA59C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14:paraId="6FF0AF2A" w14:textId="77777777" w:rsidTr="006F2CA2">
        <w:trPr>
          <w:gridBefore w:val="1"/>
          <w:divId w:val="2116439976"/>
          <w:wBefore w:w="99" w:type="dxa"/>
          <w:cantSplit/>
          <w:jc w:val="center"/>
        </w:trPr>
        <w:tc>
          <w:tcPr>
            <w:tcW w:w="7109" w:type="dxa"/>
            <w:gridSpan w:val="10"/>
          </w:tcPr>
          <w:p w14:paraId="4D32A4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D9EC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055D03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5C6A9F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164F7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5A4F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37165CBE" w14:textId="77777777"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D13864F" w14:textId="77777777" w:rsidTr="006F2CA2">
        <w:trPr>
          <w:gridAfter w:val="1"/>
          <w:divId w:val="2116439976"/>
          <w:wAfter w:w="86" w:type="dxa"/>
          <w:cantSplit/>
          <w:jc w:val="center"/>
        </w:trPr>
        <w:tc>
          <w:tcPr>
            <w:tcW w:w="7122" w:type="dxa"/>
            <w:gridSpan w:val="10"/>
          </w:tcPr>
          <w:p w14:paraId="7F7CC1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0057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14:paraId="02F4FAE5" w14:textId="77777777" w:rsidTr="006F2CA2">
        <w:trPr>
          <w:gridAfter w:val="1"/>
          <w:divId w:val="2116439976"/>
          <w:wAfter w:w="86" w:type="dxa"/>
          <w:cantSplit/>
          <w:jc w:val="center"/>
        </w:trPr>
        <w:tc>
          <w:tcPr>
            <w:tcW w:w="1969" w:type="dxa"/>
            <w:gridSpan w:val="4"/>
          </w:tcPr>
          <w:p w14:paraId="111457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14:paraId="547EB1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6042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14:paraId="56F152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14:paraId="62C9DCC3" w14:textId="77777777" w:rsidTr="006F2CA2">
        <w:trPr>
          <w:gridAfter w:val="1"/>
          <w:divId w:val="2116439976"/>
          <w:wAfter w:w="86" w:type="dxa"/>
          <w:cantSplit/>
          <w:jc w:val="center"/>
        </w:trPr>
        <w:tc>
          <w:tcPr>
            <w:tcW w:w="7122" w:type="dxa"/>
            <w:gridSpan w:val="10"/>
          </w:tcPr>
          <w:p w14:paraId="0B49D3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3056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1B652A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131BC75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2BBAAF6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33E7E8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14:paraId="67E80979" w14:textId="77777777" w:rsidTr="006F2CA2">
        <w:trPr>
          <w:gridAfter w:val="1"/>
          <w:divId w:val="2116439976"/>
          <w:wAfter w:w="86" w:type="dxa"/>
          <w:cantSplit/>
          <w:trHeight w:val="120"/>
          <w:jc w:val="center"/>
        </w:trPr>
        <w:tc>
          <w:tcPr>
            <w:tcW w:w="757" w:type="dxa"/>
            <w:gridSpan w:val="2"/>
            <w:vAlign w:val="center"/>
          </w:tcPr>
          <w:p w14:paraId="7527040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14:paraId="74D2B1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51F6F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0B45C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14:paraId="0DF76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14:paraId="27EE54FD" w14:textId="77777777" w:rsidTr="006F2CA2">
        <w:trPr>
          <w:gridAfter w:val="1"/>
          <w:divId w:val="2116439976"/>
          <w:wAfter w:w="86" w:type="dxa"/>
          <w:cantSplit/>
          <w:trHeight w:val="120"/>
          <w:jc w:val="center"/>
        </w:trPr>
        <w:tc>
          <w:tcPr>
            <w:tcW w:w="757" w:type="dxa"/>
            <w:gridSpan w:val="2"/>
          </w:tcPr>
          <w:p w14:paraId="4BC06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14:paraId="2EC6C7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1AD20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0680C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14:paraId="1685D9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14:paraId="1C5C88BB" w14:textId="77777777" w:rsidTr="006F2CA2">
        <w:trPr>
          <w:gridAfter w:val="1"/>
          <w:divId w:val="2116439976"/>
          <w:wAfter w:w="86" w:type="dxa"/>
          <w:cantSplit/>
          <w:trHeight w:val="120"/>
          <w:jc w:val="center"/>
        </w:trPr>
        <w:tc>
          <w:tcPr>
            <w:tcW w:w="757" w:type="dxa"/>
            <w:gridSpan w:val="2"/>
          </w:tcPr>
          <w:p w14:paraId="7D3F24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14:paraId="7A6C3F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25BCA3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50EB9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14:paraId="787AD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14:paraId="1DAB2D7C" w14:textId="77777777" w:rsidTr="006F2CA2">
        <w:trPr>
          <w:gridAfter w:val="1"/>
          <w:divId w:val="2116439976"/>
          <w:wAfter w:w="86" w:type="dxa"/>
          <w:cantSplit/>
          <w:trHeight w:val="120"/>
          <w:jc w:val="center"/>
        </w:trPr>
        <w:tc>
          <w:tcPr>
            <w:tcW w:w="757" w:type="dxa"/>
            <w:gridSpan w:val="2"/>
          </w:tcPr>
          <w:p w14:paraId="24F629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14:paraId="12977D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58B15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25A17F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14:paraId="3FAE52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14:paraId="4EB10E63" w14:textId="77777777" w:rsidTr="006F2CA2">
        <w:trPr>
          <w:gridAfter w:val="1"/>
          <w:divId w:val="2116439976"/>
          <w:wAfter w:w="86" w:type="dxa"/>
          <w:cantSplit/>
          <w:jc w:val="center"/>
        </w:trPr>
        <w:tc>
          <w:tcPr>
            <w:tcW w:w="7122" w:type="dxa"/>
            <w:gridSpan w:val="10"/>
          </w:tcPr>
          <w:p w14:paraId="4AFCAB9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5A4E9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1344BA70" w14:textId="77777777"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r w:rsidR="006F2CA2" w:rsidRPr="006F2CA2" w14:paraId="79B64B17" w14:textId="77777777" w:rsidTr="006F2CA2">
        <w:trPr>
          <w:gridAfter w:val="2"/>
          <w:divId w:val="2116439976"/>
          <w:wAfter w:w="148" w:type="dxa"/>
          <w:cantSplit/>
          <w:jc w:val="center"/>
        </w:trPr>
        <w:tc>
          <w:tcPr>
            <w:tcW w:w="7060" w:type="dxa"/>
            <w:gridSpan w:val="9"/>
          </w:tcPr>
          <w:p w14:paraId="7981D2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76E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14:paraId="613643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14:paraId="79EC860C" w14:textId="77777777" w:rsidTr="006F2CA2">
        <w:trPr>
          <w:gridAfter w:val="2"/>
          <w:divId w:val="2116439976"/>
          <w:wAfter w:w="148" w:type="dxa"/>
          <w:cantSplit/>
          <w:jc w:val="center"/>
        </w:trPr>
        <w:tc>
          <w:tcPr>
            <w:tcW w:w="7060" w:type="dxa"/>
            <w:gridSpan w:val="9"/>
          </w:tcPr>
          <w:p w14:paraId="616BB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7BAFC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0733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94F382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F28E4D0"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1EDEDA74"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666F5447"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580114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C71557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2E803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DF757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14:paraId="4286D73F" w14:textId="77777777" w:rsidTr="006F2CA2">
        <w:trPr>
          <w:divId w:val="2116439976"/>
          <w:cantSplit/>
          <w:jc w:val="center"/>
        </w:trPr>
        <w:tc>
          <w:tcPr>
            <w:tcW w:w="7080" w:type="dxa"/>
            <w:gridSpan w:val="3"/>
          </w:tcPr>
          <w:p w14:paraId="74AA40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14:paraId="54887A1F" w14:textId="77777777" w:rsidTr="006F2CA2">
        <w:trPr>
          <w:divId w:val="2116439976"/>
          <w:cantSplit/>
          <w:jc w:val="center"/>
        </w:trPr>
        <w:tc>
          <w:tcPr>
            <w:tcW w:w="1340" w:type="dxa"/>
          </w:tcPr>
          <w:p w14:paraId="49FC539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14:paraId="701FC1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D50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14:paraId="69BEB7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14:paraId="62AE1B90" w14:textId="77777777" w:rsidTr="006F2CA2">
        <w:trPr>
          <w:divId w:val="2116439976"/>
          <w:cantSplit/>
          <w:jc w:val="center"/>
        </w:trPr>
        <w:tc>
          <w:tcPr>
            <w:tcW w:w="7080" w:type="dxa"/>
            <w:gridSpan w:val="3"/>
          </w:tcPr>
          <w:p w14:paraId="12C1E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70C2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07D84B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0FDAB6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548D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C643C40"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14:paraId="097A64D0" w14:textId="77777777" w:rsidTr="006F2CA2">
        <w:trPr>
          <w:divId w:val="2116439976"/>
          <w:cantSplit/>
          <w:jc w:val="center"/>
        </w:trPr>
        <w:tc>
          <w:tcPr>
            <w:tcW w:w="7060" w:type="dxa"/>
            <w:gridSpan w:val="6"/>
          </w:tcPr>
          <w:p w14:paraId="3C685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14:paraId="5ACC1F87" w14:textId="77777777" w:rsidTr="006F2CA2">
        <w:trPr>
          <w:divId w:val="2116439976"/>
          <w:cantSplit/>
          <w:jc w:val="center"/>
        </w:trPr>
        <w:tc>
          <w:tcPr>
            <w:tcW w:w="1560" w:type="dxa"/>
          </w:tcPr>
          <w:p w14:paraId="377A22E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14:paraId="639AD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45C813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14:paraId="2796AF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14:paraId="2348D869" w14:textId="77777777" w:rsidTr="006F2CA2">
        <w:trPr>
          <w:divId w:val="2116439976"/>
          <w:cantSplit/>
          <w:jc w:val="center"/>
        </w:trPr>
        <w:tc>
          <w:tcPr>
            <w:tcW w:w="7060" w:type="dxa"/>
            <w:gridSpan w:val="6"/>
          </w:tcPr>
          <w:p w14:paraId="63E25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7DFEC3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318C38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6B6A4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686F56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124B61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70E896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25ED7F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14:paraId="64D938DC" w14:textId="77777777" w:rsidTr="006F2CA2">
        <w:trPr>
          <w:divId w:val="2116439976"/>
          <w:cantSplit/>
          <w:trHeight w:val="120"/>
          <w:jc w:val="center"/>
        </w:trPr>
        <w:tc>
          <w:tcPr>
            <w:tcW w:w="2600" w:type="dxa"/>
            <w:gridSpan w:val="3"/>
          </w:tcPr>
          <w:p w14:paraId="3CA2FA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14:paraId="5373CF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14:paraId="1CF472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14:paraId="68C83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14:paraId="620ABD5F" w14:textId="77777777" w:rsidTr="006F2CA2">
        <w:trPr>
          <w:divId w:val="2116439976"/>
          <w:cantSplit/>
          <w:trHeight w:val="120"/>
          <w:jc w:val="center"/>
        </w:trPr>
        <w:tc>
          <w:tcPr>
            <w:tcW w:w="2600" w:type="dxa"/>
            <w:gridSpan w:val="3"/>
          </w:tcPr>
          <w:p w14:paraId="7C6746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14:paraId="2109BD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14:paraId="0DC52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14:paraId="5F0872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14:paraId="15BC914C" w14:textId="77777777" w:rsidTr="006F2CA2">
        <w:trPr>
          <w:divId w:val="2116439976"/>
          <w:cantSplit/>
          <w:trHeight w:val="120"/>
          <w:jc w:val="center"/>
        </w:trPr>
        <w:tc>
          <w:tcPr>
            <w:tcW w:w="2600" w:type="dxa"/>
            <w:gridSpan w:val="3"/>
          </w:tcPr>
          <w:p w14:paraId="510FCF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14:paraId="668576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14:paraId="2919AF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14:paraId="5975C2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14:paraId="028D6798" w14:textId="77777777" w:rsidTr="006F2CA2">
        <w:trPr>
          <w:divId w:val="2116439976"/>
          <w:cantSplit/>
          <w:jc w:val="center"/>
        </w:trPr>
        <w:tc>
          <w:tcPr>
            <w:tcW w:w="7060" w:type="dxa"/>
            <w:gridSpan w:val="6"/>
          </w:tcPr>
          <w:p w14:paraId="7E1ED2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7F88B8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3B13D2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14:paraId="77F5E954" w14:textId="77777777" w:rsidTr="006F2CA2">
        <w:trPr>
          <w:divId w:val="2116439976"/>
          <w:cantSplit/>
          <w:jc w:val="center"/>
        </w:trPr>
        <w:tc>
          <w:tcPr>
            <w:tcW w:w="7060" w:type="dxa"/>
            <w:gridSpan w:val="6"/>
          </w:tcPr>
          <w:p w14:paraId="05CBD6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14:paraId="38F727FC" w14:textId="77777777" w:rsidTr="006F2CA2">
        <w:trPr>
          <w:divId w:val="2116439976"/>
          <w:cantSplit/>
          <w:trHeight w:val="120"/>
          <w:jc w:val="center"/>
        </w:trPr>
        <w:tc>
          <w:tcPr>
            <w:tcW w:w="1760" w:type="dxa"/>
            <w:gridSpan w:val="2"/>
            <w:vAlign w:val="center"/>
          </w:tcPr>
          <w:p w14:paraId="300542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14:paraId="54D8EB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14:paraId="20D654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14:paraId="598671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14:paraId="15AA1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14:paraId="55B08BCD" w14:textId="77777777" w:rsidTr="006F2CA2">
        <w:trPr>
          <w:divId w:val="2116439976"/>
          <w:cantSplit/>
          <w:trHeight w:val="120"/>
          <w:jc w:val="center"/>
        </w:trPr>
        <w:tc>
          <w:tcPr>
            <w:tcW w:w="1760" w:type="dxa"/>
            <w:gridSpan w:val="2"/>
          </w:tcPr>
          <w:p w14:paraId="7CC5BD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14:paraId="48F902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14:paraId="13F15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14:paraId="2CC8AF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14:paraId="29F5CC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14:paraId="37262ADD" w14:textId="77777777" w:rsidTr="006F2CA2">
        <w:trPr>
          <w:divId w:val="2116439976"/>
          <w:cantSplit/>
          <w:trHeight w:val="120"/>
          <w:jc w:val="center"/>
        </w:trPr>
        <w:tc>
          <w:tcPr>
            <w:tcW w:w="1760" w:type="dxa"/>
            <w:gridSpan w:val="2"/>
          </w:tcPr>
          <w:p w14:paraId="70F00A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14:paraId="43C6C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14:paraId="3BEF5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14:paraId="674E9F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14:paraId="4E3A8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14:paraId="1B37CA33" w14:textId="77777777" w:rsidTr="006F2CA2">
        <w:trPr>
          <w:divId w:val="2116439976"/>
          <w:cantSplit/>
          <w:jc w:val="center"/>
        </w:trPr>
        <w:tc>
          <w:tcPr>
            <w:tcW w:w="7060" w:type="dxa"/>
            <w:gridSpan w:val="6"/>
          </w:tcPr>
          <w:p w14:paraId="4E472A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4654C6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D59340D" w14:textId="77777777"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14:paraId="72A5E816" w14:textId="77777777" w:rsidTr="004C64D0">
        <w:trPr>
          <w:divId w:val="2116439976"/>
          <w:cantSplit/>
          <w:trHeight w:val="350"/>
        </w:trPr>
        <w:tc>
          <w:tcPr>
            <w:tcW w:w="8080" w:type="dxa"/>
            <w:gridSpan w:val="7"/>
          </w:tcPr>
          <w:p w14:paraId="222EA6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14:paraId="209A80E4" w14:textId="77777777" w:rsidTr="004C64D0">
        <w:trPr>
          <w:divId w:val="2116439976"/>
          <w:cantSplit/>
          <w:trHeight w:val="911"/>
        </w:trPr>
        <w:tc>
          <w:tcPr>
            <w:tcW w:w="1106" w:type="dxa"/>
          </w:tcPr>
          <w:p w14:paraId="61C5953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14:paraId="73FB52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B897C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14:paraId="3478F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14:paraId="1A09E633" w14:textId="77777777" w:rsidTr="004C64D0">
        <w:trPr>
          <w:divId w:val="2116439976"/>
          <w:cantSplit/>
          <w:trHeight w:val="350"/>
        </w:trPr>
        <w:tc>
          <w:tcPr>
            <w:tcW w:w="8080" w:type="dxa"/>
            <w:gridSpan w:val="7"/>
          </w:tcPr>
          <w:p w14:paraId="624F5F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3DD65F6" w14:textId="77777777" w:rsidTr="004C64D0">
        <w:trPr>
          <w:divId w:val="2116439976"/>
          <w:cantSplit/>
          <w:trHeight w:val="368"/>
        </w:trPr>
        <w:tc>
          <w:tcPr>
            <w:tcW w:w="8080" w:type="dxa"/>
            <w:gridSpan w:val="7"/>
          </w:tcPr>
          <w:p w14:paraId="08D0F8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14:paraId="06B333E9" w14:textId="77777777" w:rsidTr="004C64D0">
        <w:trPr>
          <w:divId w:val="2116439976"/>
          <w:cantSplit/>
          <w:trHeight w:val="841"/>
        </w:trPr>
        <w:tc>
          <w:tcPr>
            <w:tcW w:w="8080" w:type="dxa"/>
            <w:gridSpan w:val="7"/>
          </w:tcPr>
          <w:p w14:paraId="6F9D758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14:paraId="05FACDEC" w14:textId="77777777" w:rsidTr="004C64D0">
        <w:trPr>
          <w:divId w:val="2116439976"/>
          <w:cantSplit/>
          <w:trHeight w:val="57"/>
        </w:trPr>
        <w:tc>
          <w:tcPr>
            <w:tcW w:w="1228" w:type="dxa"/>
            <w:gridSpan w:val="2"/>
            <w:vAlign w:val="bottom"/>
          </w:tcPr>
          <w:p w14:paraId="23DB20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12" w:type="dxa"/>
            <w:vAlign w:val="bottom"/>
          </w:tcPr>
          <w:p w14:paraId="28687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14:paraId="49B974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14:paraId="6ABCD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14:paraId="6AD3E0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14:paraId="5D6851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14:paraId="6C4E0827" w14:textId="77777777" w:rsidTr="004C64D0">
        <w:trPr>
          <w:divId w:val="2116439976"/>
          <w:cantSplit/>
          <w:trHeight w:val="57"/>
        </w:trPr>
        <w:tc>
          <w:tcPr>
            <w:tcW w:w="1228" w:type="dxa"/>
            <w:gridSpan w:val="2"/>
          </w:tcPr>
          <w:p w14:paraId="01BA9A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14:paraId="6ED60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14:paraId="24F52C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14:paraId="6CC812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14:paraId="528BD2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14:paraId="590D3F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14:paraId="4BE6C5F9" w14:textId="77777777" w:rsidTr="004C64D0">
        <w:trPr>
          <w:divId w:val="2116439976"/>
          <w:cantSplit/>
          <w:trHeight w:val="57"/>
        </w:trPr>
        <w:tc>
          <w:tcPr>
            <w:tcW w:w="1228" w:type="dxa"/>
            <w:gridSpan w:val="2"/>
          </w:tcPr>
          <w:p w14:paraId="089BC1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14:paraId="5A4C8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14:paraId="45C8BD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14:paraId="4110C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14:paraId="3AD74F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14:paraId="71044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14:paraId="76D8DABC" w14:textId="77777777" w:rsidTr="004C64D0">
        <w:trPr>
          <w:divId w:val="2116439976"/>
          <w:cantSplit/>
          <w:trHeight w:val="57"/>
        </w:trPr>
        <w:tc>
          <w:tcPr>
            <w:tcW w:w="1228" w:type="dxa"/>
            <w:gridSpan w:val="2"/>
          </w:tcPr>
          <w:p w14:paraId="6F45C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14:paraId="63068F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14:paraId="0DAB8D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14:paraId="096A65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14:paraId="51B498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14:paraId="1839A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14:paraId="70CEB977" w14:textId="77777777" w:rsidTr="004C64D0">
        <w:trPr>
          <w:divId w:val="2116439976"/>
          <w:cantSplit/>
          <w:trHeight w:val="57"/>
        </w:trPr>
        <w:tc>
          <w:tcPr>
            <w:tcW w:w="1228" w:type="dxa"/>
            <w:gridSpan w:val="2"/>
          </w:tcPr>
          <w:p w14:paraId="784C4B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14:paraId="22066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14:paraId="6A9800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14:paraId="6454C5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14:paraId="23208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14:paraId="318C5C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14:paraId="2FAFEBE3" w14:textId="77777777" w:rsidTr="004C64D0">
        <w:trPr>
          <w:divId w:val="2116439976"/>
          <w:cantSplit/>
          <w:trHeight w:val="57"/>
        </w:trPr>
        <w:tc>
          <w:tcPr>
            <w:tcW w:w="1228" w:type="dxa"/>
            <w:gridSpan w:val="2"/>
          </w:tcPr>
          <w:p w14:paraId="45ADFF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14:paraId="3F26C9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14:paraId="4E09CF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14:paraId="69594D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14:paraId="21F8C2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14:paraId="5F53DF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14:paraId="26A9BA67" w14:textId="77777777" w:rsidTr="004C64D0">
        <w:trPr>
          <w:divId w:val="2116439976"/>
          <w:cantSplit/>
          <w:trHeight w:val="57"/>
        </w:trPr>
        <w:tc>
          <w:tcPr>
            <w:tcW w:w="8080" w:type="dxa"/>
            <w:gridSpan w:val="7"/>
          </w:tcPr>
          <w:p w14:paraId="0AF924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12F19635" w14:textId="77777777"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91C1DA2" w14:textId="77777777"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14:paraId="57E8D931" w14:textId="77777777" w:rsidTr="004C64D0">
        <w:trPr>
          <w:divId w:val="2116439976"/>
          <w:cantSplit/>
          <w:trHeight w:val="62"/>
        </w:trPr>
        <w:tc>
          <w:tcPr>
            <w:tcW w:w="1493" w:type="dxa"/>
          </w:tcPr>
          <w:p w14:paraId="5860C02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2B7B378"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2C6CB147"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60D9AA7C"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96E520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384CCCFA"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756059C6"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0C6101A9" w14:textId="77777777"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14:paraId="00896646"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14:paraId="32252F8C"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79DD677"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D3978F2"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0E1B8AE" w14:textId="77777777"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14:paraId="6E7699BD"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6F4E025"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B47D3D2"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14:paraId="5D95D3B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14:paraId="492F8C10" w14:textId="77777777" w:rsidTr="004C64D0">
        <w:trPr>
          <w:divId w:val="2116439976"/>
          <w:cantSplit/>
          <w:trHeight w:val="62"/>
        </w:trPr>
        <w:tc>
          <w:tcPr>
            <w:tcW w:w="8179" w:type="dxa"/>
            <w:gridSpan w:val="8"/>
          </w:tcPr>
          <w:p w14:paraId="1AE11D58"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14:paraId="3A416A3E" w14:textId="77777777" w:rsidTr="004C64D0">
        <w:trPr>
          <w:divId w:val="2116439976"/>
          <w:cantSplit/>
          <w:trHeight w:val="62"/>
        </w:trPr>
        <w:tc>
          <w:tcPr>
            <w:tcW w:w="8179" w:type="dxa"/>
            <w:gridSpan w:val="8"/>
          </w:tcPr>
          <w:p w14:paraId="401D2C83"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14:paraId="5910BB7C" w14:textId="77777777" w:rsidTr="004C64D0">
        <w:trPr>
          <w:divId w:val="2116439976"/>
          <w:cantSplit/>
          <w:trHeight w:val="62"/>
        </w:trPr>
        <w:tc>
          <w:tcPr>
            <w:tcW w:w="8179" w:type="dxa"/>
            <w:gridSpan w:val="8"/>
          </w:tcPr>
          <w:p w14:paraId="7A959F64"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item(s)                is/are attached:</w:t>
            </w:r>
          </w:p>
        </w:tc>
      </w:tr>
      <w:tr w:rsidR="004C64D0" w14:paraId="087D7213" w14:textId="77777777" w:rsidTr="004C64D0">
        <w:trPr>
          <w:divId w:val="2116439976"/>
          <w:cantSplit/>
          <w:trHeight w:val="62"/>
        </w:trPr>
        <w:tc>
          <w:tcPr>
            <w:tcW w:w="1649" w:type="dxa"/>
            <w:gridSpan w:val="2"/>
            <w:vAlign w:val="bottom"/>
          </w:tcPr>
          <w:p w14:paraId="71F55D22"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6D02E06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2268B833"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266F471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14:paraId="1606C03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1C0860FC"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14:paraId="0C2E0424" w14:textId="77777777" w:rsidTr="004C64D0">
        <w:trPr>
          <w:divId w:val="2116439976"/>
          <w:cantSplit/>
          <w:trHeight w:val="62"/>
        </w:trPr>
        <w:tc>
          <w:tcPr>
            <w:tcW w:w="1649" w:type="dxa"/>
            <w:gridSpan w:val="2"/>
          </w:tcPr>
          <w:p w14:paraId="4F8E042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642A11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152BB7E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493B78C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14:paraId="099646C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65265F97"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14:paraId="1D440266" w14:textId="77777777" w:rsidTr="004C64D0">
        <w:trPr>
          <w:divId w:val="2116439976"/>
          <w:cantSplit/>
          <w:trHeight w:val="62"/>
        </w:trPr>
        <w:tc>
          <w:tcPr>
            <w:tcW w:w="1649" w:type="dxa"/>
            <w:gridSpan w:val="2"/>
          </w:tcPr>
          <w:p w14:paraId="5C619C3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27B2BA3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0E9F3185"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0C3B64C1"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14:paraId="5D9504B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38E3FBE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14:paraId="2BD5D647" w14:textId="77777777" w:rsidTr="004C64D0">
        <w:trPr>
          <w:divId w:val="2116439976"/>
          <w:cantSplit/>
          <w:trHeight w:val="62"/>
        </w:trPr>
        <w:tc>
          <w:tcPr>
            <w:tcW w:w="1649" w:type="dxa"/>
            <w:gridSpan w:val="2"/>
          </w:tcPr>
          <w:p w14:paraId="551CB3F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4931957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0E40356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504C655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14:paraId="1DD9713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9D7EE1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14:paraId="18CF90E7" w14:textId="77777777" w:rsidTr="004C64D0">
        <w:trPr>
          <w:divId w:val="2116439976"/>
          <w:cantSplit/>
          <w:trHeight w:val="62"/>
        </w:trPr>
        <w:tc>
          <w:tcPr>
            <w:tcW w:w="1649" w:type="dxa"/>
            <w:gridSpan w:val="2"/>
          </w:tcPr>
          <w:p w14:paraId="458A272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600DCAD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C2B0CEC"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6A9B6E6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14:paraId="67E7803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372EC88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14:paraId="1194A253" w14:textId="77777777" w:rsidTr="004C64D0">
        <w:trPr>
          <w:divId w:val="2116439976"/>
          <w:cantSplit/>
          <w:trHeight w:val="62"/>
        </w:trPr>
        <w:tc>
          <w:tcPr>
            <w:tcW w:w="1649" w:type="dxa"/>
            <w:gridSpan w:val="2"/>
          </w:tcPr>
          <w:p w14:paraId="6DF6A7A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2A8BE68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5416952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01645B5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14:paraId="021133F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6902200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14:paraId="7868E117" w14:textId="77777777" w:rsidTr="004C64D0">
        <w:trPr>
          <w:divId w:val="2116439976"/>
          <w:cantSplit/>
          <w:trHeight w:val="62"/>
        </w:trPr>
        <w:tc>
          <w:tcPr>
            <w:tcW w:w="8179" w:type="dxa"/>
            <w:gridSpan w:val="8"/>
          </w:tcPr>
          <w:p w14:paraId="0E23FE3B"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15DCDA21"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54A8DC69"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6D1C795D"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14:paraId="34B77E27" w14:textId="77777777" w:rsidTr="004C64D0">
        <w:trPr>
          <w:divId w:val="2116439976"/>
          <w:cantSplit/>
          <w:trHeight w:val="62"/>
        </w:trPr>
        <w:tc>
          <w:tcPr>
            <w:tcW w:w="8179" w:type="dxa"/>
            <w:gridSpan w:val="8"/>
          </w:tcPr>
          <w:p w14:paraId="6A901661"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4C64D0" w:rsidRPr="006F2CA2" w14:paraId="11200728" w14:textId="77777777" w:rsidTr="004C64D0">
        <w:trPr>
          <w:divId w:val="2116439976"/>
          <w:cantSplit/>
          <w:trHeight w:val="62"/>
        </w:trPr>
        <w:tc>
          <w:tcPr>
            <w:tcW w:w="8179" w:type="dxa"/>
            <w:gridSpan w:val="8"/>
          </w:tcPr>
          <w:p w14:paraId="7E6F5BC1" w14:textId="77777777"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14BF4F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A62E71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F47561D" w14:textId="77777777"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14:paraId="4C533D94" w14:textId="77777777" w:rsidTr="004C64D0">
        <w:trPr>
          <w:divId w:val="2116439976"/>
          <w:cantSplit/>
          <w:trHeight w:val="372"/>
        </w:trPr>
        <w:tc>
          <w:tcPr>
            <w:tcW w:w="7797" w:type="dxa"/>
            <w:gridSpan w:val="3"/>
          </w:tcPr>
          <w:p w14:paraId="3EBF4F55"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14:paraId="32F3FD82" w14:textId="77777777" w:rsidTr="004C64D0">
        <w:trPr>
          <w:divId w:val="2116439976"/>
          <w:cantSplit/>
          <w:trHeight w:val="1746"/>
        </w:trPr>
        <w:tc>
          <w:tcPr>
            <w:tcW w:w="1422" w:type="dxa"/>
          </w:tcPr>
          <w:p w14:paraId="306E3E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14:paraId="105F44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1C2AB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14:paraId="14343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14:paraId="5E2C542E" w14:textId="77777777" w:rsidTr="004C64D0">
        <w:trPr>
          <w:divId w:val="2116439976"/>
          <w:cantSplit/>
          <w:trHeight w:val="5984"/>
        </w:trPr>
        <w:tc>
          <w:tcPr>
            <w:tcW w:w="7797" w:type="dxa"/>
            <w:gridSpan w:val="3"/>
          </w:tcPr>
          <w:p w14:paraId="555122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49993F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32CDF5E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225F2E8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3887DC5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4F1BAD8C"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73DDAE7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1A7A3C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5E6C38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78B99A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035A8C8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43CDD4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4A6BD0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251CD53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14:paraId="02CC694E" w14:textId="77777777" w:rsidTr="004C64D0">
        <w:trPr>
          <w:divId w:val="2116439976"/>
          <w:cantSplit/>
          <w:trHeight w:val="2286"/>
        </w:trPr>
        <w:tc>
          <w:tcPr>
            <w:tcW w:w="7797" w:type="dxa"/>
            <w:gridSpan w:val="3"/>
          </w:tcPr>
          <w:p w14:paraId="65A6413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36202F39"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0BC0748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1440C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AA83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76F0751A"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1C967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14:paraId="373E7AA3" w14:textId="77777777" w:rsidTr="004C64D0">
        <w:trPr>
          <w:divId w:val="2116439976"/>
          <w:cantSplit/>
        </w:trPr>
        <w:tc>
          <w:tcPr>
            <w:tcW w:w="7080" w:type="dxa"/>
            <w:gridSpan w:val="3"/>
          </w:tcPr>
          <w:p w14:paraId="268AD5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14:paraId="62AB7100" w14:textId="77777777" w:rsidTr="004C64D0">
        <w:trPr>
          <w:divId w:val="2116439976"/>
          <w:cantSplit/>
        </w:trPr>
        <w:tc>
          <w:tcPr>
            <w:tcW w:w="1280" w:type="dxa"/>
          </w:tcPr>
          <w:p w14:paraId="72F381E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14:paraId="02CB47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8B3E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14:paraId="37F23A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14:paraId="43C28120" w14:textId="77777777" w:rsidTr="004C64D0">
        <w:trPr>
          <w:divId w:val="2116439976"/>
          <w:cantSplit/>
        </w:trPr>
        <w:tc>
          <w:tcPr>
            <w:tcW w:w="7080" w:type="dxa"/>
            <w:gridSpan w:val="3"/>
          </w:tcPr>
          <w:p w14:paraId="661AF5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443EB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5C25C5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30157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436E7A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006A41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076EE13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7E089E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14:paraId="5B956F5D" w14:textId="77777777" w:rsidTr="004C64D0">
        <w:trPr>
          <w:divId w:val="2116439976"/>
          <w:cantSplit/>
        </w:trPr>
        <w:tc>
          <w:tcPr>
            <w:tcW w:w="7080" w:type="dxa"/>
            <w:gridSpan w:val="3"/>
          </w:tcPr>
          <w:p w14:paraId="1C17E413"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14:paraId="0C3FB019" w14:textId="77777777" w:rsidTr="004C64D0">
        <w:trPr>
          <w:divId w:val="2116439976"/>
          <w:cantSplit/>
        </w:trPr>
        <w:tc>
          <w:tcPr>
            <w:tcW w:w="1280" w:type="dxa"/>
          </w:tcPr>
          <w:p w14:paraId="0EDE210C"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14:paraId="7AA690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2F5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14:paraId="015746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14:paraId="18A50E3D" w14:textId="77777777" w:rsidTr="004C64D0">
        <w:trPr>
          <w:divId w:val="2116439976"/>
          <w:cantSplit/>
        </w:trPr>
        <w:tc>
          <w:tcPr>
            <w:tcW w:w="7080" w:type="dxa"/>
            <w:gridSpan w:val="3"/>
          </w:tcPr>
          <w:p w14:paraId="0253609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53AE287C"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To the Officer-in-charge of the</w:t>
            </w:r>
          </w:p>
          <w:p w14:paraId="5B53FD25"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14:paraId="4023504E"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xml:space="preserve">*upon tender made to you of a reasonable sum for the conveyance and maintenance of a proper officer and of                        now a prisoner in the                        in going to, remaining </w:t>
            </w:r>
            <w:proofErr w:type="gramStart"/>
            <w:r w:rsidRPr="004066EF">
              <w:rPr>
                <w:rFonts w:ascii="Times New Roman" w:hAnsi="Times New Roman" w:cs="Times New Roman"/>
                <w:sz w:val="22"/>
                <w:szCs w:val="20"/>
                <w:lang w:val="en-GB" w:eastAsia="en-US"/>
              </w:rPr>
              <w:t>at</w:t>
            </w:r>
            <w:proofErr w:type="gramEnd"/>
            <w:r w:rsidRPr="004066EF">
              <w:rPr>
                <w:rFonts w:ascii="Times New Roman" w:hAnsi="Times New Roman" w:cs="Times New Roman"/>
                <w:sz w:val="22"/>
                <w:szCs w:val="20"/>
                <w:lang w:val="en-GB" w:eastAsia="en-US"/>
              </w:rPr>
              <w:t xml:space="preserve"> and returning from </w:t>
            </w:r>
          </w:p>
          <w:p w14:paraId="25CC8E57"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14:paraId="337D5674"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14:paraId="6A6A787B"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119CE672"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4B415C2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25787173" w14:textId="77777777"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0F1FFC4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14:paraId="43972189" w14:textId="77777777" w:rsidTr="00112A5C">
        <w:trPr>
          <w:gridAfter w:val="1"/>
          <w:divId w:val="2116439976"/>
          <w:wAfter w:w="20" w:type="dxa"/>
          <w:cantSplit/>
        </w:trPr>
        <w:tc>
          <w:tcPr>
            <w:tcW w:w="7060" w:type="dxa"/>
            <w:gridSpan w:val="4"/>
          </w:tcPr>
          <w:p w14:paraId="591CDEAB" w14:textId="77777777"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14:paraId="31830B49" w14:textId="77777777" w:rsidTr="00112A5C">
        <w:trPr>
          <w:gridAfter w:val="1"/>
          <w:divId w:val="2116439976"/>
          <w:wAfter w:w="20" w:type="dxa"/>
          <w:cantSplit/>
        </w:trPr>
        <w:tc>
          <w:tcPr>
            <w:tcW w:w="1380" w:type="dxa"/>
          </w:tcPr>
          <w:p w14:paraId="17EE4F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14:paraId="2C65F2BA" w14:textId="03EF4682"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t>
            </w:r>
            <w:r w:rsidR="001E078F">
              <w:rPr>
                <w:rFonts w:ascii="Times New Roman" w:hAnsi="Times New Roman" w:cs="Times New Roman"/>
                <w:sz w:val="22"/>
                <w:szCs w:val="20"/>
                <w:lang w:val="en-GB" w:eastAsia="en-US"/>
              </w:rPr>
              <w:t>D</w:t>
            </w:r>
            <w:r>
              <w:rPr>
                <w:rFonts w:ascii="Times New Roman" w:hAnsi="Times New Roman" w:cs="Times New Roman"/>
                <w:sz w:val="22"/>
                <w:szCs w:val="20"/>
                <w:lang w:val="en-GB" w:eastAsia="en-US"/>
              </w:rPr>
              <w:t>eleted]</w:t>
            </w:r>
          </w:p>
        </w:tc>
        <w:tc>
          <w:tcPr>
            <w:tcW w:w="1440" w:type="dxa"/>
            <w:gridSpan w:val="2"/>
          </w:tcPr>
          <w:p w14:paraId="5E1D9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B0ECA83" w14:textId="77777777" w:rsidTr="00112A5C">
        <w:trPr>
          <w:gridAfter w:val="1"/>
          <w:divId w:val="2116439976"/>
          <w:wAfter w:w="20" w:type="dxa"/>
          <w:cantSplit/>
        </w:trPr>
        <w:tc>
          <w:tcPr>
            <w:tcW w:w="7060" w:type="dxa"/>
            <w:gridSpan w:val="4"/>
          </w:tcPr>
          <w:p w14:paraId="0B54B0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593247E3" w14:textId="77777777" w:rsidTr="00112A5C">
        <w:trPr>
          <w:gridAfter w:val="1"/>
          <w:divId w:val="2116439976"/>
          <w:wAfter w:w="20" w:type="dxa"/>
          <w:cantSplit/>
          <w:trHeight w:val="280"/>
        </w:trPr>
        <w:tc>
          <w:tcPr>
            <w:tcW w:w="7060" w:type="dxa"/>
            <w:gridSpan w:val="4"/>
          </w:tcPr>
          <w:p w14:paraId="117BE5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143C35DE" w14:textId="77777777" w:rsidTr="00112A5C">
        <w:trPr>
          <w:gridAfter w:val="1"/>
          <w:divId w:val="2116439976"/>
          <w:wAfter w:w="20" w:type="dxa"/>
          <w:cantSplit/>
        </w:trPr>
        <w:tc>
          <w:tcPr>
            <w:tcW w:w="7060" w:type="dxa"/>
            <w:gridSpan w:val="4"/>
          </w:tcPr>
          <w:p w14:paraId="78FCC5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FF846EB" w14:textId="77777777" w:rsidTr="00112A5C">
        <w:trPr>
          <w:gridAfter w:val="1"/>
          <w:divId w:val="2116439976"/>
          <w:wAfter w:w="20" w:type="dxa"/>
          <w:cantSplit/>
        </w:trPr>
        <w:tc>
          <w:tcPr>
            <w:tcW w:w="7060" w:type="dxa"/>
            <w:gridSpan w:val="4"/>
          </w:tcPr>
          <w:p w14:paraId="64EB3F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3A3DA4C" w14:textId="77777777" w:rsidTr="00112A5C">
        <w:trPr>
          <w:divId w:val="2116439976"/>
          <w:cantSplit/>
        </w:trPr>
        <w:tc>
          <w:tcPr>
            <w:tcW w:w="6780" w:type="dxa"/>
            <w:gridSpan w:val="3"/>
          </w:tcPr>
          <w:p w14:paraId="62C56D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14:paraId="4B01E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21F7A9F7" w14:textId="77777777" w:rsidTr="00112A5C">
        <w:trPr>
          <w:gridAfter w:val="1"/>
          <w:divId w:val="2116439976"/>
          <w:wAfter w:w="20" w:type="dxa"/>
          <w:cantSplit/>
        </w:trPr>
        <w:tc>
          <w:tcPr>
            <w:tcW w:w="7060" w:type="dxa"/>
            <w:gridSpan w:val="4"/>
          </w:tcPr>
          <w:p w14:paraId="5FFA5765" w14:textId="77777777"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14:paraId="7A3BAFC1" w14:textId="77777777" w:rsidTr="00112A5C">
        <w:trPr>
          <w:gridAfter w:val="1"/>
          <w:divId w:val="2116439976"/>
          <w:wAfter w:w="20" w:type="dxa"/>
          <w:cantSplit/>
          <w:trHeight w:val="220"/>
        </w:trPr>
        <w:tc>
          <w:tcPr>
            <w:tcW w:w="7060" w:type="dxa"/>
            <w:gridSpan w:val="4"/>
          </w:tcPr>
          <w:p w14:paraId="35402E44"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14:paraId="4CFDB1A7" w14:textId="77777777" w:rsidTr="00112A5C">
        <w:trPr>
          <w:gridAfter w:val="1"/>
          <w:divId w:val="2116439976"/>
          <w:wAfter w:w="20" w:type="dxa"/>
          <w:cantSplit/>
        </w:trPr>
        <w:tc>
          <w:tcPr>
            <w:tcW w:w="7060" w:type="dxa"/>
            <w:gridSpan w:val="4"/>
          </w:tcPr>
          <w:p w14:paraId="5ED2832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14:paraId="6444CE4D" w14:textId="77777777" w:rsidTr="00112A5C">
        <w:trPr>
          <w:gridAfter w:val="1"/>
          <w:divId w:val="2116439976"/>
          <w:wAfter w:w="20" w:type="dxa"/>
          <w:cantSplit/>
        </w:trPr>
        <w:tc>
          <w:tcPr>
            <w:tcW w:w="7060" w:type="dxa"/>
            <w:gridSpan w:val="4"/>
          </w:tcPr>
          <w:p w14:paraId="3B9528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14:paraId="3CD714D9" w14:textId="77777777" w:rsidTr="00112A5C">
        <w:trPr>
          <w:gridAfter w:val="1"/>
          <w:divId w:val="2116439976"/>
          <w:wAfter w:w="20" w:type="dxa"/>
          <w:cantSplit/>
        </w:trPr>
        <w:tc>
          <w:tcPr>
            <w:tcW w:w="6780" w:type="dxa"/>
            <w:gridSpan w:val="3"/>
          </w:tcPr>
          <w:p w14:paraId="3EAB5F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14:paraId="4F6A5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EA34FE7" w14:textId="77777777" w:rsidTr="00112A5C">
        <w:trPr>
          <w:gridAfter w:val="1"/>
          <w:divId w:val="2116439976"/>
          <w:wAfter w:w="20" w:type="dxa"/>
          <w:cantSplit/>
        </w:trPr>
        <w:tc>
          <w:tcPr>
            <w:tcW w:w="7060" w:type="dxa"/>
            <w:gridSpan w:val="4"/>
          </w:tcPr>
          <w:p w14:paraId="22479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14:paraId="4A3D1F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14:paraId="4641D240" w14:textId="77777777" w:rsidTr="00112A5C">
        <w:trPr>
          <w:divId w:val="2116439976"/>
          <w:cantSplit/>
        </w:trPr>
        <w:tc>
          <w:tcPr>
            <w:tcW w:w="7060" w:type="dxa"/>
            <w:gridSpan w:val="3"/>
          </w:tcPr>
          <w:p w14:paraId="25DDB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14:paraId="06992D52" w14:textId="77777777" w:rsidTr="00112A5C">
        <w:trPr>
          <w:divId w:val="2116439976"/>
          <w:cantSplit/>
        </w:trPr>
        <w:tc>
          <w:tcPr>
            <w:tcW w:w="1020" w:type="dxa"/>
          </w:tcPr>
          <w:p w14:paraId="662BC1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14:paraId="37B507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EE3D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14:paraId="6CAEB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14:paraId="5CF237B5" w14:textId="77777777" w:rsidTr="00112A5C">
        <w:trPr>
          <w:divId w:val="2116439976"/>
          <w:cantSplit/>
        </w:trPr>
        <w:tc>
          <w:tcPr>
            <w:tcW w:w="7060" w:type="dxa"/>
            <w:gridSpan w:val="3"/>
          </w:tcPr>
          <w:p w14:paraId="3D6C4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44CB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0D35BD7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61B1B9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384D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34FF8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14:paraId="69CBAAF8" w14:textId="77777777" w:rsidTr="00112A5C">
        <w:trPr>
          <w:divId w:val="2116439976"/>
          <w:cantSplit/>
        </w:trPr>
        <w:tc>
          <w:tcPr>
            <w:tcW w:w="7797" w:type="dxa"/>
            <w:gridSpan w:val="3"/>
          </w:tcPr>
          <w:p w14:paraId="3DF136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14:paraId="12EA9230" w14:textId="77777777" w:rsidTr="00112A5C">
        <w:trPr>
          <w:divId w:val="2116439976"/>
          <w:cantSplit/>
        </w:trPr>
        <w:tc>
          <w:tcPr>
            <w:tcW w:w="1220" w:type="dxa"/>
          </w:tcPr>
          <w:p w14:paraId="456ACC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14:paraId="2D2C88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7D91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14:paraId="0C3972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14:paraId="523B8921" w14:textId="77777777" w:rsidTr="00112A5C">
        <w:trPr>
          <w:divId w:val="2116439976"/>
          <w:cantSplit/>
        </w:trPr>
        <w:tc>
          <w:tcPr>
            <w:tcW w:w="7797" w:type="dxa"/>
            <w:gridSpan w:val="3"/>
          </w:tcPr>
          <w:p w14:paraId="4BF6E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2159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297B95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14:paraId="052234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0C46C6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244E46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77FA7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5F6E9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5F47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1089E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14:paraId="50ABF574" w14:textId="77777777" w:rsidTr="00112A5C">
        <w:trPr>
          <w:divId w:val="2116439976"/>
          <w:cantSplit/>
        </w:trPr>
        <w:tc>
          <w:tcPr>
            <w:tcW w:w="7060" w:type="dxa"/>
            <w:gridSpan w:val="3"/>
          </w:tcPr>
          <w:p w14:paraId="52BF8E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CFB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14:paraId="57D3B026" w14:textId="77777777" w:rsidTr="00112A5C">
        <w:trPr>
          <w:divId w:val="2116439976"/>
          <w:cantSplit/>
        </w:trPr>
        <w:tc>
          <w:tcPr>
            <w:tcW w:w="1140" w:type="dxa"/>
          </w:tcPr>
          <w:p w14:paraId="6FF452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14:paraId="0B0A55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8D09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14:paraId="0BB91E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14:paraId="0E6A0E7D" w14:textId="77777777" w:rsidTr="00112A5C">
        <w:trPr>
          <w:divId w:val="2116439976"/>
          <w:cantSplit/>
        </w:trPr>
        <w:tc>
          <w:tcPr>
            <w:tcW w:w="7060" w:type="dxa"/>
            <w:gridSpan w:val="3"/>
          </w:tcPr>
          <w:p w14:paraId="6F197C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FCE98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73CDD3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the Singapore Consul or his deputy at                        (or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3A2780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72FD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5BA988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279E8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14:paraId="05D6412A" w14:textId="77777777" w:rsidTr="00AF0CE3">
        <w:trPr>
          <w:gridBefore w:val="1"/>
          <w:divId w:val="2116439976"/>
          <w:wBefore w:w="108" w:type="dxa"/>
          <w:cantSplit/>
        </w:trPr>
        <w:tc>
          <w:tcPr>
            <w:tcW w:w="8539" w:type="dxa"/>
            <w:gridSpan w:val="6"/>
          </w:tcPr>
          <w:p w14:paraId="09CFD9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14:paraId="2A7EBC5F" w14:textId="77777777" w:rsidTr="00AF0CE3">
        <w:trPr>
          <w:gridBefore w:val="1"/>
          <w:divId w:val="2116439976"/>
          <w:wBefore w:w="108" w:type="dxa"/>
          <w:cantSplit/>
        </w:trPr>
        <w:tc>
          <w:tcPr>
            <w:tcW w:w="1180" w:type="dxa"/>
            <w:gridSpan w:val="2"/>
          </w:tcPr>
          <w:p w14:paraId="078E8BB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14:paraId="029228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14:paraId="3C2E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FCA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14:paraId="177625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14:paraId="048AA721" w14:textId="77777777" w:rsidTr="00AF0CE3">
        <w:trPr>
          <w:gridBefore w:val="1"/>
          <w:divId w:val="2116439976"/>
          <w:wBefore w:w="108" w:type="dxa"/>
          <w:cantSplit/>
        </w:trPr>
        <w:tc>
          <w:tcPr>
            <w:tcW w:w="8539" w:type="dxa"/>
            <w:gridSpan w:val="6"/>
          </w:tcPr>
          <w:p w14:paraId="5B0D58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roofErr w:type="gramStart"/>
            <w:r w:rsidRPr="006F2CA2">
              <w:rPr>
                <w:rFonts w:ascii="Times New Roman" w:hAnsi="Times New Roman" w:cs="Times New Roman"/>
                <w:sz w:val="22"/>
                <w:szCs w:val="20"/>
                <w:lang w:val="en-GB" w:eastAsia="en-US"/>
              </w:rPr>
              <w:t>  .</w:t>
            </w:r>
            <w:proofErr w:type="gramEnd"/>
          </w:p>
          <w:p w14:paraId="2A1B98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an action is now pending in the Family Justice Courts in Singapore, in which            is plaintiff and                    is defendant and in which the plaintiff claims</w:t>
            </w:r>
          </w:p>
          <w:p w14:paraId="7FB783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14:paraId="3E314E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14:paraId="7BEE5A22" w14:textId="77777777" w:rsidTr="00AF0CE3">
        <w:trPr>
          <w:gridBefore w:val="1"/>
          <w:divId w:val="2116439976"/>
          <w:wBefore w:w="108" w:type="dxa"/>
          <w:cantSplit/>
        </w:trPr>
        <w:tc>
          <w:tcPr>
            <w:tcW w:w="8539" w:type="dxa"/>
            <w:gridSpan w:val="6"/>
          </w:tcPr>
          <w:p w14:paraId="563A4EE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14:paraId="15F159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14:paraId="6707E5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 further request that you </w:t>
            </w:r>
            <w:proofErr w:type="gramStart"/>
            <w:r w:rsidRPr="006F2CA2">
              <w:rPr>
                <w:rFonts w:ascii="Times New Roman" w:hAnsi="Times New Roman" w:cs="Times New Roman"/>
                <w:sz w:val="22"/>
                <w:szCs w:val="20"/>
                <w:lang w:val="en-GB" w:eastAsia="en-US"/>
              </w:rPr>
              <w:t>will cause</w:t>
            </w:r>
            <w:proofErr w:type="gramEnd"/>
            <w:r w:rsidRPr="006F2CA2">
              <w:rPr>
                <w:rFonts w:ascii="Times New Roman" w:hAnsi="Times New Roman" w:cs="Times New Roman"/>
                <w:sz w:val="22"/>
                <w:szCs w:val="20"/>
                <w:lang w:val="en-GB" w:eastAsia="en-US"/>
              </w:rPr>
              <w:t xml:space="preserve"> me, or the agents of the parties if appointed, to be informed of the date and place where the examination is to take place.</w:t>
            </w:r>
          </w:p>
          <w:p w14:paraId="350031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E36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14:paraId="0DC450C9" w14:textId="77777777" w:rsidTr="00AF0CE3">
        <w:trPr>
          <w:gridBefore w:val="1"/>
          <w:divId w:val="2116439976"/>
          <w:wBefore w:w="108" w:type="dxa"/>
          <w:cantSplit/>
        </w:trPr>
        <w:tc>
          <w:tcPr>
            <w:tcW w:w="8539" w:type="dxa"/>
            <w:gridSpan w:val="6"/>
          </w:tcPr>
          <w:p w14:paraId="0204D0A1"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44B397CD" w14:textId="77777777" w:rsidTr="00AF0CE3">
        <w:trPr>
          <w:gridBefore w:val="1"/>
          <w:divId w:val="2116439976"/>
          <w:wBefore w:w="108" w:type="dxa"/>
          <w:cantSplit/>
        </w:trPr>
        <w:tc>
          <w:tcPr>
            <w:tcW w:w="8539" w:type="dxa"/>
            <w:gridSpan w:val="6"/>
          </w:tcPr>
          <w:p w14:paraId="3F5BED83"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36AE9A1C" w14:textId="77777777" w:rsidTr="00AF0CE3">
        <w:trPr>
          <w:gridAfter w:val="1"/>
          <w:divId w:val="2116439976"/>
          <w:wAfter w:w="1134" w:type="dxa"/>
          <w:cantSplit/>
        </w:trPr>
        <w:tc>
          <w:tcPr>
            <w:tcW w:w="1040" w:type="dxa"/>
            <w:gridSpan w:val="2"/>
          </w:tcPr>
          <w:p w14:paraId="38D36BD0" w14:textId="77777777"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14:paraId="21DBEA53" w14:textId="77777777"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14:paraId="0CB92AE0" w14:textId="77777777"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39B1C86" w14:textId="77777777" w:rsidTr="00AF0CE3">
        <w:trPr>
          <w:gridAfter w:val="1"/>
          <w:divId w:val="2116439976"/>
          <w:wAfter w:w="1134" w:type="dxa"/>
          <w:cantSplit/>
        </w:trPr>
        <w:tc>
          <w:tcPr>
            <w:tcW w:w="1040" w:type="dxa"/>
            <w:gridSpan w:val="2"/>
          </w:tcPr>
          <w:p w14:paraId="635AE9A1"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31C1ADF1"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14:paraId="6E3AB1F7" w14:textId="77777777"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14:paraId="5CCA5281" w14:textId="77777777"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14:paraId="58CC0FC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14:paraId="27863B3B"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14:paraId="789817B2" w14:textId="77777777" w:rsidTr="00AF0CE3">
        <w:trPr>
          <w:gridAfter w:val="1"/>
          <w:divId w:val="2116439976"/>
          <w:wAfter w:w="1134" w:type="dxa"/>
          <w:cantSplit/>
        </w:trPr>
        <w:tc>
          <w:tcPr>
            <w:tcW w:w="7513" w:type="dxa"/>
            <w:gridSpan w:val="6"/>
          </w:tcPr>
          <w:p w14:paraId="50A23591"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9EDE34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 and on receiving due notification of the amount of such expenses undertake to pay the same as directed by the Registrar of the Family Justice Court.</w:t>
            </w:r>
          </w:p>
          <w:p w14:paraId="3635E2D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4C4BC18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114CEC3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F0F5B2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1B284767"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7347ED4B"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9673CE6" w14:textId="77777777"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7DD20730" w14:textId="77777777"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AC2A1" w14:textId="77777777"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14:paraId="03B9A6FC"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0447B4D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DF164C9"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0B4543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10F18EB"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1B3BDAE5"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2494FC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186047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64981"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581ED8D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27291F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05792D7"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AA92C94" w14:textId="77777777"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14:paraId="171BDB58" w14:textId="77777777" w:rsidTr="00AF0CE3">
        <w:trPr>
          <w:divId w:val="2116439976"/>
          <w:cantSplit/>
        </w:trPr>
        <w:tc>
          <w:tcPr>
            <w:tcW w:w="1503" w:type="dxa"/>
          </w:tcPr>
          <w:p w14:paraId="772007F3"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22DDDB7B"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14:paraId="3439CE3C" w14:textId="77777777"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14:paraId="28A99164" w14:textId="77777777"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14:paraId="0C3B68A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14:paraId="5E2A4813"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14:paraId="1DEE8735" w14:textId="77777777" w:rsidTr="00AF0CE3">
        <w:trPr>
          <w:divId w:val="2116439976"/>
          <w:cantSplit/>
        </w:trPr>
        <w:tc>
          <w:tcPr>
            <w:tcW w:w="7655" w:type="dxa"/>
            <w:gridSpan w:val="3"/>
          </w:tcPr>
          <w:p w14:paraId="22BA7BAA"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26E12D"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599972EF"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6EDB10C4"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51F162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74A1C62F"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D3CE81D"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24A1A83B"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8BFB779"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75060384" w14:textId="77777777" w:rsidTr="00AF0CE3">
        <w:trPr>
          <w:divId w:val="2116439976"/>
          <w:cantSplit/>
        </w:trPr>
        <w:tc>
          <w:tcPr>
            <w:tcW w:w="7655" w:type="dxa"/>
            <w:gridSpan w:val="3"/>
          </w:tcPr>
          <w:p w14:paraId="62C5C575"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5835051A"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51189F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
          <w:p w14:paraId="0CE79D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C80FC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6B5EC3FE"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2D91CE4D"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4DA43085"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
          <w:p w14:paraId="2EE6424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528936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2C1DFC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62B1D2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14:paraId="30EED9E6" w14:textId="77777777" w:rsidTr="00AF0CE3">
        <w:trPr>
          <w:divId w:val="2116439976"/>
          <w:cantSplit/>
        </w:trPr>
        <w:tc>
          <w:tcPr>
            <w:tcW w:w="7180" w:type="dxa"/>
            <w:gridSpan w:val="4"/>
          </w:tcPr>
          <w:p w14:paraId="5ADB7A4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14:paraId="5B6AC58B" w14:textId="77777777" w:rsidTr="00AF0CE3">
        <w:trPr>
          <w:gridAfter w:val="1"/>
          <w:divId w:val="2116439976"/>
          <w:wAfter w:w="4160" w:type="dxa"/>
          <w:cantSplit/>
        </w:trPr>
        <w:tc>
          <w:tcPr>
            <w:tcW w:w="1040" w:type="dxa"/>
          </w:tcPr>
          <w:p w14:paraId="562A19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14:paraId="282CD8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461853E9" w14:textId="77777777" w:rsidTr="00AF0CE3">
        <w:trPr>
          <w:divId w:val="2116439976"/>
          <w:cantSplit/>
          <w:trHeight w:val="2160"/>
        </w:trPr>
        <w:tc>
          <w:tcPr>
            <w:tcW w:w="7180" w:type="dxa"/>
            <w:gridSpan w:val="4"/>
          </w:tcPr>
          <w:p w14:paraId="2A294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BC2F4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511DC4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FDBE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0A75039D"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0D831A5" w14:textId="77777777" w:rsidTr="00AF0CE3">
        <w:trPr>
          <w:divId w:val="2116439976"/>
          <w:cantSplit/>
          <w:trHeight w:val="840"/>
        </w:trPr>
        <w:tc>
          <w:tcPr>
            <w:tcW w:w="2420" w:type="dxa"/>
            <w:gridSpan w:val="2"/>
          </w:tcPr>
          <w:p w14:paraId="2E57DC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7BA480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548DFC5D" w14:textId="77777777" w:rsidTr="00AF0CE3">
        <w:trPr>
          <w:gridAfter w:val="1"/>
          <w:divId w:val="2116439976"/>
          <w:wAfter w:w="4160" w:type="dxa"/>
          <w:cantSplit/>
          <w:trHeight w:val="80"/>
        </w:trPr>
        <w:tc>
          <w:tcPr>
            <w:tcW w:w="3020" w:type="dxa"/>
            <w:gridSpan w:val="3"/>
          </w:tcPr>
          <w:p w14:paraId="30F57B7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27D25195" w14:textId="77777777" w:rsidTr="00AF0CE3">
        <w:trPr>
          <w:gridAfter w:val="1"/>
          <w:divId w:val="2116439976"/>
          <w:wAfter w:w="4160" w:type="dxa"/>
          <w:cantSplit/>
          <w:trHeight w:val="80"/>
        </w:trPr>
        <w:tc>
          <w:tcPr>
            <w:tcW w:w="3020" w:type="dxa"/>
            <w:gridSpan w:val="3"/>
          </w:tcPr>
          <w:p w14:paraId="661752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4A90998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14:paraId="5FD00E97" w14:textId="77777777" w:rsidTr="00E36A97">
        <w:trPr>
          <w:divId w:val="2116439976"/>
          <w:cantSplit/>
        </w:trPr>
        <w:tc>
          <w:tcPr>
            <w:tcW w:w="7140" w:type="dxa"/>
            <w:gridSpan w:val="5"/>
          </w:tcPr>
          <w:p w14:paraId="285F50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9575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14:paraId="04057540" w14:textId="77777777" w:rsidTr="00E36A97">
        <w:trPr>
          <w:gridAfter w:val="3"/>
          <w:divId w:val="2116439976"/>
          <w:wAfter w:w="2280" w:type="dxa"/>
          <w:cantSplit/>
        </w:trPr>
        <w:tc>
          <w:tcPr>
            <w:tcW w:w="4860" w:type="dxa"/>
            <w:gridSpan w:val="2"/>
          </w:tcPr>
          <w:p w14:paraId="4BCC9F3B"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06101927" w14:textId="77777777" w:rsidTr="00E36A97">
        <w:trPr>
          <w:divId w:val="2116439976"/>
          <w:cantSplit/>
        </w:trPr>
        <w:tc>
          <w:tcPr>
            <w:tcW w:w="7140" w:type="dxa"/>
            <w:gridSpan w:val="5"/>
          </w:tcPr>
          <w:p w14:paraId="606FD1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3CC1E6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75B14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C7B55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129167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4005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2FB05C85" w14:textId="77777777" w:rsidTr="00E36A97">
        <w:trPr>
          <w:gridAfter w:val="1"/>
          <w:divId w:val="2116439976"/>
          <w:wAfter w:w="60" w:type="dxa"/>
          <w:cantSplit/>
        </w:trPr>
        <w:tc>
          <w:tcPr>
            <w:tcW w:w="7080" w:type="dxa"/>
            <w:gridSpan w:val="4"/>
          </w:tcPr>
          <w:p w14:paraId="32A19F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D7FEC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14:paraId="39495C14" w14:textId="77777777" w:rsidTr="00E36A97">
        <w:trPr>
          <w:gridAfter w:val="1"/>
          <w:divId w:val="2116439976"/>
          <w:wAfter w:w="60" w:type="dxa"/>
          <w:cantSplit/>
        </w:trPr>
        <w:tc>
          <w:tcPr>
            <w:tcW w:w="1280" w:type="dxa"/>
          </w:tcPr>
          <w:p w14:paraId="1BDA24D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14:paraId="1AC54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64A6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14:paraId="16579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14:paraId="1F0C7465" w14:textId="77777777" w:rsidTr="00E36A97">
        <w:trPr>
          <w:gridAfter w:val="1"/>
          <w:divId w:val="2116439976"/>
          <w:wAfter w:w="60" w:type="dxa"/>
          <w:cantSplit/>
        </w:trPr>
        <w:tc>
          <w:tcPr>
            <w:tcW w:w="7080" w:type="dxa"/>
            <w:gridSpan w:val="4"/>
          </w:tcPr>
          <w:p w14:paraId="4E5E4D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C180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2471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1E2832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07329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3B79B9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47E108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14:paraId="4C4CAA69" w14:textId="77777777" w:rsidTr="00E36A97">
        <w:trPr>
          <w:gridAfter w:val="1"/>
          <w:divId w:val="2116439976"/>
          <w:wAfter w:w="60" w:type="dxa"/>
          <w:cantSplit/>
        </w:trPr>
        <w:tc>
          <w:tcPr>
            <w:tcW w:w="7080" w:type="dxa"/>
            <w:gridSpan w:val="4"/>
          </w:tcPr>
          <w:p w14:paraId="3BDA0EC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377591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346477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ordered)</w:t>
            </w:r>
          </w:p>
          <w:p w14:paraId="0D4BDE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329833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13F402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1300D0E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215BB9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sale ordered)</w:t>
            </w:r>
          </w:p>
          <w:p w14:paraId="56F33BDE"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14:paraId="057D2514" w14:textId="77777777" w:rsidTr="00E36A97">
        <w:trPr>
          <w:gridAfter w:val="1"/>
          <w:divId w:val="2116439976"/>
          <w:wAfter w:w="60" w:type="dxa"/>
          <w:cantSplit/>
        </w:trPr>
        <w:tc>
          <w:tcPr>
            <w:tcW w:w="7080" w:type="dxa"/>
            <w:gridSpan w:val="4"/>
          </w:tcPr>
          <w:p w14:paraId="343254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9D396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154D95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65D9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A499F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D0417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14:paraId="7C0AF237" w14:textId="77777777" w:rsidTr="00E36A97">
        <w:trPr>
          <w:divId w:val="2116439976"/>
          <w:cantSplit/>
        </w:trPr>
        <w:tc>
          <w:tcPr>
            <w:tcW w:w="7060" w:type="dxa"/>
            <w:gridSpan w:val="2"/>
          </w:tcPr>
          <w:p w14:paraId="1118B6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14:paraId="2132D9F6" w14:textId="77777777" w:rsidTr="00E36A97">
        <w:trPr>
          <w:gridAfter w:val="1"/>
          <w:divId w:val="2116439976"/>
          <w:wAfter w:w="2260" w:type="dxa"/>
          <w:cantSplit/>
        </w:trPr>
        <w:tc>
          <w:tcPr>
            <w:tcW w:w="4800" w:type="dxa"/>
          </w:tcPr>
          <w:p w14:paraId="4AFB2E7A"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7A68642D" w14:textId="77777777" w:rsidTr="00E36A97">
        <w:trPr>
          <w:divId w:val="2116439976"/>
          <w:cantSplit/>
        </w:trPr>
        <w:tc>
          <w:tcPr>
            <w:tcW w:w="7060" w:type="dxa"/>
            <w:gridSpan w:val="2"/>
          </w:tcPr>
          <w:p w14:paraId="36E06B77"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5A8777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19FE0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40837807"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(or                       ) neglect to obey this judgment (or order) by the time therein limited, you will be liable to process of execution for the purpose of compelling you to obey the same.”.</w:t>
            </w:r>
          </w:p>
          <w:p w14:paraId="0EA074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3CAA77F5"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72C8C5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1B5DD95C"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 will be liable to process of execution for the purpose of compelling the said                        to obey the same.”.</w:t>
            </w:r>
          </w:p>
        </w:tc>
      </w:tr>
    </w:tbl>
    <w:p w14:paraId="11D816AD" w14:textId="77777777"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29EA95E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786B64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60CCF49"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6479148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1414BC23"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82365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06ADD0D"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4EAF1FE7"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F67B537"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14:paraId="613A5219" w14:textId="77777777" w:rsidTr="00E36A97">
        <w:trPr>
          <w:divId w:val="2116439976"/>
          <w:cantSplit/>
        </w:trPr>
        <w:tc>
          <w:tcPr>
            <w:tcW w:w="1400" w:type="dxa"/>
          </w:tcPr>
          <w:p w14:paraId="389FBFB8"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638ACD49"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5EF24262"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0EE993C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14:paraId="31D6FB88" w14:textId="77777777" w:rsidR="00E36A97" w:rsidRDefault="00E36A97" w:rsidP="00E36A97">
            <w:pPr>
              <w:spacing w:before="60" w:after="60" w:line="240" w:lineRule="auto"/>
              <w:rPr>
                <w:rFonts w:ascii="Times New Roman" w:hAnsi="Times New Roman" w:cs="Times New Roman"/>
                <w:sz w:val="22"/>
                <w:szCs w:val="20"/>
                <w:lang w:val="en-GB" w:eastAsia="en-US"/>
              </w:rPr>
            </w:pPr>
          </w:p>
          <w:p w14:paraId="1F7C59C3"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14:paraId="008C6104"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p>
          <w:p w14:paraId="24727B65"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56F49A39"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14:paraId="00CD5B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14:paraId="44E4BC82" w14:textId="77777777" w:rsidTr="00E36A97">
        <w:trPr>
          <w:divId w:val="2116439976"/>
          <w:cantSplit/>
        </w:trPr>
        <w:tc>
          <w:tcPr>
            <w:tcW w:w="7060" w:type="dxa"/>
            <w:gridSpan w:val="5"/>
          </w:tcPr>
          <w:p w14:paraId="156C64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A5B120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12CF59F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BBB7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78C76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22AB50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14AF1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31AD2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47123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14:paraId="2053AB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493B4144" w14:textId="77777777" w:rsidTr="00E36A97">
        <w:trPr>
          <w:divId w:val="2116439976"/>
          <w:cantSplit/>
          <w:trHeight w:val="40"/>
        </w:trPr>
        <w:tc>
          <w:tcPr>
            <w:tcW w:w="5201" w:type="dxa"/>
            <w:gridSpan w:val="2"/>
          </w:tcPr>
          <w:p w14:paraId="16209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14:paraId="7A9C74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5F227D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0C7220BF" w14:textId="77777777" w:rsidTr="00E36A97">
        <w:trPr>
          <w:divId w:val="2116439976"/>
          <w:cantSplit/>
          <w:trHeight w:val="20"/>
        </w:trPr>
        <w:tc>
          <w:tcPr>
            <w:tcW w:w="5201" w:type="dxa"/>
            <w:gridSpan w:val="2"/>
          </w:tcPr>
          <w:p w14:paraId="0143A0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14:paraId="1A62BD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591EC4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11B83CAB" w14:textId="77777777" w:rsidTr="00E36A97">
        <w:trPr>
          <w:divId w:val="2116439976"/>
          <w:cantSplit/>
          <w:trHeight w:val="20"/>
        </w:trPr>
        <w:tc>
          <w:tcPr>
            <w:tcW w:w="5201" w:type="dxa"/>
            <w:gridSpan w:val="2"/>
          </w:tcPr>
          <w:p w14:paraId="115EF6D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14:paraId="03303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6B2551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65EF47B5" w14:textId="77777777" w:rsidTr="00E36A97">
        <w:trPr>
          <w:divId w:val="2116439976"/>
          <w:cantSplit/>
          <w:trHeight w:val="20"/>
        </w:trPr>
        <w:tc>
          <w:tcPr>
            <w:tcW w:w="5201" w:type="dxa"/>
            <w:gridSpan w:val="2"/>
          </w:tcPr>
          <w:p w14:paraId="63FC2D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14:paraId="5C716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05FA14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4861F980" w14:textId="77777777" w:rsidTr="00E36A97">
        <w:trPr>
          <w:divId w:val="2116439976"/>
          <w:cantSplit/>
          <w:trHeight w:val="20"/>
        </w:trPr>
        <w:tc>
          <w:tcPr>
            <w:tcW w:w="5201" w:type="dxa"/>
            <w:gridSpan w:val="2"/>
          </w:tcPr>
          <w:p w14:paraId="279ED2F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14:paraId="1310B4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02D88B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46D6C36A" w14:textId="77777777" w:rsidTr="00E36A97">
        <w:trPr>
          <w:divId w:val="2116439976"/>
          <w:cantSplit/>
          <w:trHeight w:val="20"/>
        </w:trPr>
        <w:tc>
          <w:tcPr>
            <w:tcW w:w="5201" w:type="dxa"/>
            <w:gridSpan w:val="2"/>
          </w:tcPr>
          <w:p w14:paraId="71AD7D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14:paraId="27B9DA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200A51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5FE0B48F" w14:textId="77777777" w:rsidTr="00E36A97">
        <w:trPr>
          <w:divId w:val="2116439976"/>
          <w:cantSplit/>
          <w:trHeight w:val="20"/>
        </w:trPr>
        <w:tc>
          <w:tcPr>
            <w:tcW w:w="5201" w:type="dxa"/>
            <w:gridSpan w:val="2"/>
          </w:tcPr>
          <w:p w14:paraId="3813995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14:paraId="62EE84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73640A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6069C48E" w14:textId="77777777" w:rsidTr="00E36A97">
        <w:trPr>
          <w:divId w:val="2116439976"/>
          <w:cantSplit/>
          <w:trHeight w:val="20"/>
        </w:trPr>
        <w:tc>
          <w:tcPr>
            <w:tcW w:w="5201" w:type="dxa"/>
            <w:gridSpan w:val="2"/>
          </w:tcPr>
          <w:p w14:paraId="4A7BB6E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14:paraId="0723A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7D2DC8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44289398" w14:textId="77777777" w:rsidTr="00E36A97">
        <w:trPr>
          <w:divId w:val="2116439976"/>
          <w:cantSplit/>
          <w:trHeight w:val="20"/>
        </w:trPr>
        <w:tc>
          <w:tcPr>
            <w:tcW w:w="5201" w:type="dxa"/>
            <w:gridSpan w:val="2"/>
          </w:tcPr>
          <w:p w14:paraId="54A65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14:paraId="0C6D05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4D6C0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4EA0880" w14:textId="77777777" w:rsidTr="00E36A97">
        <w:trPr>
          <w:divId w:val="2116439976"/>
          <w:cantSplit/>
          <w:trHeight w:val="20"/>
        </w:trPr>
        <w:tc>
          <w:tcPr>
            <w:tcW w:w="5201" w:type="dxa"/>
            <w:gridSpan w:val="2"/>
          </w:tcPr>
          <w:p w14:paraId="63B3188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14:paraId="68C15C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D0CF3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371512B8" w14:textId="77777777" w:rsidTr="00E36A97">
        <w:trPr>
          <w:divId w:val="2116439976"/>
          <w:cantSplit/>
          <w:trHeight w:val="20"/>
        </w:trPr>
        <w:tc>
          <w:tcPr>
            <w:tcW w:w="5201" w:type="dxa"/>
            <w:gridSpan w:val="2"/>
          </w:tcPr>
          <w:p w14:paraId="315501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14:paraId="2518EE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487B2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644A0C51" w14:textId="77777777" w:rsidTr="00E36A97">
        <w:trPr>
          <w:divId w:val="2116439976"/>
          <w:cantSplit/>
          <w:trHeight w:val="20"/>
        </w:trPr>
        <w:tc>
          <w:tcPr>
            <w:tcW w:w="5201" w:type="dxa"/>
            <w:gridSpan w:val="2"/>
          </w:tcPr>
          <w:p w14:paraId="3E7BF96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spellStart"/>
            <w:r w:rsidRPr="006F2CA2">
              <w:rPr>
                <w:rFonts w:ascii="Times New Roman" w:hAnsi="Times New Roman" w:cs="Times New Roman"/>
                <w:sz w:val="22"/>
                <w:szCs w:val="20"/>
                <w:lang w:val="en-GB" w:eastAsia="en-US"/>
              </w:rPr>
              <w:t>Lotting</w:t>
            </w:r>
            <w:proofErr w:type="spellEnd"/>
            <w:r w:rsidRPr="006F2CA2">
              <w:rPr>
                <w:rFonts w:ascii="Times New Roman" w:hAnsi="Times New Roman" w:cs="Times New Roman"/>
                <w:sz w:val="22"/>
                <w:szCs w:val="20"/>
                <w:lang w:val="en-GB" w:eastAsia="en-US"/>
              </w:rPr>
              <w:t xml:space="preserve"> and advertising</w:t>
            </w:r>
          </w:p>
        </w:tc>
        <w:tc>
          <w:tcPr>
            <w:tcW w:w="336" w:type="dxa"/>
            <w:gridSpan w:val="2"/>
          </w:tcPr>
          <w:p w14:paraId="351AE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63C05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27EFBBFF" w14:textId="77777777" w:rsidTr="00E36A97">
        <w:trPr>
          <w:divId w:val="2116439976"/>
          <w:cantSplit/>
          <w:trHeight w:val="20"/>
        </w:trPr>
        <w:tc>
          <w:tcPr>
            <w:tcW w:w="5201" w:type="dxa"/>
            <w:gridSpan w:val="2"/>
          </w:tcPr>
          <w:p w14:paraId="07C765DB"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14:paraId="079B41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A3254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A1FF711" w14:textId="77777777" w:rsidTr="00E36A97">
        <w:trPr>
          <w:divId w:val="2116439976"/>
          <w:cantSplit/>
          <w:trHeight w:val="20"/>
        </w:trPr>
        <w:tc>
          <w:tcPr>
            <w:tcW w:w="5201" w:type="dxa"/>
            <w:gridSpan w:val="2"/>
          </w:tcPr>
          <w:p w14:paraId="330BE13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14:paraId="69CB7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3CC419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1005E37C" w14:textId="77777777" w:rsidTr="00E36A97">
        <w:trPr>
          <w:divId w:val="2116439976"/>
          <w:cantSplit/>
          <w:trHeight w:val="20"/>
        </w:trPr>
        <w:tc>
          <w:tcPr>
            <w:tcW w:w="5201" w:type="dxa"/>
            <w:gridSpan w:val="2"/>
          </w:tcPr>
          <w:p w14:paraId="4756163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14:paraId="4C9F7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1D34DC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355FD9CF" w14:textId="77777777" w:rsidTr="00E36A97">
        <w:trPr>
          <w:divId w:val="2116439976"/>
          <w:cantSplit/>
          <w:trHeight w:val="20"/>
        </w:trPr>
        <w:tc>
          <w:tcPr>
            <w:tcW w:w="5201" w:type="dxa"/>
            <w:gridSpan w:val="2"/>
          </w:tcPr>
          <w:p w14:paraId="4CF4B9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14:paraId="6389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39776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2176E73F" w14:textId="77777777" w:rsidTr="00E36A97">
        <w:trPr>
          <w:divId w:val="2116439976"/>
          <w:cantSplit/>
          <w:trHeight w:val="20"/>
        </w:trPr>
        <w:tc>
          <w:tcPr>
            <w:tcW w:w="5201" w:type="dxa"/>
            <w:gridSpan w:val="2"/>
          </w:tcPr>
          <w:p w14:paraId="3933A50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14:paraId="0D4FC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49CB90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7A7DEF9A" w14:textId="77777777" w:rsidTr="00E36A97">
        <w:trPr>
          <w:divId w:val="2116439976"/>
          <w:cantSplit/>
          <w:trHeight w:val="20"/>
        </w:trPr>
        <w:tc>
          <w:tcPr>
            <w:tcW w:w="5201" w:type="dxa"/>
            <w:gridSpan w:val="2"/>
          </w:tcPr>
          <w:p w14:paraId="69920F0F"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14:paraId="2358B4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1D239E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6B30D93B" w14:textId="77777777" w:rsidTr="00E36A97">
        <w:trPr>
          <w:divId w:val="2116439976"/>
          <w:cantSplit/>
          <w:trHeight w:val="20"/>
        </w:trPr>
        <w:tc>
          <w:tcPr>
            <w:tcW w:w="5201" w:type="dxa"/>
            <w:gridSpan w:val="2"/>
          </w:tcPr>
          <w:p w14:paraId="4C5DE72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14:paraId="49796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5292F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3C0D9DAE" w14:textId="77777777" w:rsidTr="00E36A97">
        <w:trPr>
          <w:divId w:val="2116439976"/>
          <w:cantSplit/>
          <w:trHeight w:val="20"/>
        </w:trPr>
        <w:tc>
          <w:tcPr>
            <w:tcW w:w="5201" w:type="dxa"/>
            <w:gridSpan w:val="2"/>
          </w:tcPr>
          <w:p w14:paraId="4C0A9EEC"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14:paraId="4E7FB2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13F1B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664E6B9" w14:textId="77777777" w:rsidTr="00E36A97">
        <w:trPr>
          <w:divId w:val="2116439976"/>
          <w:cantSplit/>
          <w:trHeight w:val="20"/>
        </w:trPr>
        <w:tc>
          <w:tcPr>
            <w:tcW w:w="5201" w:type="dxa"/>
            <w:gridSpan w:val="2"/>
          </w:tcPr>
          <w:p w14:paraId="7166E03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14:paraId="12B5A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5DFBF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E6511C1" w14:textId="77777777" w:rsidTr="00E36A97">
        <w:trPr>
          <w:divId w:val="2116439976"/>
          <w:cantSplit/>
          <w:trHeight w:val="20"/>
        </w:trPr>
        <w:tc>
          <w:tcPr>
            <w:tcW w:w="5201" w:type="dxa"/>
            <w:gridSpan w:val="2"/>
          </w:tcPr>
          <w:p w14:paraId="07F403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14:paraId="37438D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35970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0726260E" w14:textId="77777777" w:rsidTr="00E36A97">
        <w:trPr>
          <w:divId w:val="2116439976"/>
          <w:cantSplit/>
        </w:trPr>
        <w:tc>
          <w:tcPr>
            <w:tcW w:w="7060" w:type="dxa"/>
            <w:gridSpan w:val="5"/>
          </w:tcPr>
          <w:p w14:paraId="0667039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39016F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8E914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14:paraId="1E6FE746" w14:textId="77777777" w:rsidTr="00E36A97">
        <w:trPr>
          <w:gridAfter w:val="1"/>
          <w:divId w:val="2116439976"/>
          <w:wAfter w:w="127" w:type="dxa"/>
          <w:cantSplit/>
        </w:trPr>
        <w:tc>
          <w:tcPr>
            <w:tcW w:w="7278" w:type="dxa"/>
            <w:gridSpan w:val="9"/>
          </w:tcPr>
          <w:p w14:paraId="4167E8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A3CE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14:paraId="04BD88C2" w14:textId="77777777" w:rsidTr="00E36A97">
        <w:trPr>
          <w:gridAfter w:val="1"/>
          <w:divId w:val="2116439976"/>
          <w:wAfter w:w="127" w:type="dxa"/>
          <w:cantSplit/>
        </w:trPr>
        <w:tc>
          <w:tcPr>
            <w:tcW w:w="1977" w:type="dxa"/>
            <w:gridSpan w:val="3"/>
          </w:tcPr>
          <w:p w14:paraId="46081C8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14:paraId="403A63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14:paraId="1B180D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1F14B92B" w14:textId="77777777" w:rsidTr="00E36A97">
        <w:trPr>
          <w:gridAfter w:val="1"/>
          <w:divId w:val="2116439976"/>
          <w:wAfter w:w="127" w:type="dxa"/>
          <w:cantSplit/>
        </w:trPr>
        <w:tc>
          <w:tcPr>
            <w:tcW w:w="7278" w:type="dxa"/>
            <w:gridSpan w:val="9"/>
          </w:tcPr>
          <w:p w14:paraId="7634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4A3E42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517843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BA36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BCC137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72DD35AE" w14:textId="77777777" w:rsidTr="00E36A97">
        <w:trPr>
          <w:divId w:val="2116439976"/>
          <w:cantSplit/>
          <w:trHeight w:val="120"/>
        </w:trPr>
        <w:tc>
          <w:tcPr>
            <w:tcW w:w="236" w:type="dxa"/>
          </w:tcPr>
          <w:p w14:paraId="79106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14:paraId="0603A4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54C05D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2A5673F2" w14:textId="77777777" w:rsidTr="00E36A97">
        <w:trPr>
          <w:divId w:val="2116439976"/>
          <w:cantSplit/>
          <w:trHeight w:val="120"/>
        </w:trPr>
        <w:tc>
          <w:tcPr>
            <w:tcW w:w="236" w:type="dxa"/>
          </w:tcPr>
          <w:p w14:paraId="2B614A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4E8608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0702D7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131BA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14:paraId="26232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2ECCDC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042C16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66D676B" w14:textId="77777777" w:rsidTr="00E36A97">
        <w:trPr>
          <w:divId w:val="2116439976"/>
          <w:cantSplit/>
          <w:trHeight w:val="340"/>
        </w:trPr>
        <w:tc>
          <w:tcPr>
            <w:tcW w:w="236" w:type="dxa"/>
          </w:tcPr>
          <w:p w14:paraId="51AADD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22FF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48358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48631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1C911C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14:paraId="05FE1D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00C860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221BFA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35F802A" w14:textId="77777777" w:rsidTr="00E36A97">
        <w:trPr>
          <w:divId w:val="2116439976"/>
          <w:cantSplit/>
          <w:trHeight w:val="120"/>
        </w:trPr>
        <w:tc>
          <w:tcPr>
            <w:tcW w:w="236" w:type="dxa"/>
          </w:tcPr>
          <w:p w14:paraId="4E253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3BAD3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315294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481D88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300F91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14:paraId="603AD1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4B8876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D3EF5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6F2C4EE9" w14:textId="77777777" w:rsidTr="00E36A97">
        <w:trPr>
          <w:divId w:val="2116439976"/>
          <w:cantSplit/>
          <w:trHeight w:val="200"/>
        </w:trPr>
        <w:tc>
          <w:tcPr>
            <w:tcW w:w="236" w:type="dxa"/>
          </w:tcPr>
          <w:p w14:paraId="01C47F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6A5B82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53B0F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47F5CE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3BF84C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14:paraId="3F8EF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69FBD8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7DA99E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11DC42A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229B56E5" w14:textId="77777777" w:rsidTr="00E36A97">
        <w:trPr>
          <w:divId w:val="2116439976"/>
          <w:cantSplit/>
          <w:trHeight w:val="1619"/>
        </w:trPr>
        <w:tc>
          <w:tcPr>
            <w:tcW w:w="8139" w:type="dxa"/>
          </w:tcPr>
          <w:p w14:paraId="49F5937A"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6D27797F"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1E6CF699"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553D0FFE"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C615DF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14:paraId="279C2AD3" w14:textId="77777777" w:rsidTr="00E36A97">
        <w:trPr>
          <w:divId w:val="2116439976"/>
          <w:cantSplit/>
        </w:trPr>
        <w:tc>
          <w:tcPr>
            <w:tcW w:w="7080" w:type="dxa"/>
            <w:gridSpan w:val="3"/>
          </w:tcPr>
          <w:p w14:paraId="7E5DB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D1DB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14:paraId="19D1EA07" w14:textId="77777777" w:rsidTr="00E36A97">
        <w:trPr>
          <w:divId w:val="2116439976"/>
          <w:cantSplit/>
        </w:trPr>
        <w:tc>
          <w:tcPr>
            <w:tcW w:w="1640" w:type="dxa"/>
          </w:tcPr>
          <w:p w14:paraId="2D23A39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14:paraId="4B46AD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86D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4E347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14:paraId="4D06D2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14:paraId="3DD7BDA9" w14:textId="77777777" w:rsidTr="00E36A97">
        <w:trPr>
          <w:divId w:val="2116439976"/>
          <w:cantSplit/>
        </w:trPr>
        <w:tc>
          <w:tcPr>
            <w:tcW w:w="7080" w:type="dxa"/>
            <w:gridSpan w:val="3"/>
          </w:tcPr>
          <w:p w14:paraId="250BC3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4F4749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7CE25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 being the assessed value of the said property). And in what manner you have executed this writ make appear to this Court immediately after the execution thereof. And have there this writ.</w:t>
            </w:r>
          </w:p>
          <w:p w14:paraId="134750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E97F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65BDA8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7E560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5BAB8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173741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1893DC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14:paraId="5190BB58" w14:textId="77777777" w:rsidTr="00E36A97">
        <w:trPr>
          <w:divId w:val="2116439976"/>
          <w:cantSplit/>
        </w:trPr>
        <w:tc>
          <w:tcPr>
            <w:tcW w:w="7060" w:type="dxa"/>
            <w:gridSpan w:val="3"/>
          </w:tcPr>
          <w:p w14:paraId="7B71A3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14:paraId="634E0A2F" w14:textId="77777777" w:rsidTr="00E36A97">
        <w:trPr>
          <w:divId w:val="2116439976"/>
          <w:cantSplit/>
        </w:trPr>
        <w:tc>
          <w:tcPr>
            <w:tcW w:w="1400" w:type="dxa"/>
          </w:tcPr>
          <w:p w14:paraId="38700A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14:paraId="3D5ACF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FE400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48E700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14:paraId="6103A1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14:paraId="4D260C93" w14:textId="77777777" w:rsidTr="00E36A97">
        <w:trPr>
          <w:divId w:val="2116439976"/>
          <w:cantSplit/>
        </w:trPr>
        <w:tc>
          <w:tcPr>
            <w:tcW w:w="7060" w:type="dxa"/>
            <w:gridSpan w:val="3"/>
          </w:tcPr>
          <w:p w14:paraId="43E9A9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6199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 it was adjudged (or ordered) that the defendant (name of defendant) do give the plaintiff (name of plaintiff) possession of (describe the immovable property delivery of which has been adjudged or ordered) and do pay him $              and $              costs.</w:t>
            </w:r>
          </w:p>
          <w:p w14:paraId="4E7356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39BA6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 And in what manner you have executed this writ make appear to this Court immediately after the execution thereof. And have there this writ.</w:t>
            </w:r>
          </w:p>
          <w:p w14:paraId="3FCB2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80DC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D906C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68A55E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250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468DE8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47BD378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14:paraId="09FAF8DE" w14:textId="77777777" w:rsidTr="00E36A97">
        <w:trPr>
          <w:divId w:val="2116439976"/>
          <w:cantSplit/>
        </w:trPr>
        <w:tc>
          <w:tcPr>
            <w:tcW w:w="7040" w:type="dxa"/>
            <w:gridSpan w:val="3"/>
          </w:tcPr>
          <w:p w14:paraId="4108C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14:paraId="54FE4919" w14:textId="77777777" w:rsidTr="00E36A97">
        <w:trPr>
          <w:divId w:val="2116439976"/>
          <w:cantSplit/>
        </w:trPr>
        <w:tc>
          <w:tcPr>
            <w:tcW w:w="1380" w:type="dxa"/>
          </w:tcPr>
          <w:p w14:paraId="7C2A0E6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14:paraId="747750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4F52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14:paraId="1E2037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14:paraId="6D773CC3" w14:textId="77777777" w:rsidTr="00E36A97">
        <w:trPr>
          <w:divId w:val="2116439976"/>
          <w:cantSplit/>
        </w:trPr>
        <w:tc>
          <w:tcPr>
            <w:tcW w:w="7040" w:type="dxa"/>
            <w:gridSpan w:val="3"/>
          </w:tcPr>
          <w:p w14:paraId="3A471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B87F6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44FBF11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105C464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 (notwithstanding that 6 years have elapsed since such judgment, or as may be); and</w:t>
            </w:r>
          </w:p>
          <w:p w14:paraId="3F00427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0801DB8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4A502BF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0B2FB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62EF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14:paraId="0231EF6A" w14:textId="77777777" w:rsidTr="00E36A97">
        <w:trPr>
          <w:gridAfter w:val="1"/>
          <w:divId w:val="2116439976"/>
          <w:wAfter w:w="40" w:type="dxa"/>
          <w:cantSplit/>
        </w:trPr>
        <w:tc>
          <w:tcPr>
            <w:tcW w:w="7020" w:type="dxa"/>
            <w:gridSpan w:val="3"/>
          </w:tcPr>
          <w:p w14:paraId="7880D9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14:paraId="0ABE35BC" w14:textId="77777777" w:rsidTr="00E36A97">
        <w:trPr>
          <w:gridAfter w:val="1"/>
          <w:divId w:val="2116439976"/>
          <w:wAfter w:w="40" w:type="dxa"/>
          <w:cantSplit/>
        </w:trPr>
        <w:tc>
          <w:tcPr>
            <w:tcW w:w="1120" w:type="dxa"/>
          </w:tcPr>
          <w:p w14:paraId="50BA74F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14:paraId="1C2648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B94C3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76AEC1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14:paraId="2938FF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14:paraId="0AF089D8" w14:textId="77777777" w:rsidTr="00E36A97">
        <w:trPr>
          <w:gridAfter w:val="1"/>
          <w:divId w:val="2116439976"/>
          <w:wAfter w:w="40" w:type="dxa"/>
          <w:cantSplit/>
        </w:trPr>
        <w:tc>
          <w:tcPr>
            <w:tcW w:w="7020" w:type="dxa"/>
            <w:gridSpan w:val="3"/>
          </w:tcPr>
          <w:p w14:paraId="3E202797"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I/We hereby undertake to pay all charges and fees that are imposed by the Sheriff/bailiff and to fully indemnify the Sheriff/bailiff and his officers and keep them indemnified against all actions, proceedings, liabilities, claims, damages, costs and expenses incurred in relation to or become payable by the Sheriff/bailiff in respect of or arising from the execution. Please appoint a suitable date to execute the Writ of Seizure and Sale/Delivery/Possession*.</w:t>
            </w:r>
          </w:p>
          <w:p w14:paraId="729BB1D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Justice Courts or the High Court.</w:t>
            </w:r>
          </w:p>
          <w:p w14:paraId="5A021A6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1DBB11E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2CAB48ED"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I/We hereby declare that, as at the date of this undertaking, declaration and indemnity, I/we have reason to believe that the execution debtor is the owner or occupier at the address of execution or the owner of the property liable to be seized.</w:t>
            </w:r>
          </w:p>
          <w:p w14:paraId="42197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66D56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24426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23C22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69679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45BD51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14:paraId="2AABC8DD" w14:textId="77777777" w:rsidTr="00E36A97">
        <w:trPr>
          <w:divId w:val="2116439976"/>
          <w:cantSplit/>
        </w:trPr>
        <w:tc>
          <w:tcPr>
            <w:tcW w:w="7060" w:type="dxa"/>
            <w:gridSpan w:val="4"/>
          </w:tcPr>
          <w:p w14:paraId="48E4D1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14:paraId="0D44FD0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14:paraId="3FB3AA23" w14:textId="77777777" w:rsidTr="00E36A97">
        <w:trPr>
          <w:divId w:val="2116439976"/>
          <w:cantSplit/>
        </w:trPr>
        <w:tc>
          <w:tcPr>
            <w:tcW w:w="7060" w:type="dxa"/>
            <w:gridSpan w:val="4"/>
          </w:tcPr>
          <w:p w14:paraId="1B459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5905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6396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239FDA9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6922D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70F69B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6A92C8B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14:paraId="5FE1E01D" w14:textId="77777777" w:rsidTr="00E36A97">
        <w:trPr>
          <w:divId w:val="2116439976"/>
          <w:cantSplit/>
        </w:trPr>
        <w:tc>
          <w:tcPr>
            <w:tcW w:w="7276" w:type="dxa"/>
            <w:gridSpan w:val="5"/>
          </w:tcPr>
          <w:p w14:paraId="1C2B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F88A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14:paraId="63CE63D8" w14:textId="77777777"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14:paraId="2C391B5A" w14:textId="77777777" w:rsidTr="006F2CA2">
              <w:trPr>
                <w:cantSplit/>
                <w:jc w:val="center"/>
              </w:trPr>
              <w:tc>
                <w:tcPr>
                  <w:tcW w:w="1180" w:type="dxa"/>
                </w:tcPr>
                <w:p w14:paraId="775FA4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14:paraId="2B425E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14:paraId="25DB2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14:paraId="6ACE367E" w14:textId="77777777" w:rsidTr="00E36A97">
        <w:trPr>
          <w:divId w:val="2116439976"/>
          <w:cantSplit/>
        </w:trPr>
        <w:tc>
          <w:tcPr>
            <w:tcW w:w="7276" w:type="dxa"/>
            <w:gridSpan w:val="5"/>
          </w:tcPr>
          <w:p w14:paraId="7FD942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E6F9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402FA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114E84F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0C4EB4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426B4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294C96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A3BFFB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4413397" w14:textId="77777777" w:rsidTr="00E36A97">
        <w:trPr>
          <w:divId w:val="2116439976"/>
          <w:cantSplit/>
        </w:trPr>
        <w:tc>
          <w:tcPr>
            <w:tcW w:w="7276" w:type="dxa"/>
            <w:gridSpan w:val="5"/>
          </w:tcPr>
          <w:p w14:paraId="040D7B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r w:rsidR="006F2CA2" w:rsidRPr="006F2CA2" w14:paraId="326F8720" w14:textId="77777777" w:rsidTr="00E36A97">
        <w:trPr>
          <w:gridAfter w:val="2"/>
          <w:divId w:val="2116439976"/>
          <w:wAfter w:w="216" w:type="dxa"/>
          <w:cantSplit/>
        </w:trPr>
        <w:tc>
          <w:tcPr>
            <w:tcW w:w="7060" w:type="dxa"/>
            <w:gridSpan w:val="3"/>
          </w:tcPr>
          <w:p w14:paraId="2464D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450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14:paraId="3B11A212" w14:textId="77777777" w:rsidTr="00E36A97">
        <w:trPr>
          <w:gridAfter w:val="2"/>
          <w:divId w:val="2116439976"/>
          <w:wAfter w:w="216" w:type="dxa"/>
          <w:cantSplit/>
        </w:trPr>
        <w:tc>
          <w:tcPr>
            <w:tcW w:w="7060" w:type="dxa"/>
            <w:gridSpan w:val="3"/>
          </w:tcPr>
          <w:p w14:paraId="7B9FAA9E" w14:textId="77777777"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376160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2DD2B1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06FD3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
        </w:tc>
      </w:tr>
      <w:tr w:rsidR="006F2CA2" w:rsidRPr="006F2CA2" w14:paraId="3137B02B" w14:textId="77777777" w:rsidTr="00E36A97">
        <w:trPr>
          <w:gridAfter w:val="2"/>
          <w:divId w:val="2116439976"/>
          <w:wAfter w:w="216" w:type="dxa"/>
          <w:cantSplit/>
          <w:trHeight w:val="40"/>
        </w:trPr>
        <w:tc>
          <w:tcPr>
            <w:tcW w:w="6340" w:type="dxa"/>
            <w:gridSpan w:val="2"/>
          </w:tcPr>
          <w:p w14:paraId="2E8354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14:paraId="7F4C67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4751336" w14:textId="77777777" w:rsidTr="00E36A97">
        <w:trPr>
          <w:gridAfter w:val="2"/>
          <w:divId w:val="2116439976"/>
          <w:wAfter w:w="216" w:type="dxa"/>
          <w:cantSplit/>
          <w:trHeight w:val="40"/>
        </w:trPr>
        <w:tc>
          <w:tcPr>
            <w:tcW w:w="3440" w:type="dxa"/>
          </w:tcPr>
          <w:p w14:paraId="406E23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14:paraId="5C489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14:paraId="683355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14:paraId="2CF184BA" w14:textId="77777777" w:rsidTr="00E36A97">
        <w:trPr>
          <w:gridAfter w:val="2"/>
          <w:divId w:val="2116439976"/>
          <w:wAfter w:w="216" w:type="dxa"/>
          <w:cantSplit/>
          <w:trHeight w:val="40"/>
        </w:trPr>
        <w:tc>
          <w:tcPr>
            <w:tcW w:w="6340" w:type="dxa"/>
            <w:gridSpan w:val="2"/>
          </w:tcPr>
          <w:p w14:paraId="6A6EC0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14:paraId="35DAF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1A2A343" w14:textId="77777777" w:rsidTr="00E36A97">
        <w:trPr>
          <w:gridAfter w:val="2"/>
          <w:divId w:val="2116439976"/>
          <w:wAfter w:w="216" w:type="dxa"/>
          <w:cantSplit/>
          <w:trHeight w:val="40"/>
        </w:trPr>
        <w:tc>
          <w:tcPr>
            <w:tcW w:w="6340" w:type="dxa"/>
            <w:gridSpan w:val="2"/>
          </w:tcPr>
          <w:p w14:paraId="487D9D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14:paraId="15FCE3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15EB3" w14:textId="77777777" w:rsidTr="00E36A97">
        <w:trPr>
          <w:gridAfter w:val="2"/>
          <w:divId w:val="2116439976"/>
          <w:wAfter w:w="216" w:type="dxa"/>
          <w:cantSplit/>
          <w:trHeight w:val="40"/>
        </w:trPr>
        <w:tc>
          <w:tcPr>
            <w:tcW w:w="6340" w:type="dxa"/>
            <w:gridSpan w:val="2"/>
          </w:tcPr>
          <w:p w14:paraId="775E0A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Lotting</w:t>
            </w:r>
            <w:proofErr w:type="spellEnd"/>
            <w:r w:rsidRPr="006F2CA2">
              <w:rPr>
                <w:rFonts w:ascii="Times New Roman" w:hAnsi="Times New Roman" w:cs="Times New Roman"/>
                <w:sz w:val="22"/>
                <w:szCs w:val="20"/>
                <w:lang w:val="en-GB" w:eastAsia="en-US"/>
              </w:rPr>
              <w:t xml:space="preserve"> and advertising ...  ...  ...  ...  ...  ...  ...  ...  ...  ...  ...  ...  ...</w:t>
            </w:r>
          </w:p>
        </w:tc>
        <w:tc>
          <w:tcPr>
            <w:tcW w:w="720" w:type="dxa"/>
          </w:tcPr>
          <w:p w14:paraId="6DBBE2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6B43FA1" w14:textId="77777777" w:rsidTr="00E36A97">
        <w:trPr>
          <w:gridAfter w:val="2"/>
          <w:divId w:val="2116439976"/>
          <w:wAfter w:w="216" w:type="dxa"/>
          <w:cantSplit/>
          <w:trHeight w:val="40"/>
        </w:trPr>
        <w:tc>
          <w:tcPr>
            <w:tcW w:w="6340" w:type="dxa"/>
            <w:gridSpan w:val="2"/>
          </w:tcPr>
          <w:p w14:paraId="55CAE5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14:paraId="63DCBF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28A1107" w14:textId="77777777" w:rsidTr="00E36A97">
        <w:trPr>
          <w:gridAfter w:val="2"/>
          <w:divId w:val="2116439976"/>
          <w:wAfter w:w="216" w:type="dxa"/>
          <w:cantSplit/>
          <w:trHeight w:val="40"/>
        </w:trPr>
        <w:tc>
          <w:tcPr>
            <w:tcW w:w="6340" w:type="dxa"/>
            <w:gridSpan w:val="2"/>
          </w:tcPr>
          <w:p w14:paraId="6BF9BD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14:paraId="66D5C8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471375F" w14:textId="77777777" w:rsidTr="00E36A97">
        <w:trPr>
          <w:gridAfter w:val="2"/>
          <w:divId w:val="2116439976"/>
          <w:wAfter w:w="216" w:type="dxa"/>
          <w:cantSplit/>
          <w:trHeight w:val="40"/>
        </w:trPr>
        <w:tc>
          <w:tcPr>
            <w:tcW w:w="6340" w:type="dxa"/>
            <w:gridSpan w:val="2"/>
          </w:tcPr>
          <w:p w14:paraId="75BC06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14:paraId="495A9E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411C03D2" w14:textId="77777777" w:rsidTr="00E36A97">
        <w:trPr>
          <w:gridAfter w:val="2"/>
          <w:divId w:val="2116439976"/>
          <w:wAfter w:w="216" w:type="dxa"/>
          <w:cantSplit/>
          <w:trHeight w:val="40"/>
        </w:trPr>
        <w:tc>
          <w:tcPr>
            <w:tcW w:w="6340" w:type="dxa"/>
            <w:gridSpan w:val="2"/>
          </w:tcPr>
          <w:p w14:paraId="76661A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14:paraId="4604CC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1FFB4BB" w14:textId="77777777" w:rsidTr="00E36A97">
        <w:trPr>
          <w:gridAfter w:val="2"/>
          <w:divId w:val="2116439976"/>
          <w:wAfter w:w="216" w:type="dxa"/>
          <w:cantSplit/>
        </w:trPr>
        <w:tc>
          <w:tcPr>
            <w:tcW w:w="7060" w:type="dxa"/>
            <w:gridSpan w:val="3"/>
          </w:tcPr>
          <w:p w14:paraId="6ACB69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AC87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2DCD0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2CC563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B811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14:paraId="4B375A1C" w14:textId="77777777" w:rsidTr="00E36A97">
        <w:trPr>
          <w:gridAfter w:val="1"/>
          <w:divId w:val="2116439976"/>
          <w:wAfter w:w="196" w:type="dxa"/>
          <w:cantSplit/>
        </w:trPr>
        <w:tc>
          <w:tcPr>
            <w:tcW w:w="7080" w:type="dxa"/>
            <w:gridSpan w:val="4"/>
          </w:tcPr>
          <w:p w14:paraId="19C53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A3AD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14:paraId="1A8E3A08" w14:textId="77777777" w:rsidTr="00E36A97">
        <w:trPr>
          <w:gridAfter w:val="1"/>
          <w:divId w:val="2116439976"/>
          <w:wAfter w:w="196" w:type="dxa"/>
          <w:cantSplit/>
        </w:trPr>
        <w:tc>
          <w:tcPr>
            <w:tcW w:w="7080" w:type="dxa"/>
            <w:gridSpan w:val="4"/>
          </w:tcPr>
          <w:p w14:paraId="2588B7F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09057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316F73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9EE93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A667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CE65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54F9E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00316B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14:paraId="1D9EE992" w14:textId="77777777" w:rsidTr="00E36A97">
        <w:trPr>
          <w:divId w:val="2116439976"/>
          <w:cantSplit/>
        </w:trPr>
        <w:tc>
          <w:tcPr>
            <w:tcW w:w="7060" w:type="dxa"/>
            <w:gridSpan w:val="3"/>
          </w:tcPr>
          <w:p w14:paraId="318A3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14:paraId="7ACE0DA5" w14:textId="77777777" w:rsidTr="00E36A97">
        <w:trPr>
          <w:divId w:val="2116439976"/>
          <w:cantSplit/>
        </w:trPr>
        <w:tc>
          <w:tcPr>
            <w:tcW w:w="1340" w:type="dxa"/>
          </w:tcPr>
          <w:p w14:paraId="747358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14:paraId="080719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14:paraId="1377ED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14:paraId="7C32298F" w14:textId="77777777" w:rsidTr="00E36A97">
        <w:trPr>
          <w:divId w:val="2116439976"/>
          <w:cantSplit/>
        </w:trPr>
        <w:tc>
          <w:tcPr>
            <w:tcW w:w="7060" w:type="dxa"/>
            <w:gridSpan w:val="3"/>
          </w:tcPr>
          <w:p w14:paraId="4DEE71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4F90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71B9B3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42401625" w14:textId="77777777" w:rsidTr="00E36A97">
        <w:trPr>
          <w:divId w:val="2116439976"/>
          <w:cantSplit/>
        </w:trPr>
        <w:tc>
          <w:tcPr>
            <w:tcW w:w="7060" w:type="dxa"/>
            <w:gridSpan w:val="3"/>
          </w:tcPr>
          <w:p w14:paraId="2B715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3744BD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631D60B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79155C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437A12D4"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3D31254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216F3171"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41C875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0F4C5FB6" w14:textId="77777777" w:rsidTr="00E36A97">
        <w:trPr>
          <w:divId w:val="2116439976"/>
          <w:cantSplit/>
        </w:trPr>
        <w:tc>
          <w:tcPr>
            <w:tcW w:w="7060" w:type="dxa"/>
            <w:gridSpan w:val="3"/>
          </w:tcPr>
          <w:p w14:paraId="2F9E64C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6A8D103D"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40B4EE38"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7823B00F"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0C2627D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ED3F8DE"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14FF1D3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1A117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B0238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000926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14:paraId="488DA35C" w14:textId="77777777" w:rsidTr="00E36A97">
        <w:trPr>
          <w:divId w:val="2116439976"/>
          <w:cantSplit/>
        </w:trPr>
        <w:tc>
          <w:tcPr>
            <w:tcW w:w="7060" w:type="dxa"/>
            <w:gridSpan w:val="2"/>
          </w:tcPr>
          <w:p w14:paraId="30FD1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9A4F6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14:paraId="0F7BF741" w14:textId="77777777" w:rsidTr="00E36A97">
        <w:trPr>
          <w:gridAfter w:val="1"/>
          <w:divId w:val="2116439976"/>
          <w:wAfter w:w="2480" w:type="dxa"/>
          <w:cantSplit/>
        </w:trPr>
        <w:tc>
          <w:tcPr>
            <w:tcW w:w="4580" w:type="dxa"/>
          </w:tcPr>
          <w:p w14:paraId="7CC0E772"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4FCF0D4A" w14:textId="77777777" w:rsidTr="00E36A97">
        <w:trPr>
          <w:divId w:val="2116439976"/>
          <w:cantSplit/>
        </w:trPr>
        <w:tc>
          <w:tcPr>
            <w:tcW w:w="7060" w:type="dxa"/>
            <w:gridSpan w:val="2"/>
          </w:tcPr>
          <w:p w14:paraId="21C92F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3E2BBA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2E985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59FD8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00539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302A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3DAB4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14:paraId="135A13D6" w14:textId="77777777" w:rsidTr="00E36A97">
        <w:trPr>
          <w:gridAfter w:val="1"/>
          <w:divId w:val="2116439976"/>
          <w:wAfter w:w="233" w:type="dxa"/>
          <w:cantSplit/>
        </w:trPr>
        <w:tc>
          <w:tcPr>
            <w:tcW w:w="7087" w:type="dxa"/>
            <w:gridSpan w:val="8"/>
          </w:tcPr>
          <w:p w14:paraId="39E14D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14:paraId="4A8FC58F" w14:textId="77777777" w:rsidTr="00E36A97">
        <w:trPr>
          <w:gridAfter w:val="1"/>
          <w:divId w:val="2116439976"/>
          <w:wAfter w:w="233" w:type="dxa"/>
          <w:cantSplit/>
        </w:trPr>
        <w:tc>
          <w:tcPr>
            <w:tcW w:w="1100" w:type="dxa"/>
            <w:gridSpan w:val="2"/>
          </w:tcPr>
          <w:p w14:paraId="01B7A87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14:paraId="7DC6F8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14:paraId="55376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6B7684A5" w14:textId="77777777" w:rsidTr="00E36A97">
        <w:trPr>
          <w:gridAfter w:val="1"/>
          <w:divId w:val="2116439976"/>
          <w:wAfter w:w="233" w:type="dxa"/>
          <w:cantSplit/>
        </w:trPr>
        <w:tc>
          <w:tcPr>
            <w:tcW w:w="7087" w:type="dxa"/>
            <w:gridSpan w:val="8"/>
          </w:tcPr>
          <w:p w14:paraId="089AD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37676F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163F00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09F91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D2AE0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346B2BAB"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0E7712E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091C918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280742E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399D87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3468BB67" w14:textId="77777777" w:rsidTr="00E36A97">
        <w:trPr>
          <w:divId w:val="2116439976"/>
          <w:cantSplit/>
          <w:trHeight w:val="120"/>
        </w:trPr>
        <w:tc>
          <w:tcPr>
            <w:tcW w:w="240" w:type="dxa"/>
          </w:tcPr>
          <w:p w14:paraId="3CCB8D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14:paraId="67F98B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6B764C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0EDBD2AB" w14:textId="77777777" w:rsidTr="00E36A97">
        <w:trPr>
          <w:divId w:val="2116439976"/>
          <w:cantSplit/>
          <w:trHeight w:val="120"/>
        </w:trPr>
        <w:tc>
          <w:tcPr>
            <w:tcW w:w="240" w:type="dxa"/>
            <w:vMerge w:val="restart"/>
          </w:tcPr>
          <w:p w14:paraId="30EA32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23A297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14:paraId="2F9A03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14:paraId="427215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14:paraId="2DAEDA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14:paraId="2802A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14:paraId="08891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9716274" w14:textId="77777777" w:rsidTr="00E36A97">
        <w:trPr>
          <w:divId w:val="2116439976"/>
          <w:cantSplit/>
          <w:trHeight w:val="120"/>
        </w:trPr>
        <w:tc>
          <w:tcPr>
            <w:tcW w:w="240" w:type="dxa"/>
            <w:vMerge w:val="restart"/>
          </w:tcPr>
          <w:p w14:paraId="222D9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4AF848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320C97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281A96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1F172A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14:paraId="56B82C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727DBB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14:paraId="5C919E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7F1AAD9A" w14:textId="77777777" w:rsidTr="00E36A97">
        <w:trPr>
          <w:divId w:val="2116439976"/>
          <w:cantSplit/>
          <w:trHeight w:val="120"/>
        </w:trPr>
        <w:tc>
          <w:tcPr>
            <w:tcW w:w="240" w:type="dxa"/>
          </w:tcPr>
          <w:p w14:paraId="6DDAEE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2FBC5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0FD72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4AFDD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6AE98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14:paraId="7310A1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600824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335C83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236B9642" w14:textId="77777777" w:rsidTr="00E36A97">
        <w:trPr>
          <w:divId w:val="2116439976"/>
          <w:cantSplit/>
          <w:trHeight w:val="140"/>
        </w:trPr>
        <w:tc>
          <w:tcPr>
            <w:tcW w:w="240" w:type="dxa"/>
          </w:tcPr>
          <w:p w14:paraId="3D82F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636056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01D35C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2481A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1C1895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14:paraId="762768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60EF53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871DE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717035F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65CD8AE" w14:textId="77777777" w:rsidTr="00E36A97">
        <w:trPr>
          <w:divId w:val="2116439976"/>
          <w:cantSplit/>
          <w:trHeight w:val="2281"/>
          <w:jc w:val="center"/>
        </w:trPr>
        <w:tc>
          <w:tcPr>
            <w:tcW w:w="10056" w:type="dxa"/>
          </w:tcPr>
          <w:p w14:paraId="78D35CAF"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F978D80"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541C3EF1"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5AA77C6A"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F173D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14:paraId="6ED9F98A" w14:textId="77777777" w:rsidTr="00B86892">
        <w:trPr>
          <w:divId w:val="2116439976"/>
          <w:cantSplit/>
        </w:trPr>
        <w:tc>
          <w:tcPr>
            <w:tcW w:w="7060" w:type="dxa"/>
            <w:gridSpan w:val="6"/>
          </w:tcPr>
          <w:p w14:paraId="53F4BB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14:paraId="287FBED6" w14:textId="77777777" w:rsidTr="00B86892">
        <w:trPr>
          <w:divId w:val="2116439976"/>
          <w:cantSplit/>
        </w:trPr>
        <w:tc>
          <w:tcPr>
            <w:tcW w:w="1243" w:type="dxa"/>
            <w:gridSpan w:val="2"/>
          </w:tcPr>
          <w:p w14:paraId="3B4714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14:paraId="30F5C5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14:paraId="5F966A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32815A8" w14:textId="77777777" w:rsidTr="00B86892">
        <w:trPr>
          <w:divId w:val="2116439976"/>
          <w:cantSplit/>
        </w:trPr>
        <w:tc>
          <w:tcPr>
            <w:tcW w:w="7060" w:type="dxa"/>
            <w:gridSpan w:val="6"/>
          </w:tcPr>
          <w:p w14:paraId="47C8D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7FC0F7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D6009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 (date of registration under Rule 734(2)) the interest of (name of judgment debtor) in the immovable property specified in the Schedule hereto has been seized pursuant to a Writ of Seizure and Sale dated the          day of                                20        for the sum of $           .</w:t>
            </w:r>
          </w:p>
          <w:p w14:paraId="34E152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69152DF0" w14:textId="77777777" w:rsidTr="00B86892">
        <w:trPr>
          <w:divId w:val="2116439976"/>
          <w:cantSplit/>
          <w:trHeight w:val="40"/>
        </w:trPr>
        <w:tc>
          <w:tcPr>
            <w:tcW w:w="4763" w:type="dxa"/>
            <w:gridSpan w:val="3"/>
          </w:tcPr>
          <w:p w14:paraId="73D39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14:paraId="175DC4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03442A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7B90B08F" w14:textId="77777777" w:rsidTr="00B86892">
        <w:trPr>
          <w:divId w:val="2116439976"/>
          <w:cantSplit/>
          <w:trHeight w:val="40"/>
        </w:trPr>
        <w:tc>
          <w:tcPr>
            <w:tcW w:w="1012" w:type="dxa"/>
          </w:tcPr>
          <w:p w14:paraId="6C9050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14:paraId="777A34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14:paraId="26327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7876AB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242A33" w14:textId="77777777" w:rsidTr="00B86892">
        <w:trPr>
          <w:divId w:val="2116439976"/>
          <w:cantSplit/>
          <w:trHeight w:val="40"/>
        </w:trPr>
        <w:tc>
          <w:tcPr>
            <w:tcW w:w="1012" w:type="dxa"/>
          </w:tcPr>
          <w:p w14:paraId="78D263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14:paraId="3A41C69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14:paraId="086CEC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55BC62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67A056E1" w14:textId="77777777" w:rsidTr="00B86892">
        <w:trPr>
          <w:divId w:val="2116439976"/>
          <w:cantSplit/>
          <w:trHeight w:val="40"/>
        </w:trPr>
        <w:tc>
          <w:tcPr>
            <w:tcW w:w="1012" w:type="dxa"/>
          </w:tcPr>
          <w:p w14:paraId="0173B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14:paraId="4FFE0F7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14:paraId="60A395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E9CF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68C4A186" w14:textId="77777777" w:rsidTr="00B86892">
        <w:trPr>
          <w:divId w:val="2116439976"/>
          <w:cantSplit/>
          <w:trHeight w:val="40"/>
        </w:trPr>
        <w:tc>
          <w:tcPr>
            <w:tcW w:w="1012" w:type="dxa"/>
          </w:tcPr>
          <w:p w14:paraId="0D31F1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14:paraId="5019B73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14:paraId="05963E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6FD566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6EE9390C" w14:textId="77777777" w:rsidTr="00B86892">
        <w:trPr>
          <w:divId w:val="2116439976"/>
          <w:cantSplit/>
          <w:trHeight w:val="40"/>
        </w:trPr>
        <w:tc>
          <w:tcPr>
            <w:tcW w:w="1012" w:type="dxa"/>
          </w:tcPr>
          <w:p w14:paraId="5A7584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14:paraId="695F34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14:paraId="0466A9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176A0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34048913" w14:textId="77777777" w:rsidTr="00B86892">
        <w:trPr>
          <w:divId w:val="2116439976"/>
          <w:cantSplit/>
          <w:trHeight w:val="40"/>
        </w:trPr>
        <w:tc>
          <w:tcPr>
            <w:tcW w:w="1012" w:type="dxa"/>
          </w:tcPr>
          <w:p w14:paraId="043E6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14:paraId="69822B2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14:paraId="41BE3C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A2B8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6F4628F" w14:textId="77777777" w:rsidTr="00B86892">
        <w:trPr>
          <w:divId w:val="2116439976"/>
          <w:cantSplit/>
          <w:trHeight w:val="40"/>
        </w:trPr>
        <w:tc>
          <w:tcPr>
            <w:tcW w:w="1012" w:type="dxa"/>
          </w:tcPr>
          <w:p w14:paraId="2D0B79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14:paraId="2C4842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14:paraId="6B2598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1C4D27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60E05083" w14:textId="77777777" w:rsidTr="00B86892">
        <w:trPr>
          <w:divId w:val="2116439976"/>
          <w:cantSplit/>
          <w:trHeight w:val="40"/>
        </w:trPr>
        <w:tc>
          <w:tcPr>
            <w:tcW w:w="1012" w:type="dxa"/>
          </w:tcPr>
          <w:p w14:paraId="7875E3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14:paraId="5D9A71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14:paraId="0904D2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190B48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216C259B" w14:textId="77777777" w:rsidTr="00B86892">
        <w:trPr>
          <w:divId w:val="2116439976"/>
          <w:cantSplit/>
        </w:trPr>
        <w:tc>
          <w:tcPr>
            <w:tcW w:w="7060" w:type="dxa"/>
            <w:gridSpan w:val="6"/>
          </w:tcPr>
          <w:p w14:paraId="187D9C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5E74F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35D921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5E402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14:paraId="774B5E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4CEB6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14:paraId="0BA15996" w14:textId="77777777" w:rsidTr="00B86892">
        <w:trPr>
          <w:gridAfter w:val="1"/>
          <w:divId w:val="2116439976"/>
          <w:wAfter w:w="20" w:type="dxa"/>
          <w:cantSplit/>
        </w:trPr>
        <w:tc>
          <w:tcPr>
            <w:tcW w:w="7060" w:type="dxa"/>
            <w:gridSpan w:val="4"/>
          </w:tcPr>
          <w:p w14:paraId="7E2CC4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6887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14:paraId="57E2CC11" w14:textId="77777777" w:rsidTr="00B86892">
        <w:trPr>
          <w:gridAfter w:val="3"/>
          <w:divId w:val="2116439976"/>
          <w:wAfter w:w="2420" w:type="dxa"/>
          <w:cantSplit/>
        </w:trPr>
        <w:tc>
          <w:tcPr>
            <w:tcW w:w="4660" w:type="dxa"/>
            <w:gridSpan w:val="2"/>
          </w:tcPr>
          <w:p w14:paraId="47F6889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665B7E04" w14:textId="77777777" w:rsidTr="00B86892">
        <w:trPr>
          <w:gridAfter w:val="1"/>
          <w:divId w:val="2116439976"/>
          <w:wAfter w:w="20" w:type="dxa"/>
          <w:cantSplit/>
        </w:trPr>
        <w:tc>
          <w:tcPr>
            <w:tcW w:w="7060" w:type="dxa"/>
            <w:gridSpan w:val="4"/>
          </w:tcPr>
          <w:p w14:paraId="32BB7F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5E130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1B661B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746EE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 a copy of which is attached, I was directed to cause to be levied and made out of the property liable to be seized under the writ of seizure and sale belonging to                              the sum of $        .</w:t>
            </w:r>
          </w:p>
          <w:p w14:paraId="373B9E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052B1C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03B5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434C6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14:paraId="5397CBD3" w14:textId="77777777" w:rsidTr="00B86892">
        <w:trPr>
          <w:divId w:val="2116439976"/>
          <w:cantSplit/>
        </w:trPr>
        <w:tc>
          <w:tcPr>
            <w:tcW w:w="7080" w:type="dxa"/>
            <w:gridSpan w:val="5"/>
          </w:tcPr>
          <w:p w14:paraId="5EFE3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A503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14:paraId="50E52301" w14:textId="77777777" w:rsidTr="00B86892">
        <w:trPr>
          <w:divId w:val="2116439976"/>
          <w:cantSplit/>
        </w:trPr>
        <w:tc>
          <w:tcPr>
            <w:tcW w:w="1100" w:type="dxa"/>
          </w:tcPr>
          <w:p w14:paraId="0173395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14:paraId="3C6C8B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B257C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14:paraId="5815A1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14:paraId="66C3BDA0" w14:textId="77777777" w:rsidTr="00B86892">
        <w:trPr>
          <w:divId w:val="2116439976"/>
          <w:cantSplit/>
        </w:trPr>
        <w:tc>
          <w:tcPr>
            <w:tcW w:w="7080" w:type="dxa"/>
            <w:gridSpan w:val="5"/>
          </w:tcPr>
          <w:p w14:paraId="017C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74286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3E2C3747"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415173CD"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6CD448E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 an officer of the judgment debtor company) on the question whether any and if so what debts are owing to him (or the judgment debtor company) and/or means of satisfying the judgment debt.</w:t>
            </w:r>
          </w:p>
          <w:p w14:paraId="26FDA00F"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 do attend before the Registrar to be examined on the said questions, and to produce upon such examination all books or documents in his possession relevant to the said questions at the time and place appointed for his examination.</w:t>
            </w:r>
          </w:p>
          <w:p w14:paraId="6AF226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E4E953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14:paraId="141E0A89" w14:textId="77777777" w:rsidTr="00B86892">
        <w:trPr>
          <w:divId w:val="2116439976"/>
          <w:cantSplit/>
        </w:trPr>
        <w:tc>
          <w:tcPr>
            <w:tcW w:w="7060" w:type="dxa"/>
            <w:gridSpan w:val="3"/>
          </w:tcPr>
          <w:p w14:paraId="27C037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14:paraId="0A140792" w14:textId="77777777" w:rsidTr="00B86892">
        <w:trPr>
          <w:divId w:val="2116439976"/>
          <w:cantSplit/>
        </w:trPr>
        <w:tc>
          <w:tcPr>
            <w:tcW w:w="1160" w:type="dxa"/>
          </w:tcPr>
          <w:p w14:paraId="5F86E5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14:paraId="552D1C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B257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14:paraId="5ADDCD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14:paraId="09E6D1F2" w14:textId="77777777" w:rsidTr="00B86892">
        <w:trPr>
          <w:divId w:val="2116439976"/>
          <w:cantSplit/>
        </w:trPr>
        <w:tc>
          <w:tcPr>
            <w:tcW w:w="7060" w:type="dxa"/>
            <w:gridSpan w:val="3"/>
          </w:tcPr>
          <w:p w14:paraId="3D731A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3CF25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CD172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4A2B4BC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079F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6FD263"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710EA4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14:paraId="2D0C60D4" w14:textId="77777777" w:rsidTr="00B86892">
        <w:trPr>
          <w:divId w:val="2116439976"/>
          <w:cantSplit/>
        </w:trPr>
        <w:tc>
          <w:tcPr>
            <w:tcW w:w="7080" w:type="dxa"/>
            <w:gridSpan w:val="3"/>
          </w:tcPr>
          <w:p w14:paraId="5EF9B7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14:paraId="7D0A6583" w14:textId="77777777" w:rsidTr="00B86892">
        <w:trPr>
          <w:divId w:val="2116439976"/>
          <w:cantSplit/>
        </w:trPr>
        <w:tc>
          <w:tcPr>
            <w:tcW w:w="1260" w:type="dxa"/>
          </w:tcPr>
          <w:p w14:paraId="4EEB71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14:paraId="396BE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A8BCB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14:paraId="6006B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765DB43C" w14:textId="77777777" w:rsidTr="00B86892">
        <w:trPr>
          <w:divId w:val="2116439976"/>
          <w:cantSplit/>
        </w:trPr>
        <w:tc>
          <w:tcPr>
            <w:tcW w:w="7080" w:type="dxa"/>
            <w:gridSpan w:val="3"/>
          </w:tcPr>
          <w:p w14:paraId="12E551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14:paraId="026F69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073D91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5FFD7D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ACCAE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94BD4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10E6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7C6304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D9E9D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49023F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0C0D1B8A" w14:textId="77777777" w:rsidTr="00B86892">
        <w:trPr>
          <w:divId w:val="2116439976"/>
          <w:cantSplit/>
        </w:trPr>
        <w:tc>
          <w:tcPr>
            <w:tcW w:w="7080" w:type="dxa"/>
            <w:gridSpan w:val="3"/>
          </w:tcPr>
          <w:p w14:paraId="03D84E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1C3AAE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1235A1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84F3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84005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6DE637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14:paraId="5BC5DFEB" w14:textId="77777777" w:rsidTr="00B86892">
        <w:trPr>
          <w:divId w:val="2116439976"/>
          <w:cantSplit/>
        </w:trPr>
        <w:tc>
          <w:tcPr>
            <w:tcW w:w="7080" w:type="dxa"/>
            <w:gridSpan w:val="3"/>
          </w:tcPr>
          <w:p w14:paraId="33DDB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14:paraId="7B8C557E" w14:textId="77777777" w:rsidTr="00B86892">
        <w:trPr>
          <w:divId w:val="2116439976"/>
          <w:cantSplit/>
        </w:trPr>
        <w:tc>
          <w:tcPr>
            <w:tcW w:w="1040" w:type="dxa"/>
          </w:tcPr>
          <w:p w14:paraId="512C30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14:paraId="27405D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3E92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14:paraId="5A86A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14:paraId="4FE9F772" w14:textId="77777777" w:rsidTr="00B86892">
        <w:trPr>
          <w:divId w:val="2116439976"/>
          <w:cantSplit/>
        </w:trPr>
        <w:tc>
          <w:tcPr>
            <w:tcW w:w="7080" w:type="dxa"/>
            <w:gridSpan w:val="3"/>
          </w:tcPr>
          <w:p w14:paraId="51B8AE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351D45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3EEDC4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4292B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11D7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1DC46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86C9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2A7D3330" w14:textId="77777777" w:rsidTr="00B86892">
        <w:trPr>
          <w:divId w:val="2116439976"/>
          <w:cantSplit/>
        </w:trPr>
        <w:tc>
          <w:tcPr>
            <w:tcW w:w="7080" w:type="dxa"/>
            <w:gridSpan w:val="3"/>
          </w:tcPr>
          <w:p w14:paraId="5DC6A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919B5D0"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 it was adjudged (or ordered) that the abovenamed judgment debtor should pay me (or the abovenamed judgment creditor) the sum of $              , and costs $             .</w:t>
            </w:r>
          </w:p>
          <w:p w14:paraId="5A60BCBC"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C355FC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36A802D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68229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20218F6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14:paraId="00B419C7" w14:textId="77777777" w:rsidTr="00B86892">
        <w:trPr>
          <w:gridAfter w:val="1"/>
          <w:divId w:val="2116439976"/>
          <w:wAfter w:w="20" w:type="dxa"/>
          <w:cantSplit/>
        </w:trPr>
        <w:tc>
          <w:tcPr>
            <w:tcW w:w="7060" w:type="dxa"/>
            <w:gridSpan w:val="5"/>
          </w:tcPr>
          <w:p w14:paraId="4288446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14:paraId="563B5961" w14:textId="77777777" w:rsidTr="00B86892">
        <w:trPr>
          <w:gridAfter w:val="1"/>
          <w:divId w:val="2116439976"/>
          <w:wAfter w:w="20" w:type="dxa"/>
          <w:cantSplit/>
        </w:trPr>
        <w:tc>
          <w:tcPr>
            <w:tcW w:w="1340" w:type="dxa"/>
            <w:gridSpan w:val="2"/>
          </w:tcPr>
          <w:p w14:paraId="184DA749"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14:paraId="761753A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77F0A1C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14:paraId="657BB77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14:paraId="374B6B17" w14:textId="77777777" w:rsidTr="00B86892">
        <w:trPr>
          <w:gridAfter w:val="1"/>
          <w:divId w:val="2116439976"/>
          <w:wAfter w:w="20" w:type="dxa"/>
          <w:cantSplit/>
        </w:trPr>
        <w:tc>
          <w:tcPr>
            <w:tcW w:w="7060" w:type="dxa"/>
            <w:gridSpan w:val="5"/>
          </w:tcPr>
          <w:p w14:paraId="3DE0BAB3"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7167446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21B852C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14:paraId="4752175B" w14:textId="77777777" w:rsidTr="00B86892">
        <w:trPr>
          <w:gridAfter w:val="1"/>
          <w:divId w:val="2116439976"/>
          <w:wAfter w:w="20" w:type="dxa"/>
          <w:cantSplit/>
        </w:trPr>
        <w:tc>
          <w:tcPr>
            <w:tcW w:w="7060" w:type="dxa"/>
            <w:gridSpan w:val="5"/>
          </w:tcPr>
          <w:p w14:paraId="635814F0"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4528353F"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8F879B"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276EE5B" w14:textId="77777777" w:rsidTr="00B86892">
        <w:trPr>
          <w:gridAfter w:val="1"/>
          <w:divId w:val="2116439976"/>
          <w:wAfter w:w="20" w:type="dxa"/>
          <w:cantSplit/>
        </w:trPr>
        <w:tc>
          <w:tcPr>
            <w:tcW w:w="7060" w:type="dxa"/>
            <w:gridSpan w:val="5"/>
          </w:tcPr>
          <w:p w14:paraId="3356D3ED"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250D0B15"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006EF24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B508859"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B8B84E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428F7CF" w14:textId="77777777" w:rsidTr="00B86892">
        <w:trPr>
          <w:divId w:val="2116439976"/>
          <w:cantSplit/>
        </w:trPr>
        <w:tc>
          <w:tcPr>
            <w:tcW w:w="7080" w:type="dxa"/>
            <w:gridSpan w:val="6"/>
          </w:tcPr>
          <w:p w14:paraId="37A301B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38659A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14:paraId="0A62D30D" w14:textId="77777777" w:rsidTr="00B86892">
        <w:trPr>
          <w:divId w:val="2116439976"/>
          <w:cantSplit/>
        </w:trPr>
        <w:tc>
          <w:tcPr>
            <w:tcW w:w="1040" w:type="dxa"/>
          </w:tcPr>
          <w:p w14:paraId="42B7B23E"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14:paraId="1C3DB98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7037B6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14:paraId="2BA23F4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14:paraId="12E243ED" w14:textId="77777777" w:rsidTr="00B86892">
        <w:trPr>
          <w:divId w:val="2116439976"/>
          <w:cantSplit/>
        </w:trPr>
        <w:tc>
          <w:tcPr>
            <w:tcW w:w="7080" w:type="dxa"/>
            <w:gridSpan w:val="6"/>
          </w:tcPr>
          <w:p w14:paraId="0C47530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2749A51D"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4F50146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4E2B056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B791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D548E4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14:paraId="400E5DBB" w14:textId="77777777" w:rsidTr="00B86892">
        <w:trPr>
          <w:divId w:val="2116439976"/>
          <w:cantSplit/>
        </w:trPr>
        <w:tc>
          <w:tcPr>
            <w:tcW w:w="7060" w:type="dxa"/>
            <w:gridSpan w:val="3"/>
          </w:tcPr>
          <w:p w14:paraId="7FE2EF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14:paraId="7A44CB30" w14:textId="77777777" w:rsidTr="00B86892">
        <w:trPr>
          <w:divId w:val="2116439976"/>
          <w:cantSplit/>
        </w:trPr>
        <w:tc>
          <w:tcPr>
            <w:tcW w:w="1040" w:type="dxa"/>
          </w:tcPr>
          <w:p w14:paraId="022E9BB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14:paraId="51195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14:paraId="54EF4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32AE58B3" w14:textId="77777777" w:rsidTr="00B86892">
        <w:trPr>
          <w:divId w:val="2116439976"/>
          <w:cantSplit/>
        </w:trPr>
        <w:tc>
          <w:tcPr>
            <w:tcW w:w="7060" w:type="dxa"/>
            <w:gridSpan w:val="3"/>
          </w:tcPr>
          <w:p w14:paraId="3C33D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2C031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C9F6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513DD4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matter of (state the settlement or other document under which the deponent’s interest arises giving the date and other </w:t>
            </w:r>
            <w:proofErr w:type="gramStart"/>
            <w:r w:rsidRPr="006F2CA2">
              <w:rPr>
                <w:rFonts w:ascii="Times New Roman" w:hAnsi="Times New Roman" w:cs="Times New Roman"/>
                <w:sz w:val="22"/>
                <w:szCs w:val="20"/>
                <w:lang w:val="en-GB" w:eastAsia="en-US"/>
              </w:rPr>
              <w:t>particulars sufficient</w:t>
            </w:r>
            <w:proofErr w:type="gramEnd"/>
            <w:r w:rsidRPr="006F2CA2">
              <w:rPr>
                <w:rFonts w:ascii="Times New Roman" w:hAnsi="Times New Roman" w:cs="Times New Roman"/>
                <w:sz w:val="22"/>
                <w:szCs w:val="20"/>
                <w:lang w:val="en-GB" w:eastAsia="en-US"/>
              </w:rPr>
              <w:t xml:space="preserve"> to identify the document)</w:t>
            </w:r>
          </w:p>
          <w:p w14:paraId="161E0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89BC20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2A7056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1E5E182C" w14:textId="77777777" w:rsidTr="00B86892">
        <w:trPr>
          <w:divId w:val="2116439976"/>
          <w:cantSplit/>
        </w:trPr>
        <w:tc>
          <w:tcPr>
            <w:tcW w:w="7060" w:type="dxa"/>
            <w:gridSpan w:val="3"/>
          </w:tcPr>
          <w:p w14:paraId="658D8AD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021537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02F35D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D482D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as may be).</w:t>
            </w:r>
          </w:p>
          <w:p w14:paraId="650963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344A3849"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5A252BD2" w14:textId="77777777" w:rsidTr="00B86892">
        <w:trPr>
          <w:divId w:val="2116439976"/>
          <w:cantSplit/>
        </w:trPr>
        <w:tc>
          <w:tcPr>
            <w:tcW w:w="3900" w:type="dxa"/>
            <w:gridSpan w:val="2"/>
          </w:tcPr>
          <w:p w14:paraId="1AD206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06573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14:paraId="5F0EF5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14:paraId="65B50E39" w14:textId="77777777" w:rsidTr="00B86892">
        <w:trPr>
          <w:divId w:val="2116439976"/>
          <w:cantSplit/>
        </w:trPr>
        <w:tc>
          <w:tcPr>
            <w:tcW w:w="7060" w:type="dxa"/>
            <w:gridSpan w:val="3"/>
          </w:tcPr>
          <w:p w14:paraId="5BF1C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14:paraId="03384D9C" w14:textId="77777777" w:rsidTr="00B86892">
        <w:trPr>
          <w:divId w:val="2116439976"/>
          <w:cantSplit/>
        </w:trPr>
        <w:tc>
          <w:tcPr>
            <w:tcW w:w="1280" w:type="dxa"/>
          </w:tcPr>
          <w:p w14:paraId="6DEF85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14:paraId="18DDEB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14:paraId="14AB1B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14:paraId="1602A464" w14:textId="77777777" w:rsidTr="00B86892">
        <w:trPr>
          <w:divId w:val="2116439976"/>
          <w:cantSplit/>
        </w:trPr>
        <w:tc>
          <w:tcPr>
            <w:tcW w:w="7060" w:type="dxa"/>
            <w:gridSpan w:val="3"/>
          </w:tcPr>
          <w:p w14:paraId="22061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6F6E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3E584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47201B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35DCDB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74E9D7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49EA72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applicant by his counsel undertaking to abide by any order the Court may hereafter make should it decide that the respondents (the Accountant-General or as may be) have sustained damage by reason of this Order and are entitled to damages which the applicant ought to pay:</w:t>
            </w:r>
          </w:p>
          <w:p w14:paraId="4228D5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Accountant-General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3397FDB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EE38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E6956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14:paraId="5CB0BE1F" w14:textId="77777777" w:rsidTr="00B86892">
        <w:trPr>
          <w:divId w:val="2116439976"/>
          <w:cantSplit/>
        </w:trPr>
        <w:tc>
          <w:tcPr>
            <w:tcW w:w="7060" w:type="dxa"/>
            <w:gridSpan w:val="3"/>
          </w:tcPr>
          <w:p w14:paraId="2A3AE6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0A5C3C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14:paraId="625472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02E689C9" w14:textId="77777777" w:rsidTr="00B86892">
        <w:trPr>
          <w:divId w:val="2116439976"/>
          <w:cantSplit/>
        </w:trPr>
        <w:tc>
          <w:tcPr>
            <w:tcW w:w="7060" w:type="dxa"/>
            <w:gridSpan w:val="3"/>
          </w:tcPr>
          <w:p w14:paraId="037A8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0F39DD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9F8C1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w:t>
            </w:r>
            <w:proofErr w:type="spellStart"/>
            <w:r w:rsidRPr="006F2CA2">
              <w:rPr>
                <w:rFonts w:ascii="Times New Roman" w:hAnsi="Times New Roman" w:cs="Times New Roman"/>
                <w:sz w:val="22"/>
                <w:szCs w:val="20"/>
                <w:lang w:val="en-GB" w:eastAsia="en-US"/>
              </w:rPr>
              <w:t>of</w:t>
            </w:r>
            <w:proofErr w:type="spellEnd"/>
            <w:r w:rsidRPr="006F2CA2">
              <w:rPr>
                <w:rFonts w:ascii="Times New Roman" w:hAnsi="Times New Roman" w:cs="Times New Roman"/>
                <w:sz w:val="22"/>
                <w:szCs w:val="20"/>
                <w:lang w:val="en-GB" w:eastAsia="en-US"/>
              </w:rPr>
              <w:t xml:space="preserve"> service on the defendant                                      of a copy of the following:</w:t>
            </w:r>
          </w:p>
          <w:p w14:paraId="172185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C0C93C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098F718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5F01F45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6908B5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0E1B894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516EC515"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218B915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2549B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B764143" w14:textId="77777777" w:rsidTr="00B86892">
        <w:trPr>
          <w:divId w:val="2116439976"/>
          <w:cantSplit/>
        </w:trPr>
        <w:tc>
          <w:tcPr>
            <w:tcW w:w="7060" w:type="dxa"/>
            <w:gridSpan w:val="3"/>
          </w:tcPr>
          <w:p w14:paraId="61409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EFB8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14:paraId="7D54AFB1" w14:textId="77777777" w:rsidTr="00B86892">
        <w:trPr>
          <w:divId w:val="2116439976"/>
          <w:cantSplit/>
        </w:trPr>
        <w:tc>
          <w:tcPr>
            <w:tcW w:w="1280" w:type="dxa"/>
          </w:tcPr>
          <w:p w14:paraId="02B2B1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14:paraId="1C565F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8A84E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14:paraId="2BEB4F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14:paraId="6B5C1907" w14:textId="77777777" w:rsidTr="00B86892">
        <w:trPr>
          <w:divId w:val="2116439976"/>
          <w:cantSplit/>
        </w:trPr>
        <w:tc>
          <w:tcPr>
            <w:tcW w:w="7060" w:type="dxa"/>
            <w:gridSpan w:val="3"/>
          </w:tcPr>
          <w:p w14:paraId="34E51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3DF5D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3B2187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106203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1B2B5B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548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739189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14:paraId="7CFD4D7B" w14:textId="77777777" w:rsidTr="00B86892">
        <w:trPr>
          <w:divId w:val="2116439976"/>
          <w:cantSplit/>
        </w:trPr>
        <w:tc>
          <w:tcPr>
            <w:tcW w:w="7060" w:type="dxa"/>
          </w:tcPr>
          <w:p w14:paraId="7471BDE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14:paraId="4A8F780C" w14:textId="77777777"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14:paraId="57B1B04C" w14:textId="77777777" w:rsidTr="00B86892">
        <w:trPr>
          <w:divId w:val="2116439976"/>
          <w:cantSplit/>
        </w:trPr>
        <w:tc>
          <w:tcPr>
            <w:tcW w:w="7060" w:type="dxa"/>
          </w:tcPr>
          <w:p w14:paraId="1C9261D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6BF6B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95F3B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5BB30E64"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(date/time) in order that the Court may examine and/or pronounce on the legality of the detention of the said                   .</w:t>
            </w:r>
          </w:p>
          <w:p w14:paraId="7F3BEF8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3961597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B256C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2B8696F"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56C53FC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14:paraId="155AB887" w14:textId="77777777" w:rsidTr="00B86892">
        <w:trPr>
          <w:divId w:val="2116439976"/>
          <w:cantSplit/>
        </w:trPr>
        <w:tc>
          <w:tcPr>
            <w:tcW w:w="7140" w:type="dxa"/>
          </w:tcPr>
          <w:p w14:paraId="682DA6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14:paraId="3A637A6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3134682" w14:textId="77777777" w:rsidTr="00B86892">
        <w:trPr>
          <w:divId w:val="2116439976"/>
          <w:cantSplit/>
        </w:trPr>
        <w:tc>
          <w:tcPr>
            <w:tcW w:w="7140" w:type="dxa"/>
          </w:tcPr>
          <w:p w14:paraId="5465C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604F84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59CCE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 it is ordered that the plaintiff A.B. do recover possession of the land described in the originating summons as                      (and the defendant                   do give possession of the said land on              ) (and that the defendant                   do pay the plaintiff $          costs (or to be taxed)).</w:t>
            </w:r>
          </w:p>
          <w:p w14:paraId="4BA3E30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9484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15ED7E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84D0B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14:paraId="13D38A53" w14:textId="77777777" w:rsidTr="00B86892">
        <w:trPr>
          <w:divId w:val="2116439976"/>
          <w:cantSplit/>
        </w:trPr>
        <w:tc>
          <w:tcPr>
            <w:tcW w:w="7140" w:type="dxa"/>
            <w:gridSpan w:val="3"/>
          </w:tcPr>
          <w:p w14:paraId="73475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14:paraId="0B4C342D" w14:textId="77777777" w:rsidTr="00B86892">
        <w:trPr>
          <w:divId w:val="2116439976"/>
          <w:cantSplit/>
        </w:trPr>
        <w:tc>
          <w:tcPr>
            <w:tcW w:w="1080" w:type="dxa"/>
          </w:tcPr>
          <w:p w14:paraId="356E57E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14:paraId="652F6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60D0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14:paraId="1C29D1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14:paraId="7B77D049" w14:textId="77777777" w:rsidTr="00B86892">
        <w:trPr>
          <w:divId w:val="2116439976"/>
          <w:cantSplit/>
        </w:trPr>
        <w:tc>
          <w:tcPr>
            <w:tcW w:w="7140" w:type="dxa"/>
            <w:gridSpan w:val="3"/>
          </w:tcPr>
          <w:p w14:paraId="057A6C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4496CA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67E963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
          <w:p w14:paraId="7FA86D5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796655CA" w14:textId="77777777" w:rsidTr="00B86892">
        <w:trPr>
          <w:divId w:val="2116439976"/>
          <w:cantSplit/>
        </w:trPr>
        <w:tc>
          <w:tcPr>
            <w:tcW w:w="7140" w:type="dxa"/>
            <w:gridSpan w:val="3"/>
          </w:tcPr>
          <w:p w14:paraId="3E7E82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166207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49D4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1F35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5F6196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14:paraId="0619A9C4" w14:textId="77777777" w:rsidTr="00B86892">
        <w:trPr>
          <w:divId w:val="2116439976"/>
          <w:cantSplit/>
        </w:trPr>
        <w:tc>
          <w:tcPr>
            <w:tcW w:w="7080" w:type="dxa"/>
            <w:gridSpan w:val="4"/>
          </w:tcPr>
          <w:p w14:paraId="2D3931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14:paraId="5E46D49D" w14:textId="77777777" w:rsidTr="00B86892">
        <w:trPr>
          <w:divId w:val="2116439976"/>
          <w:cantSplit/>
          <w:trHeight w:val="340"/>
        </w:trPr>
        <w:tc>
          <w:tcPr>
            <w:tcW w:w="1160" w:type="dxa"/>
            <w:vMerge w:val="restart"/>
          </w:tcPr>
          <w:p w14:paraId="219272B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14:paraId="0A4868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14:paraId="16DAAD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70015D42" w14:textId="77777777" w:rsidTr="00B86892">
        <w:trPr>
          <w:divId w:val="2116439976"/>
          <w:cantSplit/>
          <w:trHeight w:val="440"/>
        </w:trPr>
        <w:tc>
          <w:tcPr>
            <w:tcW w:w="1160" w:type="dxa"/>
          </w:tcPr>
          <w:p w14:paraId="5E577F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14:paraId="5DBF49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0E6A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28D81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14:paraId="05AD9A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0489A01D" w14:textId="77777777" w:rsidTr="00B86892">
        <w:trPr>
          <w:divId w:val="2116439976"/>
          <w:cantSplit/>
        </w:trPr>
        <w:tc>
          <w:tcPr>
            <w:tcW w:w="1160" w:type="dxa"/>
          </w:tcPr>
          <w:p w14:paraId="7F6398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14:paraId="2AE9B2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14:paraId="6276D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63CE35C2" w14:textId="77777777" w:rsidTr="00B86892">
        <w:trPr>
          <w:divId w:val="2116439976"/>
          <w:cantSplit/>
        </w:trPr>
        <w:tc>
          <w:tcPr>
            <w:tcW w:w="7080" w:type="dxa"/>
            <w:gridSpan w:val="4"/>
          </w:tcPr>
          <w:p w14:paraId="2ED018F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005B21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32542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0761DC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5047D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E226C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39B18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C74B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7A9C6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5C2A51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5E840F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0B4746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 as follows:</w:t>
            </w:r>
          </w:p>
          <w:p w14:paraId="4866BB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3FF5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8A9C3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68A73684" w14:textId="77777777" w:rsidTr="00B86892">
        <w:trPr>
          <w:gridAfter w:val="1"/>
          <w:divId w:val="2116439976"/>
          <w:wAfter w:w="20" w:type="dxa"/>
          <w:cantSplit/>
        </w:trPr>
        <w:tc>
          <w:tcPr>
            <w:tcW w:w="7060" w:type="dxa"/>
            <w:gridSpan w:val="3"/>
          </w:tcPr>
          <w:p w14:paraId="78F14B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7DA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14:paraId="73C814B4" w14:textId="77777777" w:rsidTr="00B86892">
        <w:trPr>
          <w:gridAfter w:val="1"/>
          <w:divId w:val="2116439976"/>
          <w:wAfter w:w="20" w:type="dxa"/>
          <w:cantSplit/>
        </w:trPr>
        <w:tc>
          <w:tcPr>
            <w:tcW w:w="7060" w:type="dxa"/>
            <w:gridSpan w:val="3"/>
          </w:tcPr>
          <w:p w14:paraId="71E357B1" w14:textId="77777777"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39A8172A"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008D7576"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4DDFE3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certify that                              of                              the abovenamed appellant has deposited the sum of $                by way of security for the respondent’s costs of the appeal/application* in the Registry (or with the Accountant-General).</w:t>
            </w:r>
          </w:p>
          <w:p w14:paraId="2118D90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14AD2C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3E844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5DCF33C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14:paraId="7C64F18A" w14:textId="77777777" w:rsidTr="00B86892">
        <w:trPr>
          <w:divId w:val="2116439976"/>
          <w:cantSplit/>
        </w:trPr>
        <w:tc>
          <w:tcPr>
            <w:tcW w:w="7060" w:type="dxa"/>
            <w:gridSpan w:val="4"/>
          </w:tcPr>
          <w:p w14:paraId="7102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14:paraId="670C2416" w14:textId="77777777" w:rsidTr="00B86892">
        <w:trPr>
          <w:divId w:val="2116439976"/>
          <w:cantSplit/>
        </w:trPr>
        <w:tc>
          <w:tcPr>
            <w:tcW w:w="7060" w:type="dxa"/>
            <w:gridSpan w:val="4"/>
          </w:tcPr>
          <w:p w14:paraId="479325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73054A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2CFF1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505442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4B8064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17A15A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41869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578A1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14:paraId="15057F9E" w14:textId="77777777" w:rsidTr="00B86892">
        <w:trPr>
          <w:gridAfter w:val="1"/>
          <w:divId w:val="2116439976"/>
          <w:wAfter w:w="20" w:type="dxa"/>
          <w:cantSplit/>
        </w:trPr>
        <w:tc>
          <w:tcPr>
            <w:tcW w:w="7040" w:type="dxa"/>
            <w:gridSpan w:val="3"/>
          </w:tcPr>
          <w:p w14:paraId="57D157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14:paraId="005416E5" w14:textId="77777777" w:rsidTr="00B86892">
        <w:trPr>
          <w:gridAfter w:val="1"/>
          <w:divId w:val="2116439976"/>
          <w:wAfter w:w="20" w:type="dxa"/>
          <w:cantSplit/>
        </w:trPr>
        <w:tc>
          <w:tcPr>
            <w:tcW w:w="1120" w:type="dxa"/>
          </w:tcPr>
          <w:p w14:paraId="0EFD87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14:paraId="2F42F3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9152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0016D8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14:paraId="07847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14:paraId="212BF689" w14:textId="77777777" w:rsidTr="00B86892">
        <w:trPr>
          <w:gridAfter w:val="1"/>
          <w:divId w:val="2116439976"/>
          <w:wAfter w:w="20" w:type="dxa"/>
          <w:cantSplit/>
        </w:trPr>
        <w:tc>
          <w:tcPr>
            <w:tcW w:w="7040" w:type="dxa"/>
            <w:gridSpan w:val="3"/>
          </w:tcPr>
          <w:p w14:paraId="34FEFE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56A6B8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4EABBB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46580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7EABD58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2E9DB2B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72DE2B96" w14:textId="77777777"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14:paraId="503B052A" w14:textId="77777777" w:rsidR="006F2CA2" w:rsidRPr="006F2CA2" w:rsidRDefault="006F2CA2" w:rsidP="00B86892">
      <w:pPr>
        <w:spacing w:before="0" w:after="200" w:line="240" w:lineRule="auto"/>
        <w:ind w:left="1134" w:right="-873"/>
        <w:contextualSpacing/>
        <w:jc w:val="both"/>
        <w:divId w:val="2116439976"/>
        <w:rPr>
          <w:rFonts w:ascii="Times New Roman" w:eastAsia="Calibri" w:hAnsi="Times New Roman" w:cs="Times New Roman"/>
          <w:sz w:val="18"/>
          <w:szCs w:val="18"/>
          <w:lang w:eastAsia="en-US"/>
        </w:rPr>
      </w:pPr>
      <w:r w:rsidRPr="006F2CA2">
        <w:rPr>
          <w:rFonts w:ascii="Times New Roman" w:eastAsia="Calibri" w:hAnsi="Times New Roman" w:cs="Times New Roman"/>
          <w:sz w:val="18"/>
          <w:szCs w:val="18"/>
          <w:lang w:eastAsia="en-US"/>
        </w:rPr>
        <w:t>R.830</w:t>
      </w:r>
    </w:p>
    <w:p w14:paraId="0341F6DA"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NOTICE OF DISCHARGE OF UNDERTAKING</w:t>
      </w:r>
    </w:p>
    <w:p w14:paraId="14A7AD77"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 xml:space="preserve">FOR SECURITY FOR COSTS OF APPEAL </w:t>
      </w:r>
    </w:p>
    <w:p w14:paraId="7FB65E68"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(Title as in Form 165)</w:t>
      </w:r>
    </w:p>
    <w:p w14:paraId="1250CB1F"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To the Registrar,</w:t>
      </w:r>
    </w:p>
    <w:p w14:paraId="408D2A2C"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ab/>
      </w:r>
      <w:r w:rsidRPr="006F2CA2">
        <w:rPr>
          <w:rFonts w:ascii="Times New Roman" w:eastAsia="Calibri" w:hAnsi="Times New Roman" w:cs="Times New Roman"/>
          <w:sz w:val="22"/>
          <w:szCs w:val="22"/>
          <w:lang w:eastAsia="en-US"/>
        </w:rPr>
        <w:tab/>
        <w:t xml:space="preserve">We, the solicitors for the appellant, hereby give notice of our discharge of the undertaking furnished as stated in the Certificate for Security for Costs (By Way of Undertaking) filed on ____(date). </w:t>
      </w:r>
    </w:p>
    <w:p w14:paraId="02979F86"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All other parties to the appeal agree that there is no outstanding issue of cost between any party and consent to the discharge of the undertaking as shown below:</w:t>
      </w:r>
    </w:p>
    <w:p w14:paraId="0DCF7A60"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GUID=a869b361-25d3-457c-9544-0a891e1147da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Signature: (Signature of consenting party.)</w:t>
      </w:r>
    </w:p>
    <w:p w14:paraId="6B966C2C"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GUID=826c599e-1938-471b-a0d6-68543cae78bb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Name: (Name of solicitor for party consenting to the discharge/</w:t>
      </w:r>
      <w:r w:rsidRPr="006F2CA2">
        <w:rPr>
          <w:rFonts w:ascii="Times New Roman" w:eastAsia="Calibri" w:hAnsi="Times New Roman" w:cs="Times New Roman"/>
          <w:sz w:val="22"/>
          <w:szCs w:val="22"/>
          <w:lang w:val="en-GB" w:eastAsia="en-US"/>
        </w:rPr>
        <w:br/>
        <w:t>If in person, name of party consenting to this summons.)</w:t>
      </w:r>
    </w:p>
    <w:p w14:paraId="04C0C6C7"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GUID=a6034104-b0c9-49d2-ac92-8a602b95d138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NRIC No.:</w:t>
      </w:r>
    </w:p>
    <w:p w14:paraId="72967E4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14:paraId="68EACC64" w14:textId="77777777" w:rsidTr="00B86892">
        <w:trPr>
          <w:divId w:val="2116439976"/>
          <w:cantSplit/>
        </w:trPr>
        <w:tc>
          <w:tcPr>
            <w:tcW w:w="7060" w:type="dxa"/>
            <w:gridSpan w:val="5"/>
          </w:tcPr>
          <w:p w14:paraId="1276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14:paraId="3AE08E9D" w14:textId="77777777" w:rsidTr="00B86892">
        <w:trPr>
          <w:divId w:val="2116439976"/>
          <w:cantSplit/>
        </w:trPr>
        <w:tc>
          <w:tcPr>
            <w:tcW w:w="1120" w:type="dxa"/>
          </w:tcPr>
          <w:p w14:paraId="12B0029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14:paraId="055FB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31505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14:paraId="18882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14:paraId="192193D2" w14:textId="77777777" w:rsidTr="00B86892">
        <w:trPr>
          <w:divId w:val="2116439976"/>
          <w:cantSplit/>
        </w:trPr>
        <w:tc>
          <w:tcPr>
            <w:tcW w:w="7060" w:type="dxa"/>
            <w:gridSpan w:val="5"/>
          </w:tcPr>
          <w:p w14:paraId="53CBF7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DC00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5D033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 (or such other substituted service as may be ordered) shall be good and sufficient service of the writ.</w:t>
            </w:r>
          </w:p>
          <w:p w14:paraId="6071EF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F20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FAB6A16" w14:textId="77777777" w:rsidTr="00B86892">
        <w:trPr>
          <w:divId w:val="2116439976"/>
          <w:cantSplit/>
        </w:trPr>
        <w:tc>
          <w:tcPr>
            <w:tcW w:w="7060" w:type="dxa"/>
            <w:gridSpan w:val="5"/>
          </w:tcPr>
          <w:p w14:paraId="3830A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389B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14:paraId="442D4476" w14:textId="77777777" w:rsidTr="00B86892">
        <w:trPr>
          <w:divId w:val="2116439976"/>
          <w:cantSplit/>
        </w:trPr>
        <w:tc>
          <w:tcPr>
            <w:tcW w:w="1180" w:type="dxa"/>
            <w:gridSpan w:val="2"/>
          </w:tcPr>
          <w:p w14:paraId="2E11AAE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14:paraId="76D642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4CB89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14:paraId="5F6BC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14:paraId="687B5CE7" w14:textId="77777777" w:rsidTr="00B86892">
        <w:trPr>
          <w:divId w:val="2116439976"/>
          <w:cantSplit/>
        </w:trPr>
        <w:tc>
          <w:tcPr>
            <w:tcW w:w="7060" w:type="dxa"/>
            <w:gridSpan w:val="5"/>
          </w:tcPr>
          <w:p w14:paraId="17A84C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7DE2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(the abovenamed plaintiff, or solicitor for the abovenamed plaintiff, or clerk to the plaintiff’s solicitor, or clerk to the plaintiff, or as may be) do make oath (or affirm) and say as follows:</w:t>
            </w:r>
          </w:p>
          <w:p w14:paraId="2E720D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14:paraId="73962969" w14:textId="77777777" w:rsidTr="00B86892">
        <w:trPr>
          <w:divId w:val="2116439976"/>
          <w:cantSplit/>
        </w:trPr>
        <w:tc>
          <w:tcPr>
            <w:tcW w:w="7060" w:type="dxa"/>
            <w:gridSpan w:val="5"/>
          </w:tcPr>
          <w:p w14:paraId="5FA7FF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4B00EB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D4FA5BC"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62BF94C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14:paraId="189D52FF" w14:textId="77777777" w:rsidTr="00B86892">
        <w:trPr>
          <w:divId w:val="2116439976"/>
          <w:cantSplit/>
        </w:trPr>
        <w:tc>
          <w:tcPr>
            <w:tcW w:w="7060" w:type="dxa"/>
            <w:gridSpan w:val="9"/>
          </w:tcPr>
          <w:p w14:paraId="6ABABAC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14:paraId="3CBE25C8" w14:textId="77777777" w:rsidTr="00B86892">
        <w:trPr>
          <w:divId w:val="2116439976"/>
          <w:cantSplit/>
        </w:trPr>
        <w:tc>
          <w:tcPr>
            <w:tcW w:w="1400" w:type="dxa"/>
            <w:gridSpan w:val="3"/>
          </w:tcPr>
          <w:p w14:paraId="6685B22A"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14:paraId="3210D19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4A449F7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14:paraId="45A742E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14:paraId="4404C8D8" w14:textId="77777777" w:rsidTr="00B86892">
        <w:trPr>
          <w:divId w:val="2116439976"/>
          <w:cantSplit/>
        </w:trPr>
        <w:tc>
          <w:tcPr>
            <w:tcW w:w="7060" w:type="dxa"/>
            <w:gridSpan w:val="9"/>
          </w:tcPr>
          <w:p w14:paraId="65BC344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02EAB1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196556C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5FBF2BE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14:paraId="3CC96055" w14:textId="77777777" w:rsidTr="00B86892">
        <w:trPr>
          <w:divId w:val="2116439976"/>
          <w:cantSplit/>
        </w:trPr>
        <w:tc>
          <w:tcPr>
            <w:tcW w:w="7060" w:type="dxa"/>
            <w:gridSpan w:val="9"/>
          </w:tcPr>
          <w:p w14:paraId="0699D6CC"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56D1F8C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504275C9"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20AD8B6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700A52DF" w14:textId="77777777" w:rsidTr="00B86892">
        <w:trPr>
          <w:divId w:val="2116439976"/>
          <w:cantSplit/>
        </w:trPr>
        <w:tc>
          <w:tcPr>
            <w:tcW w:w="7060" w:type="dxa"/>
            <w:gridSpan w:val="9"/>
          </w:tcPr>
          <w:p w14:paraId="14817107"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44D9CC5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812BA6"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0747DC8"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w:t>
            </w:r>
            <w:r w:rsidRPr="006F2CA2">
              <w:rPr>
                <w:rFonts w:ascii="Times New Roman" w:hAnsi="Times New Roman" w:cs="Times New Roman"/>
                <w:sz w:val="22"/>
                <w:szCs w:val="20"/>
                <w:lang w:val="en-GB" w:eastAsia="en-US"/>
              </w:rPr>
              <w:lastRenderedPageBreak/>
              <w:t>must state that the company is a foreign company registered pursuant to that Act and that service is being effected on the person authorised by registration in Singapore to accept service on behalf of the defendant under that Act.</w:t>
            </w:r>
          </w:p>
        </w:tc>
      </w:tr>
      <w:tr w:rsidR="006F2CA2" w:rsidRPr="006F2CA2" w14:paraId="0D1278CC" w14:textId="77777777" w:rsidTr="00B86892">
        <w:trPr>
          <w:divId w:val="2116439976"/>
          <w:cantSplit/>
        </w:trPr>
        <w:tc>
          <w:tcPr>
            <w:tcW w:w="7060" w:type="dxa"/>
            <w:gridSpan w:val="9"/>
          </w:tcPr>
          <w:p w14:paraId="571A207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205C14A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07901C1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3E92494A"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14:paraId="4EEE6780" w14:textId="77777777" w:rsidTr="00B86892">
        <w:trPr>
          <w:divId w:val="2116439976"/>
          <w:cantSplit/>
        </w:trPr>
        <w:tc>
          <w:tcPr>
            <w:tcW w:w="7060" w:type="dxa"/>
            <w:gridSpan w:val="9"/>
          </w:tcPr>
          <w:p w14:paraId="18B0E69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558A85A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3E35E88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with the writ of summons in this action and of the order for service by advertisement dated the         day of                                   20        , by causing to be inserted once in (names of paper or papers as ordered) an advertisement in the words following namely:</w:t>
            </w:r>
          </w:p>
          <w:p w14:paraId="352657D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1B058471"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3DB69DA5"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21CA9E6E"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752CB37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65B40BF0" w14:textId="77777777" w:rsidTr="00B86892">
        <w:trPr>
          <w:divId w:val="2116439976"/>
          <w:cantSplit/>
        </w:trPr>
        <w:tc>
          <w:tcPr>
            <w:tcW w:w="7060" w:type="dxa"/>
            <w:gridSpan w:val="9"/>
          </w:tcPr>
          <w:p w14:paraId="2B05700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0AA827F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701223F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02FBAB6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w:t>
            </w:r>
            <w:r w:rsidRPr="006F2CA2">
              <w:rPr>
                <w:rFonts w:ascii="Times New Roman" w:hAnsi="Times New Roman" w:cs="Times New Roman"/>
                <w:sz w:val="22"/>
                <w:szCs w:val="20"/>
                <w:lang w:val="en-GB" w:eastAsia="en-US"/>
              </w:rPr>
              <w:lastRenderedPageBreak/>
              <w:t>the Family Justice Courts. In default of such appearance judgment may be entered against you.</w:t>
            </w:r>
          </w:p>
          <w:p w14:paraId="0BEA757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CAA20AB" w14:textId="77777777"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14:paraId="0BD9523F" w14:textId="77777777" w:rsidTr="00B86892">
        <w:trPr>
          <w:divId w:val="2116439976"/>
          <w:cantSplit/>
        </w:trPr>
        <w:tc>
          <w:tcPr>
            <w:tcW w:w="7060" w:type="dxa"/>
            <w:gridSpan w:val="9"/>
          </w:tcPr>
          <w:p w14:paraId="473AE036"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38B8524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123965C2"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personally serve the abovenamed defendant (or plaintiff) with a true copy of the order (or judgment) dated                  in this action, now produced and shown to me marked                              (or recite operative part of order or judgment).</w:t>
            </w:r>
          </w:p>
          <w:p w14:paraId="3F016F89"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3520AD1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419E2347"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14:paraId="6ABC2A4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FAF4E5F"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35E652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75B96C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FB45C08"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53B95E4"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9F236C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B45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30EAE3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053DFE4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4F8C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4C668E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6AB2195D"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D83E34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57B2A9C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81DB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A09014C"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83985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178831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749233B" w14:textId="77777777"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14:paraId="2ADF7DFB" w14:textId="77777777" w:rsidTr="00B86892">
        <w:trPr>
          <w:divId w:val="2116439976"/>
          <w:cantSplit/>
        </w:trPr>
        <w:tc>
          <w:tcPr>
            <w:tcW w:w="7060" w:type="dxa"/>
            <w:gridSpan w:val="9"/>
          </w:tcPr>
          <w:p w14:paraId="2B34FD2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14:paraId="0EF2BDD5" w14:textId="77777777" w:rsidTr="00B86892">
        <w:trPr>
          <w:divId w:val="2116439976"/>
          <w:cantSplit/>
        </w:trPr>
        <w:tc>
          <w:tcPr>
            <w:tcW w:w="1300" w:type="dxa"/>
            <w:gridSpan w:val="2"/>
          </w:tcPr>
          <w:p w14:paraId="5AF0D95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14:paraId="64CF435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14:paraId="7E580F5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14:paraId="135069A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14:paraId="211F6DE8" w14:textId="77777777" w:rsidTr="00B86892">
        <w:trPr>
          <w:divId w:val="2116439976"/>
          <w:cantSplit/>
        </w:trPr>
        <w:tc>
          <w:tcPr>
            <w:tcW w:w="7060" w:type="dxa"/>
            <w:gridSpan w:val="9"/>
          </w:tcPr>
          <w:p w14:paraId="11695FC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28B64F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 has (or have) been appointed to act as the solicitor of the abovenamed (plaintiff or defendant (if for one or more of several defendants, naming the defendant or defendants)) in this action, in the place of (name of original solicitor).</w:t>
            </w:r>
          </w:p>
          <w:p w14:paraId="08AD99F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roofErr w:type="gramStart"/>
            <w:r w:rsidRPr="006F2CA2">
              <w:rPr>
                <w:rFonts w:ascii="Times New Roman" w:hAnsi="Times New Roman" w:cs="Times New Roman"/>
                <w:sz w:val="22"/>
                <w:szCs w:val="20"/>
                <w:lang w:val="en-GB" w:eastAsia="en-US"/>
              </w:rPr>
              <w:t>  .</w:t>
            </w:r>
            <w:proofErr w:type="gramEnd"/>
          </w:p>
          <w:p w14:paraId="06F7AB9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7D7433"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14:paraId="75DFADE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14:paraId="000A8DA0" w14:textId="77777777" w:rsidTr="00B86892">
        <w:trPr>
          <w:divId w:val="2116439976"/>
          <w:cantSplit/>
        </w:trPr>
        <w:tc>
          <w:tcPr>
            <w:tcW w:w="7060" w:type="dxa"/>
            <w:gridSpan w:val="9"/>
          </w:tcPr>
          <w:p w14:paraId="4DC821D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11C716A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14:paraId="1DBD3E45"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14:paraId="6CD18746" w14:textId="77777777" w:rsidTr="00B86892">
        <w:trPr>
          <w:gridAfter w:val="2"/>
          <w:divId w:val="2116439976"/>
          <w:wAfter w:w="110" w:type="dxa"/>
          <w:cantSplit/>
        </w:trPr>
        <w:tc>
          <w:tcPr>
            <w:tcW w:w="6950" w:type="dxa"/>
            <w:gridSpan w:val="7"/>
          </w:tcPr>
          <w:p w14:paraId="2FE7DB3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14:paraId="311B7EF8" w14:textId="77777777" w:rsidTr="00B86892">
        <w:trPr>
          <w:divId w:val="2116439976"/>
          <w:cantSplit/>
        </w:trPr>
        <w:tc>
          <w:tcPr>
            <w:tcW w:w="7060" w:type="dxa"/>
            <w:gridSpan w:val="9"/>
          </w:tcPr>
          <w:p w14:paraId="3D3F7C0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786965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141D05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w:t>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24E13E98"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02B032A"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14:paraId="3D255A12" w14:textId="77777777"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14:paraId="5CFD2919" w14:textId="77777777"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14:paraId="771E85A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68F9AB1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D2541FC"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6135F8"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0214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FE9140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BB33B9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6012BC0"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35F84B2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8E2C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7FD1AA0F"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760E9E" w14:textId="77777777"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41FCEEF1" w14:textId="77777777" w:rsidTr="00B86892">
        <w:trPr>
          <w:gridAfter w:val="1"/>
          <w:divId w:val="2116439976"/>
          <w:wAfter w:w="40" w:type="dxa"/>
          <w:cantSplit/>
        </w:trPr>
        <w:tc>
          <w:tcPr>
            <w:tcW w:w="7020" w:type="dxa"/>
            <w:gridSpan w:val="8"/>
          </w:tcPr>
          <w:p w14:paraId="06E2B31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14:paraId="557D017A" w14:textId="77777777" w:rsidTr="00B86892">
        <w:trPr>
          <w:gridAfter w:val="1"/>
          <w:divId w:val="2116439976"/>
          <w:wAfter w:w="40" w:type="dxa"/>
          <w:cantSplit/>
        </w:trPr>
        <w:tc>
          <w:tcPr>
            <w:tcW w:w="1140" w:type="dxa"/>
          </w:tcPr>
          <w:p w14:paraId="1F6763E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14:paraId="5C6F576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679BC4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14:paraId="7738B4C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14:paraId="04CF64AE" w14:textId="77777777" w:rsidTr="00B86892">
        <w:trPr>
          <w:gridAfter w:val="1"/>
          <w:divId w:val="2116439976"/>
          <w:wAfter w:w="40" w:type="dxa"/>
          <w:cantSplit/>
        </w:trPr>
        <w:tc>
          <w:tcPr>
            <w:tcW w:w="7020" w:type="dxa"/>
            <w:gridSpan w:val="8"/>
          </w:tcPr>
          <w:p w14:paraId="37AE79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76A365"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14:paraId="5167396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0010EFFF"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24D3AE21"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67CBED1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2C5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362151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E9F1C23" w14:textId="77777777" w:rsidTr="00B86892">
        <w:trPr>
          <w:divId w:val="2116439976"/>
          <w:cantSplit/>
        </w:trPr>
        <w:tc>
          <w:tcPr>
            <w:tcW w:w="7060" w:type="dxa"/>
            <w:gridSpan w:val="9"/>
          </w:tcPr>
          <w:p w14:paraId="2356147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85C0E5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14:paraId="2FC98154" w14:textId="77777777" w:rsidTr="00B86892">
        <w:trPr>
          <w:divId w:val="2116439976"/>
          <w:cantSplit/>
        </w:trPr>
        <w:tc>
          <w:tcPr>
            <w:tcW w:w="7060" w:type="dxa"/>
            <w:gridSpan w:val="9"/>
          </w:tcPr>
          <w:p w14:paraId="79074034"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14:paraId="263714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14:paraId="2A2438B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AA0569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04279D3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EC78BE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484E91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37198"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733454"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14:paraId="3EAB58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14:paraId="054D32A8" w14:textId="77777777" w:rsidTr="00B86892">
        <w:trPr>
          <w:divId w:val="2116439976"/>
          <w:cantSplit/>
        </w:trPr>
        <w:tc>
          <w:tcPr>
            <w:tcW w:w="7080" w:type="dxa"/>
            <w:gridSpan w:val="3"/>
          </w:tcPr>
          <w:p w14:paraId="4E7F50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14:paraId="0042622F" w14:textId="77777777" w:rsidTr="00B86892">
        <w:trPr>
          <w:divId w:val="2116439976"/>
          <w:cantSplit/>
        </w:trPr>
        <w:tc>
          <w:tcPr>
            <w:tcW w:w="1460" w:type="dxa"/>
          </w:tcPr>
          <w:p w14:paraId="7D9D15B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14:paraId="0E581B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23D2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14:paraId="2A50FE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14:paraId="59D0C547" w14:textId="77777777" w:rsidTr="00B86892">
        <w:trPr>
          <w:divId w:val="2116439976"/>
          <w:cantSplit/>
        </w:trPr>
        <w:tc>
          <w:tcPr>
            <w:tcW w:w="7080" w:type="dxa"/>
            <w:gridSpan w:val="3"/>
          </w:tcPr>
          <w:p w14:paraId="0DBD5B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65461D"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14:paraId="2C3F88E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14:paraId="1C73E51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14:paraId="2527FDF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14:paraId="0A46D46F"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5A5068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392D21F7"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14:paraId="35D75BDC" w14:textId="77777777" w:rsidTr="00B86892">
        <w:trPr>
          <w:divId w:val="2116439976"/>
          <w:cantSplit/>
        </w:trPr>
        <w:tc>
          <w:tcPr>
            <w:tcW w:w="7080" w:type="dxa"/>
          </w:tcPr>
          <w:p w14:paraId="137CCD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14:paraId="7FDBEBA6" w14:textId="77777777" w:rsidTr="00B86892">
        <w:trPr>
          <w:divId w:val="2116439976"/>
          <w:cantSplit/>
        </w:trPr>
        <w:tc>
          <w:tcPr>
            <w:tcW w:w="7080" w:type="dxa"/>
          </w:tcPr>
          <w:p w14:paraId="21EBE9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14:paraId="72597C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14:paraId="6DFCE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30BD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14:paraId="5AF2A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9AE20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180F2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183E15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20BB21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613C7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EC47A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14:paraId="1C2E7A07" w14:textId="77777777" w:rsidTr="00B86892">
        <w:trPr>
          <w:divId w:val="2116439976"/>
          <w:cantSplit/>
        </w:trPr>
        <w:tc>
          <w:tcPr>
            <w:tcW w:w="7060" w:type="dxa"/>
            <w:gridSpan w:val="3"/>
          </w:tcPr>
          <w:p w14:paraId="2D8681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14:paraId="779A018F" w14:textId="77777777" w:rsidTr="00B86892">
        <w:trPr>
          <w:divId w:val="2116439976"/>
          <w:cantSplit/>
        </w:trPr>
        <w:tc>
          <w:tcPr>
            <w:tcW w:w="1280" w:type="dxa"/>
          </w:tcPr>
          <w:p w14:paraId="3E0C2F3E"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14:paraId="747D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09CB5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14:paraId="16DEAC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14:paraId="5AA2CA90" w14:textId="77777777" w:rsidTr="00B86892">
        <w:trPr>
          <w:divId w:val="2116439976"/>
          <w:cantSplit/>
        </w:trPr>
        <w:tc>
          <w:tcPr>
            <w:tcW w:w="7060" w:type="dxa"/>
            <w:gridSpan w:val="3"/>
          </w:tcPr>
          <w:p w14:paraId="6A3AB2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E023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sidRPr="006F2CA2">
              <w:rPr>
                <w:rFonts w:ascii="Times New Roman" w:hAnsi="Times New Roman" w:cs="Times New Roman"/>
                <w:sz w:val="22"/>
                <w:szCs w:val="20"/>
                <w:lang w:val="en-GB" w:eastAsia="en-US"/>
              </w:rPr>
              <w:t>  .</w:t>
            </w:r>
            <w:proofErr w:type="gramEnd"/>
          </w:p>
          <w:p w14:paraId="79BC48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472B5F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65FEF6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37F4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41EBCD" w14:textId="77777777"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14:paraId="677D345C" w14:textId="77777777" w:rsidTr="00B86892">
        <w:trPr>
          <w:gridAfter w:val="1"/>
          <w:divId w:val="2116439976"/>
          <w:wAfter w:w="265" w:type="dxa"/>
          <w:cantSplit/>
          <w:trHeight w:val="459"/>
        </w:trPr>
        <w:tc>
          <w:tcPr>
            <w:tcW w:w="8221" w:type="dxa"/>
          </w:tcPr>
          <w:p w14:paraId="25FFF596" w14:textId="77777777"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lastRenderedPageBreak/>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14:paraId="4B51E9EE" w14:textId="77777777" w:rsidTr="00B86892">
        <w:trPr>
          <w:divId w:val="2116439976"/>
          <w:cantSplit/>
          <w:trHeight w:val="1824"/>
        </w:trPr>
        <w:tc>
          <w:tcPr>
            <w:tcW w:w="8221" w:type="dxa"/>
          </w:tcPr>
          <w:p w14:paraId="494EA874"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69A14DB8" w14:textId="77777777"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14:paraId="6C2F750A"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14:paraId="73AA01BB" w14:textId="77777777" w:rsidR="003B0F55" w:rsidRPr="003B0F55" w:rsidRDefault="003B0F55" w:rsidP="0011790A">
            <w:pPr>
              <w:spacing w:before="60" w:after="60" w:line="240" w:lineRule="auto"/>
              <w:rPr>
                <w:rFonts w:ascii="Times New Roman" w:hAnsi="Times New Roman" w:cs="Times New Roman"/>
                <w:sz w:val="22"/>
                <w:szCs w:val="22"/>
                <w:lang w:val="en-GB"/>
              </w:rPr>
            </w:pPr>
          </w:p>
          <w:p w14:paraId="5C1161F0"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21E70988" w14:textId="77777777"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14:paraId="37657BFA" w14:textId="77777777" w:rsidR="003B0F55" w:rsidRPr="003B0F55" w:rsidRDefault="003B0F55" w:rsidP="0011790A">
            <w:pPr>
              <w:rPr>
                <w:rFonts w:ascii="Times New Roman" w:hAnsi="Times New Roman" w:cs="Times New Roman"/>
                <w:sz w:val="22"/>
                <w:szCs w:val="22"/>
                <w:lang w:val="en-GB"/>
              </w:rPr>
            </w:pPr>
          </w:p>
        </w:tc>
      </w:tr>
      <w:tr w:rsidR="003B0F55" w:rsidRPr="003B0F55" w14:paraId="223850EF" w14:textId="77777777" w:rsidTr="00B86892">
        <w:trPr>
          <w:gridAfter w:val="1"/>
          <w:divId w:val="2116439976"/>
          <w:wAfter w:w="265" w:type="dxa"/>
          <w:cantSplit/>
          <w:trHeight w:val="8377"/>
        </w:trPr>
        <w:tc>
          <w:tcPr>
            <w:tcW w:w="8221" w:type="dxa"/>
          </w:tcPr>
          <w:p w14:paraId="20882D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14:paraId="2349194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5B671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8F0DAA"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Signed by the </w:t>
            </w:r>
            <w:proofErr w:type="gramStart"/>
            <w:r w:rsidRPr="003B0F55">
              <w:rPr>
                <w:rFonts w:ascii="Times New Roman" w:hAnsi="Times New Roman" w:cs="Times New Roman"/>
                <w:sz w:val="22"/>
                <w:szCs w:val="22"/>
                <w:lang w:val="en-GB"/>
              </w:rPr>
              <w:t>abovenamed  )</w:t>
            </w:r>
            <w:proofErr w:type="gramEnd"/>
          </w:p>
          <w:p w14:paraId="7A0BF59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w:t>
            </w:r>
            <w:proofErr w:type="gramStart"/>
            <w:r w:rsidRPr="003B0F55">
              <w:rPr>
                <w:rFonts w:ascii="Times New Roman" w:hAnsi="Times New Roman" w:cs="Times New Roman"/>
                <w:sz w:val="22"/>
                <w:szCs w:val="22"/>
                <w:lang w:val="en-GB"/>
              </w:rPr>
              <w:t>) )</w:t>
            </w:r>
            <w:proofErr w:type="gramEnd"/>
          </w:p>
          <w:p w14:paraId="37D9A2F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w:t>
            </w:r>
            <w:proofErr w:type="gramStart"/>
            <w:r w:rsidRPr="003B0F55">
              <w:rPr>
                <w:rFonts w:ascii="Times New Roman" w:hAnsi="Times New Roman" w:cs="Times New Roman"/>
                <w:sz w:val="22"/>
                <w:szCs w:val="22"/>
                <w:lang w:val="en-GB"/>
              </w:rPr>
              <w:t xml:space="preserve">date)   </w:t>
            </w:r>
            <w:proofErr w:type="gramEnd"/>
            <w:r w:rsidRPr="003B0F55">
              <w:rPr>
                <w:rFonts w:ascii="Times New Roman" w:hAnsi="Times New Roman" w:cs="Times New Roman"/>
                <w:sz w:val="22"/>
                <w:szCs w:val="22"/>
                <w:lang w:val="en-GB"/>
              </w:rPr>
              <w:t xml:space="preserve">                    )</w:t>
            </w:r>
          </w:p>
          <w:p w14:paraId="334D69A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DAB43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50404A3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Witnessed by         </w:t>
            </w:r>
            <w:proofErr w:type="gramStart"/>
            <w:r w:rsidRPr="003B0F55">
              <w:rPr>
                <w:rFonts w:ascii="Times New Roman" w:hAnsi="Times New Roman" w:cs="Times New Roman"/>
                <w:sz w:val="22"/>
                <w:szCs w:val="22"/>
                <w:lang w:val="en-GB"/>
              </w:rPr>
              <w:t xml:space="preserve">  )</w:t>
            </w:r>
            <w:proofErr w:type="gramEnd"/>
          </w:p>
          <w:p w14:paraId="4D6C0E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14:paraId="4577FB2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w:t>
            </w:r>
            <w:proofErr w:type="gramStart"/>
            <w:r w:rsidRPr="003B0F55">
              <w:rPr>
                <w:rFonts w:ascii="Times New Roman" w:hAnsi="Times New Roman" w:cs="Times New Roman"/>
                <w:sz w:val="22"/>
                <w:szCs w:val="22"/>
                <w:lang w:val="en-GB"/>
              </w:rPr>
              <w:t>No. )</w:t>
            </w:r>
            <w:proofErr w:type="gramEnd"/>
            <w:r w:rsidRPr="003B0F55">
              <w:rPr>
                <w:rFonts w:ascii="Times New Roman" w:hAnsi="Times New Roman" w:cs="Times New Roman"/>
                <w:sz w:val="22"/>
                <w:szCs w:val="22"/>
                <w:lang w:val="en-GB"/>
              </w:rPr>
              <w:t xml:space="preserve"> </w:t>
            </w:r>
          </w:p>
          <w:p w14:paraId="26EA507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061DF4DF"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47CA5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B2AD981" w14:textId="77777777"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14:paraId="45E6F88A"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8D9955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E42B77E"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0863FE7"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794E66A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FC5A196"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6BD4CDE2"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DEB4180"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253CA2A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14:paraId="6585B51E" w14:textId="77777777" w:rsidR="003B0F55" w:rsidRDefault="003B0F55" w:rsidP="003B0F55">
      <w:pPr>
        <w:tabs>
          <w:tab w:val="left" w:pos="1953"/>
        </w:tabs>
        <w:divId w:val="2116439976"/>
      </w:pPr>
    </w:p>
    <w:p w14:paraId="55822700" w14:textId="77777777"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14:paraId="005DD856" w14:textId="77777777" w:rsidTr="00B86892">
        <w:trPr>
          <w:divId w:val="2116439976"/>
          <w:cantSplit/>
        </w:trPr>
        <w:tc>
          <w:tcPr>
            <w:tcW w:w="7060" w:type="dxa"/>
            <w:gridSpan w:val="3"/>
          </w:tcPr>
          <w:p w14:paraId="7D1F02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AD81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14:paraId="662A2559" w14:textId="77777777" w:rsidTr="00B86892">
        <w:trPr>
          <w:divId w:val="2116439976"/>
          <w:cantSplit/>
        </w:trPr>
        <w:tc>
          <w:tcPr>
            <w:tcW w:w="1520" w:type="dxa"/>
          </w:tcPr>
          <w:p w14:paraId="2B4105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14:paraId="786BAB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14:paraId="5593A5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4DC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14:paraId="6E203F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14:paraId="40E17DC9" w14:textId="77777777" w:rsidTr="00B86892">
        <w:trPr>
          <w:divId w:val="2116439976"/>
          <w:cantSplit/>
        </w:trPr>
        <w:tc>
          <w:tcPr>
            <w:tcW w:w="7060" w:type="dxa"/>
            <w:gridSpan w:val="3"/>
          </w:tcPr>
          <w:p w14:paraId="79E7AB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47A015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14:paraId="635F01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14:paraId="4ED3BC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2BF853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roofErr w:type="gramStart"/>
            <w:r w:rsidRPr="006F2CA2">
              <w:rPr>
                <w:rFonts w:ascii="Times New Roman" w:hAnsi="Times New Roman" w:cs="Times New Roman"/>
                <w:sz w:val="22"/>
                <w:szCs w:val="20"/>
                <w:lang w:val="en-GB" w:eastAsia="en-US"/>
              </w:rPr>
              <w:t>  .</w:t>
            </w:r>
            <w:proofErr w:type="gramEnd"/>
          </w:p>
          <w:p w14:paraId="709780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1E1A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A369F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14:paraId="57347ACC" w14:textId="77777777" w:rsidTr="00B86892">
        <w:trPr>
          <w:gridAfter w:val="1"/>
          <w:divId w:val="2116439976"/>
          <w:wAfter w:w="27" w:type="dxa"/>
          <w:cantSplit/>
        </w:trPr>
        <w:tc>
          <w:tcPr>
            <w:tcW w:w="7111" w:type="dxa"/>
            <w:gridSpan w:val="8"/>
          </w:tcPr>
          <w:p w14:paraId="092478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14:paraId="6509E1F2" w14:textId="77777777" w:rsidTr="00B86892">
        <w:trPr>
          <w:gridAfter w:val="1"/>
          <w:divId w:val="2116439976"/>
          <w:wAfter w:w="27" w:type="dxa"/>
          <w:cantSplit/>
        </w:trPr>
        <w:tc>
          <w:tcPr>
            <w:tcW w:w="1452" w:type="dxa"/>
            <w:gridSpan w:val="3"/>
          </w:tcPr>
          <w:p w14:paraId="1357DA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14:paraId="2C7193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2757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14:paraId="2C5767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14:paraId="30270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14:paraId="066EB7DF" w14:textId="77777777" w:rsidTr="00B86892">
        <w:trPr>
          <w:gridAfter w:val="1"/>
          <w:divId w:val="2116439976"/>
          <w:wAfter w:w="27" w:type="dxa"/>
          <w:cantSplit/>
        </w:trPr>
        <w:tc>
          <w:tcPr>
            <w:tcW w:w="7111" w:type="dxa"/>
            <w:gridSpan w:val="8"/>
          </w:tcPr>
          <w:p w14:paraId="472E007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14:paraId="4AD3CE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AEDA6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(paid in on behalf of the defendant                  in satisfaction of the claim of the plaintiff                       or the funds and securities specified in the Schedule hereto or as may be).</w:t>
            </w:r>
          </w:p>
          <w:p w14:paraId="60FDDF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C817290" w14:textId="77777777" w:rsidTr="00B86892">
        <w:trPr>
          <w:gridAfter w:val="1"/>
          <w:divId w:val="2116439976"/>
          <w:wAfter w:w="27" w:type="dxa"/>
          <w:cantSplit/>
        </w:trPr>
        <w:tc>
          <w:tcPr>
            <w:tcW w:w="7111" w:type="dxa"/>
            <w:gridSpan w:val="8"/>
          </w:tcPr>
          <w:p w14:paraId="6090AB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2914C2C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sidRPr="006F2CA2">
              <w:rPr>
                <w:rFonts w:ascii="Times New Roman" w:hAnsi="Times New Roman" w:cs="Times New Roman"/>
                <w:sz w:val="22"/>
                <w:szCs w:val="20"/>
                <w:lang w:val="en-GB" w:eastAsia="en-US"/>
              </w:rPr>
              <w:t>lodgment</w:t>
            </w:r>
            <w:proofErr w:type="spellEnd"/>
            <w:r w:rsidRPr="006F2CA2">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5A22FC" w14:paraId="74931915" w14:textId="77777777" w:rsidTr="00B86892">
        <w:trPr>
          <w:gridAfter w:val="1"/>
          <w:divId w:val="2116439976"/>
          <w:wAfter w:w="27" w:type="dxa"/>
          <w:cantSplit/>
        </w:trPr>
        <w:tc>
          <w:tcPr>
            <w:tcW w:w="233" w:type="dxa"/>
          </w:tcPr>
          <w:p w14:paraId="2D14B4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14:paraId="0E4E80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48B259CB" w14:textId="77777777" w:rsidTr="00B86892">
        <w:trPr>
          <w:gridAfter w:val="1"/>
          <w:divId w:val="2116439976"/>
          <w:wAfter w:w="27" w:type="dxa"/>
          <w:cantSplit/>
          <w:trHeight w:val="100"/>
        </w:trPr>
        <w:tc>
          <w:tcPr>
            <w:tcW w:w="233" w:type="dxa"/>
          </w:tcPr>
          <w:p w14:paraId="4A363A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14:paraId="1D7BC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i/>
                <w:sz w:val="22"/>
                <w:szCs w:val="20"/>
                <w:lang w:val="en-GB" w:eastAsia="en-US"/>
              </w:rPr>
              <w:t>Particulars of</w:t>
            </w:r>
            <w:proofErr w:type="gramEnd"/>
            <w:r w:rsidRPr="006F2CA2">
              <w:rPr>
                <w:rFonts w:ascii="Times New Roman" w:hAnsi="Times New Roman" w:cs="Times New Roman"/>
                <w:i/>
                <w:sz w:val="22"/>
                <w:szCs w:val="20"/>
                <w:lang w:val="en-GB" w:eastAsia="en-US"/>
              </w:rPr>
              <w:t xml:space="preserve"> fund to be lodged</w:t>
            </w:r>
          </w:p>
        </w:tc>
        <w:tc>
          <w:tcPr>
            <w:tcW w:w="1061" w:type="dxa"/>
          </w:tcPr>
          <w:p w14:paraId="31C5DE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Persons to make the </w:t>
            </w:r>
            <w:proofErr w:type="spellStart"/>
            <w:r w:rsidRPr="006F2CA2">
              <w:rPr>
                <w:rFonts w:ascii="Times New Roman" w:hAnsi="Times New Roman" w:cs="Times New Roman"/>
                <w:i/>
                <w:sz w:val="22"/>
                <w:szCs w:val="20"/>
                <w:lang w:val="en-GB" w:eastAsia="en-US"/>
              </w:rPr>
              <w:t>lodgment</w:t>
            </w:r>
            <w:proofErr w:type="spellEnd"/>
          </w:p>
        </w:tc>
        <w:tc>
          <w:tcPr>
            <w:tcW w:w="4598" w:type="dxa"/>
            <w:gridSpan w:val="4"/>
            <w:vAlign w:val="center"/>
          </w:tcPr>
          <w:p w14:paraId="0F0833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14:paraId="22A60815" w14:textId="77777777" w:rsidTr="00B86892">
        <w:trPr>
          <w:gridAfter w:val="1"/>
          <w:divId w:val="2116439976"/>
          <w:wAfter w:w="27" w:type="dxa"/>
          <w:cantSplit/>
          <w:trHeight w:val="100"/>
        </w:trPr>
        <w:tc>
          <w:tcPr>
            <w:tcW w:w="233" w:type="dxa"/>
          </w:tcPr>
          <w:p w14:paraId="7D2BA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14:paraId="0FFB19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14:paraId="2F1F7C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14:paraId="65EBE9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14:paraId="26584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14:paraId="33F276E4" w14:textId="77777777" w:rsidTr="00B86892">
        <w:trPr>
          <w:gridAfter w:val="1"/>
          <w:divId w:val="2116439976"/>
          <w:wAfter w:w="27" w:type="dxa"/>
          <w:cantSplit/>
          <w:trHeight w:val="100"/>
        </w:trPr>
        <w:tc>
          <w:tcPr>
            <w:tcW w:w="233" w:type="dxa"/>
          </w:tcPr>
          <w:p w14:paraId="5690DA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14:paraId="0E29CD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14:paraId="74D064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14:paraId="79AADE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14:paraId="2B353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038C62C1" w14:textId="77777777" w:rsidTr="00B86892">
        <w:trPr>
          <w:gridAfter w:val="1"/>
          <w:divId w:val="2116439976"/>
          <w:wAfter w:w="27" w:type="dxa"/>
          <w:cantSplit/>
          <w:trHeight w:val="100"/>
        </w:trPr>
        <w:tc>
          <w:tcPr>
            <w:tcW w:w="233" w:type="dxa"/>
          </w:tcPr>
          <w:p w14:paraId="77C7E8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14:paraId="4B3E2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14:paraId="298719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14:paraId="3EDC21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14:paraId="1E036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14:paraId="239E80E0" w14:textId="77777777" w:rsidTr="00B86892">
        <w:trPr>
          <w:gridAfter w:val="1"/>
          <w:divId w:val="2116439976"/>
          <w:wAfter w:w="27" w:type="dxa"/>
          <w:cantSplit/>
          <w:trHeight w:val="100"/>
        </w:trPr>
        <w:tc>
          <w:tcPr>
            <w:tcW w:w="233" w:type="dxa"/>
          </w:tcPr>
          <w:p w14:paraId="3BB53F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14:paraId="3343D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14:paraId="4DA6DB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14:paraId="153982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14:paraId="5A525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14:paraId="4D62ECA7" w14:textId="77777777" w:rsidTr="00B86892">
        <w:trPr>
          <w:gridAfter w:val="1"/>
          <w:divId w:val="2116439976"/>
          <w:wAfter w:w="27" w:type="dxa"/>
          <w:cantSplit/>
          <w:trHeight w:val="100"/>
        </w:trPr>
        <w:tc>
          <w:tcPr>
            <w:tcW w:w="233" w:type="dxa"/>
          </w:tcPr>
          <w:p w14:paraId="12C2E3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14:paraId="599B7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14:paraId="3CF4D1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14:paraId="171336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14:paraId="5721F9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14:paraId="4545C52A" w14:textId="77777777" w:rsidTr="00B86892">
        <w:trPr>
          <w:gridAfter w:val="1"/>
          <w:divId w:val="2116439976"/>
          <w:wAfter w:w="27" w:type="dxa"/>
          <w:cantSplit/>
        </w:trPr>
        <w:tc>
          <w:tcPr>
            <w:tcW w:w="7111" w:type="dxa"/>
            <w:gridSpan w:val="8"/>
          </w:tcPr>
          <w:p w14:paraId="671DA0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14:paraId="76A531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78BF0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14:paraId="3508D1FB" w14:textId="77777777" w:rsidTr="00B86892">
        <w:trPr>
          <w:gridAfter w:val="1"/>
          <w:divId w:val="2116439976"/>
          <w:wAfter w:w="27" w:type="dxa"/>
          <w:cantSplit/>
          <w:trHeight w:val="2640"/>
        </w:trPr>
        <w:tc>
          <w:tcPr>
            <w:tcW w:w="7111" w:type="dxa"/>
            <w:gridSpan w:val="8"/>
          </w:tcPr>
          <w:p w14:paraId="20A9B0A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14:paraId="28E9D83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2E17C97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19973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6E89E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14:paraId="0D9EDAE9" w14:textId="77777777" w:rsidTr="00B86892">
        <w:trPr>
          <w:gridAfter w:val="1"/>
          <w:divId w:val="2116439976"/>
          <w:wAfter w:w="27" w:type="dxa"/>
          <w:cantSplit/>
          <w:trHeight w:val="320"/>
        </w:trPr>
        <w:tc>
          <w:tcPr>
            <w:tcW w:w="233" w:type="dxa"/>
          </w:tcPr>
          <w:p w14:paraId="2E6C5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14:paraId="0D158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67C183E4" w14:textId="77777777" w:rsidTr="00B86892">
        <w:trPr>
          <w:gridAfter w:val="1"/>
          <w:divId w:val="2116439976"/>
          <w:wAfter w:w="27" w:type="dxa"/>
          <w:cantSplit/>
          <w:trHeight w:val="80"/>
        </w:trPr>
        <w:tc>
          <w:tcPr>
            <w:tcW w:w="233" w:type="dxa"/>
            <w:vMerge w:val="restart"/>
          </w:tcPr>
          <w:p w14:paraId="2240C8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14:paraId="2A4C54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14:paraId="4D57F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14:paraId="43FD4E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14:paraId="79E8B16A" w14:textId="77777777" w:rsidTr="00B86892">
        <w:trPr>
          <w:gridAfter w:val="1"/>
          <w:divId w:val="2116439976"/>
          <w:wAfter w:w="27" w:type="dxa"/>
          <w:cantSplit/>
          <w:trHeight w:val="80"/>
        </w:trPr>
        <w:tc>
          <w:tcPr>
            <w:tcW w:w="233" w:type="dxa"/>
            <w:vMerge w:val="restart"/>
          </w:tcPr>
          <w:p w14:paraId="05EDB1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0AC3FA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14:paraId="1B7D37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14:paraId="2DB7A9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274DA090" w14:textId="77777777" w:rsidTr="00B86892">
        <w:trPr>
          <w:gridAfter w:val="1"/>
          <w:divId w:val="2116439976"/>
          <w:wAfter w:w="27" w:type="dxa"/>
          <w:cantSplit/>
          <w:trHeight w:val="80"/>
        </w:trPr>
        <w:tc>
          <w:tcPr>
            <w:tcW w:w="233" w:type="dxa"/>
            <w:vMerge w:val="restart"/>
          </w:tcPr>
          <w:p w14:paraId="6EEB39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511919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14:paraId="4AEB81D9" w14:textId="77777777"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14:paraId="47E13F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14:paraId="46CBE3EB" w14:textId="77777777" w:rsidTr="00B86892">
        <w:trPr>
          <w:gridAfter w:val="1"/>
          <w:divId w:val="2116439976"/>
          <w:wAfter w:w="27" w:type="dxa"/>
          <w:cantSplit/>
          <w:trHeight w:val="80"/>
        </w:trPr>
        <w:tc>
          <w:tcPr>
            <w:tcW w:w="233" w:type="dxa"/>
            <w:vMerge w:val="restart"/>
          </w:tcPr>
          <w:p w14:paraId="68157B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B29C0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14:paraId="2BC32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14:paraId="77F9D7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14:paraId="0C776A65" w14:textId="77777777" w:rsidTr="00B86892">
        <w:trPr>
          <w:gridAfter w:val="1"/>
          <w:divId w:val="2116439976"/>
          <w:wAfter w:w="27" w:type="dxa"/>
          <w:cantSplit/>
          <w:trHeight w:val="80"/>
        </w:trPr>
        <w:tc>
          <w:tcPr>
            <w:tcW w:w="233" w:type="dxa"/>
          </w:tcPr>
          <w:p w14:paraId="16F399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A5833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14:paraId="44B453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14:paraId="5503C3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14:paraId="2A27B9FF" w14:textId="77777777" w:rsidTr="00B86892">
        <w:trPr>
          <w:divId w:val="2116439976"/>
          <w:cantSplit/>
        </w:trPr>
        <w:tc>
          <w:tcPr>
            <w:tcW w:w="7138" w:type="dxa"/>
            <w:gridSpan w:val="9"/>
          </w:tcPr>
          <w:p w14:paraId="5C3959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F235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14:paraId="7B44CFC7" w14:textId="77777777" w:rsidTr="00B86892">
        <w:trPr>
          <w:divId w:val="2116439976"/>
          <w:cantSplit/>
        </w:trPr>
        <w:tc>
          <w:tcPr>
            <w:tcW w:w="1259" w:type="dxa"/>
            <w:gridSpan w:val="2"/>
          </w:tcPr>
          <w:p w14:paraId="51173F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14:paraId="03EB35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A1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14:paraId="0D9DD6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14:paraId="79C78195" w14:textId="77777777" w:rsidTr="00B86892">
        <w:trPr>
          <w:divId w:val="2116439976"/>
          <w:cantSplit/>
        </w:trPr>
        <w:tc>
          <w:tcPr>
            <w:tcW w:w="7138" w:type="dxa"/>
            <w:gridSpan w:val="9"/>
          </w:tcPr>
          <w:p w14:paraId="19E3F6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71E4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14:paraId="01693C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14:paraId="3D3B6A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B626B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14:paraId="2FE0866C" w14:textId="77777777" w:rsidTr="00B86892">
        <w:trPr>
          <w:divId w:val="2116439976"/>
          <w:cantSplit/>
        </w:trPr>
        <w:tc>
          <w:tcPr>
            <w:tcW w:w="7138" w:type="dxa"/>
            <w:gridSpan w:val="9"/>
          </w:tcPr>
          <w:p w14:paraId="75C334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14:paraId="5CC6D5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14:paraId="530A1CB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5FDAC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14:paraId="5391B426" w14:textId="77777777"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14:paraId="17B90A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14:paraId="780A343D" w14:textId="77777777" w:rsidTr="002D4084">
        <w:trPr>
          <w:gridAfter w:val="1"/>
          <w:divId w:val="2116439976"/>
          <w:wAfter w:w="365" w:type="dxa"/>
          <w:cantSplit/>
          <w:jc w:val="center"/>
        </w:trPr>
        <w:tc>
          <w:tcPr>
            <w:tcW w:w="7390" w:type="dxa"/>
            <w:gridSpan w:val="12"/>
          </w:tcPr>
          <w:p w14:paraId="30D9300F"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17156F11"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2C529A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14:paraId="517FB71D" w14:textId="77777777" w:rsidTr="002D4084">
        <w:trPr>
          <w:gridAfter w:val="5"/>
          <w:divId w:val="2116439976"/>
          <w:wAfter w:w="3015" w:type="dxa"/>
          <w:cantSplit/>
          <w:jc w:val="center"/>
        </w:trPr>
        <w:tc>
          <w:tcPr>
            <w:tcW w:w="4740" w:type="dxa"/>
            <w:gridSpan w:val="8"/>
          </w:tcPr>
          <w:p w14:paraId="3A831314"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14:paraId="0DAFA85A" w14:textId="77777777" w:rsidTr="002D4084">
        <w:trPr>
          <w:gridAfter w:val="1"/>
          <w:divId w:val="2116439976"/>
          <w:wAfter w:w="365" w:type="dxa"/>
          <w:cantSplit/>
          <w:jc w:val="center"/>
        </w:trPr>
        <w:tc>
          <w:tcPr>
            <w:tcW w:w="7390" w:type="dxa"/>
            <w:gridSpan w:val="12"/>
          </w:tcPr>
          <w:p w14:paraId="2BA0AD00" w14:textId="77777777"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183</w:t>
            </w:r>
          </w:p>
          <w:p w14:paraId="4E19AE31" w14:textId="77777777"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14:paraId="4A3C7BC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14:paraId="0D660D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1F453B" w14:textId="77777777"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14:paraId="0A58FE2D" w14:textId="77777777" w:rsidTr="002D4084">
        <w:trPr>
          <w:gridAfter w:val="1"/>
          <w:divId w:val="2116439976"/>
          <w:wAfter w:w="365" w:type="dxa"/>
          <w:cantSplit/>
          <w:jc w:val="center"/>
        </w:trPr>
        <w:tc>
          <w:tcPr>
            <w:tcW w:w="7390" w:type="dxa"/>
            <w:gridSpan w:val="12"/>
          </w:tcPr>
          <w:p w14:paraId="26DA35DA" w14:textId="77777777"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14:paraId="1C50A5AB" w14:textId="77777777"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roofErr w:type="gramStart"/>
            <w:r w:rsidRPr="006F2CA2">
              <w:rPr>
                <w:rFonts w:ascii="Times New Roman" w:hAnsi="Times New Roman" w:cs="Times New Roman"/>
                <w:sz w:val="22"/>
                <w:szCs w:val="20"/>
                <w:lang w:val="en-GB" w:eastAsia="en-US"/>
              </w:rPr>
              <w:t>  .</w:t>
            </w:r>
            <w:proofErr w:type="gramEnd"/>
          </w:p>
          <w:p w14:paraId="5CF050CF" w14:textId="77777777"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14:paraId="6C466C66" w14:textId="77777777" w:rsidTr="002D4084">
        <w:trPr>
          <w:divId w:val="2116439976"/>
          <w:cantSplit/>
          <w:jc w:val="center"/>
        </w:trPr>
        <w:tc>
          <w:tcPr>
            <w:tcW w:w="7755" w:type="dxa"/>
            <w:gridSpan w:val="13"/>
          </w:tcPr>
          <w:p w14:paraId="131BCA2F" w14:textId="77777777"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14:paraId="2C282BA4" w14:textId="77777777"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14:paraId="1C1EF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14:paraId="1BD654AB" w14:textId="77777777" w:rsidTr="002D4084">
        <w:trPr>
          <w:divId w:val="2116439976"/>
          <w:cantSplit/>
          <w:jc w:val="center"/>
        </w:trPr>
        <w:tc>
          <w:tcPr>
            <w:tcW w:w="1878" w:type="dxa"/>
            <w:gridSpan w:val="3"/>
          </w:tcPr>
          <w:p w14:paraId="64B9645D" w14:textId="77777777"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14:paraId="374C1F6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14:paraId="7E5E51B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14:paraId="0370DCE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14:paraId="6F3191C6" w14:textId="77777777" w:rsidTr="002D4084">
        <w:trPr>
          <w:divId w:val="2116439976"/>
          <w:cantSplit/>
          <w:jc w:val="center"/>
        </w:trPr>
        <w:tc>
          <w:tcPr>
            <w:tcW w:w="7755" w:type="dxa"/>
            <w:gridSpan w:val="13"/>
          </w:tcPr>
          <w:p w14:paraId="087AEF0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14:paraId="2BA9F3D9" w14:textId="77777777" w:rsidTr="002D7BC7">
        <w:trPr>
          <w:divId w:val="2116439976"/>
          <w:cantSplit/>
          <w:jc w:val="center"/>
        </w:trPr>
        <w:tc>
          <w:tcPr>
            <w:tcW w:w="567" w:type="dxa"/>
          </w:tcPr>
          <w:p w14:paraId="5BB240C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606C093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14:paraId="2E4C995E" w14:textId="77777777" w:rsidTr="002D7BC7">
        <w:trPr>
          <w:divId w:val="2116439976"/>
          <w:cantSplit/>
          <w:trHeight w:val="60"/>
          <w:jc w:val="center"/>
        </w:trPr>
        <w:tc>
          <w:tcPr>
            <w:tcW w:w="567" w:type="dxa"/>
            <w:tcBorders>
              <w:right w:val="single" w:sz="4" w:space="0" w:color="auto"/>
            </w:tcBorders>
            <w:vAlign w:val="center"/>
          </w:tcPr>
          <w:p w14:paraId="31FC8B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14:paraId="4072F6F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14:paraId="15782FA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3EC7F02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14:paraId="1755F37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14:paraId="576B205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14:paraId="43C53F5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14:paraId="011CB9B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14:paraId="460E512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14:paraId="3BE813E5" w14:textId="77777777" w:rsidTr="002D7BC7">
        <w:trPr>
          <w:divId w:val="2116439976"/>
          <w:cantSplit/>
          <w:trHeight w:val="60"/>
          <w:jc w:val="center"/>
        </w:trPr>
        <w:tc>
          <w:tcPr>
            <w:tcW w:w="567" w:type="dxa"/>
            <w:tcBorders>
              <w:right w:val="single" w:sz="4" w:space="0" w:color="auto"/>
            </w:tcBorders>
          </w:tcPr>
          <w:p w14:paraId="4BA479AC"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14:paraId="7FDCA31B"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14:paraId="4E6A4B0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14:paraId="5ECD2E1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14:paraId="006D634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14:paraId="7F863C2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14:paraId="5BBDDE0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14:paraId="1DFBE40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14:paraId="636885F6"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14:paraId="545B34AF" w14:textId="77777777" w:rsidTr="002D7BC7">
        <w:trPr>
          <w:divId w:val="2116439976"/>
          <w:cantSplit/>
          <w:trHeight w:val="60"/>
          <w:jc w:val="center"/>
        </w:trPr>
        <w:tc>
          <w:tcPr>
            <w:tcW w:w="567" w:type="dxa"/>
            <w:tcBorders>
              <w:right w:val="single" w:sz="4" w:space="0" w:color="auto"/>
            </w:tcBorders>
          </w:tcPr>
          <w:p w14:paraId="515016C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0885A66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0A4EAC4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733928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60893F7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0C54FD8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338E94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FEDAE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C4168B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14:paraId="69F603C3" w14:textId="77777777" w:rsidTr="002D7BC7">
        <w:trPr>
          <w:divId w:val="2116439976"/>
          <w:cantSplit/>
          <w:trHeight w:val="60"/>
          <w:jc w:val="center"/>
        </w:trPr>
        <w:tc>
          <w:tcPr>
            <w:tcW w:w="567" w:type="dxa"/>
            <w:tcBorders>
              <w:right w:val="single" w:sz="4" w:space="0" w:color="auto"/>
            </w:tcBorders>
          </w:tcPr>
          <w:p w14:paraId="4A00EF3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71D4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5D5AFB0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65CBA9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2E6E3F0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6745D56" w14:textId="77777777"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492D80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1B18E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3B3F620"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14:paraId="144CEF8B" w14:textId="77777777" w:rsidTr="002D7BC7">
        <w:trPr>
          <w:divId w:val="2116439976"/>
          <w:cantSplit/>
          <w:trHeight w:val="60"/>
          <w:jc w:val="center"/>
        </w:trPr>
        <w:tc>
          <w:tcPr>
            <w:tcW w:w="567" w:type="dxa"/>
            <w:tcBorders>
              <w:right w:val="single" w:sz="4" w:space="0" w:color="auto"/>
            </w:tcBorders>
          </w:tcPr>
          <w:p w14:paraId="1DFB3D63"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4A6EC7D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16F685B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A75615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542399C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4D00F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6CEEE2D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2381F17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B18D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14:paraId="6708D8E0" w14:textId="77777777" w:rsidTr="002D7BC7">
        <w:trPr>
          <w:divId w:val="2116439976"/>
          <w:cantSplit/>
          <w:trHeight w:val="60"/>
          <w:jc w:val="center"/>
        </w:trPr>
        <w:tc>
          <w:tcPr>
            <w:tcW w:w="567" w:type="dxa"/>
            <w:tcBorders>
              <w:right w:val="single" w:sz="4" w:space="0" w:color="auto"/>
            </w:tcBorders>
          </w:tcPr>
          <w:p w14:paraId="668E67B5"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002D7E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14:paraId="6C4D20C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14:paraId="65EFCCE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14:paraId="3B95D61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7E435EC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79983FD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60D576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83A137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14:paraId="344AFDC0" w14:textId="77777777" w:rsidTr="002D4084">
        <w:trPr>
          <w:divId w:val="2116439976"/>
          <w:cantSplit/>
          <w:jc w:val="center"/>
        </w:trPr>
        <w:tc>
          <w:tcPr>
            <w:tcW w:w="567" w:type="dxa"/>
          </w:tcPr>
          <w:p w14:paraId="5974E8E8"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14:paraId="7517FCD2"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14:paraId="524FBF84" w14:textId="77777777" w:rsidTr="002D4084">
        <w:trPr>
          <w:divId w:val="2116439976"/>
          <w:cantSplit/>
          <w:jc w:val="center"/>
        </w:trPr>
        <w:tc>
          <w:tcPr>
            <w:tcW w:w="7755" w:type="dxa"/>
            <w:gridSpan w:val="13"/>
          </w:tcPr>
          <w:p w14:paraId="3BF5732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14:paraId="7C6CF770" w14:textId="77777777" w:rsidTr="002D7BC7">
        <w:trPr>
          <w:divId w:val="2116439976"/>
          <w:cantSplit/>
          <w:jc w:val="center"/>
        </w:trPr>
        <w:tc>
          <w:tcPr>
            <w:tcW w:w="567" w:type="dxa"/>
          </w:tcPr>
          <w:p w14:paraId="5872F9B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4DE2448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14:paraId="234BA30B" w14:textId="77777777" w:rsidTr="002D7BC7">
        <w:trPr>
          <w:divId w:val="2116439976"/>
          <w:cantSplit/>
          <w:trHeight w:val="60"/>
          <w:jc w:val="center"/>
        </w:trPr>
        <w:tc>
          <w:tcPr>
            <w:tcW w:w="567" w:type="dxa"/>
            <w:tcBorders>
              <w:right w:val="single" w:sz="4" w:space="0" w:color="auto"/>
            </w:tcBorders>
            <w:vAlign w:val="center"/>
          </w:tcPr>
          <w:p w14:paraId="7B5D8D8D"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14:paraId="4F0C62D1"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14:paraId="2937CAD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14:paraId="5C6E391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14:paraId="0B90A85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14:paraId="479686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14:paraId="74A7D4C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14:paraId="659BC11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14:paraId="430EAC42" w14:textId="77777777" w:rsidTr="002D7BC7">
        <w:trPr>
          <w:divId w:val="2116439976"/>
          <w:cantSplit/>
          <w:trHeight w:val="60"/>
          <w:jc w:val="center"/>
        </w:trPr>
        <w:tc>
          <w:tcPr>
            <w:tcW w:w="567" w:type="dxa"/>
            <w:tcBorders>
              <w:right w:val="single" w:sz="4" w:space="0" w:color="auto"/>
            </w:tcBorders>
          </w:tcPr>
          <w:p w14:paraId="27BA910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3B5962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14:paraId="6F2D36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3481C7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1CAD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D394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69221F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D1328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14:paraId="6727723F" w14:textId="77777777" w:rsidTr="002D7BC7">
        <w:trPr>
          <w:divId w:val="2116439976"/>
          <w:cantSplit/>
          <w:trHeight w:val="60"/>
          <w:jc w:val="center"/>
        </w:trPr>
        <w:tc>
          <w:tcPr>
            <w:tcW w:w="567" w:type="dxa"/>
            <w:tcBorders>
              <w:right w:val="single" w:sz="4" w:space="0" w:color="auto"/>
            </w:tcBorders>
          </w:tcPr>
          <w:p w14:paraId="24F3326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145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7D304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40D8A0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1964F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E82F7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516298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E77DB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14:paraId="018A68DD" w14:textId="77777777" w:rsidTr="002D7BC7">
        <w:trPr>
          <w:divId w:val="2116439976"/>
          <w:cantSplit/>
          <w:trHeight w:val="60"/>
          <w:jc w:val="center"/>
        </w:trPr>
        <w:tc>
          <w:tcPr>
            <w:tcW w:w="567" w:type="dxa"/>
            <w:tcBorders>
              <w:right w:val="single" w:sz="4" w:space="0" w:color="auto"/>
            </w:tcBorders>
          </w:tcPr>
          <w:p w14:paraId="6F56D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7198B9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0B021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6AFEA1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45852C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21181E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3567BD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67DF6D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14:paraId="1A2E9699" w14:textId="77777777" w:rsidTr="002D7BC7">
        <w:trPr>
          <w:divId w:val="2116439976"/>
          <w:cantSplit/>
          <w:trHeight w:val="60"/>
          <w:jc w:val="center"/>
        </w:trPr>
        <w:tc>
          <w:tcPr>
            <w:tcW w:w="567" w:type="dxa"/>
            <w:tcBorders>
              <w:right w:val="single" w:sz="4" w:space="0" w:color="auto"/>
            </w:tcBorders>
          </w:tcPr>
          <w:p w14:paraId="35E588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41ADBD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14:paraId="414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14:paraId="2811B1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49D667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414F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2DCF0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BA23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14:paraId="08543BD5"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5B9ED8AA" w14:textId="77777777" w:rsidTr="006F2CA2">
        <w:trPr>
          <w:divId w:val="2116439976"/>
          <w:cantSplit/>
          <w:jc w:val="center"/>
        </w:trPr>
        <w:tc>
          <w:tcPr>
            <w:tcW w:w="11825" w:type="dxa"/>
            <w:gridSpan w:val="15"/>
          </w:tcPr>
          <w:p w14:paraId="22882276"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0B345BE5" w14:textId="77777777" w:rsidTr="006F2CA2">
        <w:trPr>
          <w:divId w:val="2116439976"/>
          <w:cantSplit/>
          <w:jc w:val="center"/>
        </w:trPr>
        <w:tc>
          <w:tcPr>
            <w:tcW w:w="1039" w:type="dxa"/>
            <w:gridSpan w:val="2"/>
          </w:tcPr>
          <w:p w14:paraId="77EADC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23C0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5EA216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5102F76D" w14:textId="77777777" w:rsidTr="006F2CA2">
        <w:trPr>
          <w:divId w:val="2116439976"/>
          <w:cantSplit/>
          <w:jc w:val="center"/>
        </w:trPr>
        <w:tc>
          <w:tcPr>
            <w:tcW w:w="11825" w:type="dxa"/>
            <w:gridSpan w:val="15"/>
          </w:tcPr>
          <w:p w14:paraId="72B626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32E35F94" w14:textId="77777777" w:rsidTr="006F2CA2">
        <w:trPr>
          <w:divId w:val="2116439976"/>
          <w:cantSplit/>
          <w:trHeight w:val="180"/>
          <w:jc w:val="center"/>
        </w:trPr>
        <w:tc>
          <w:tcPr>
            <w:tcW w:w="234" w:type="dxa"/>
          </w:tcPr>
          <w:p w14:paraId="79DAF4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5FF30A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09DD37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06ACEB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325879C5" w14:textId="77777777" w:rsidTr="006F2CA2">
        <w:trPr>
          <w:divId w:val="2116439976"/>
          <w:cantSplit/>
          <w:trHeight w:val="180"/>
          <w:jc w:val="center"/>
        </w:trPr>
        <w:tc>
          <w:tcPr>
            <w:tcW w:w="234" w:type="dxa"/>
          </w:tcPr>
          <w:p w14:paraId="57D676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5979B1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C9D0F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206DE0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41F89F44" w14:textId="77777777" w:rsidTr="006F2CA2">
        <w:trPr>
          <w:divId w:val="2116439976"/>
          <w:cantSplit/>
          <w:jc w:val="center"/>
        </w:trPr>
        <w:tc>
          <w:tcPr>
            <w:tcW w:w="234" w:type="dxa"/>
          </w:tcPr>
          <w:p w14:paraId="07443B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5FA116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4E4AA5AA" w14:textId="77777777" w:rsidTr="006F2CA2">
        <w:trPr>
          <w:divId w:val="2116439976"/>
          <w:cantSplit/>
          <w:trHeight w:val="180"/>
          <w:jc w:val="center"/>
        </w:trPr>
        <w:tc>
          <w:tcPr>
            <w:tcW w:w="234" w:type="dxa"/>
          </w:tcPr>
          <w:p w14:paraId="7A02DD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AF86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0612A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14E272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7CB107CE" w14:textId="77777777" w:rsidTr="006F2CA2">
        <w:trPr>
          <w:divId w:val="2116439976"/>
          <w:cantSplit/>
          <w:trHeight w:val="180"/>
          <w:jc w:val="center"/>
        </w:trPr>
        <w:tc>
          <w:tcPr>
            <w:tcW w:w="234" w:type="dxa"/>
          </w:tcPr>
          <w:p w14:paraId="20C24D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5935C3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E8A12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11EE4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747EC48B" w14:textId="77777777" w:rsidTr="006F2CA2">
        <w:trPr>
          <w:divId w:val="2116439976"/>
          <w:cantSplit/>
          <w:jc w:val="center"/>
        </w:trPr>
        <w:tc>
          <w:tcPr>
            <w:tcW w:w="234" w:type="dxa"/>
          </w:tcPr>
          <w:p w14:paraId="2E855D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4D6D48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6C70BE62" w14:textId="77777777" w:rsidTr="006F2CA2">
        <w:trPr>
          <w:divId w:val="2116439976"/>
          <w:cantSplit/>
          <w:jc w:val="center"/>
        </w:trPr>
        <w:tc>
          <w:tcPr>
            <w:tcW w:w="234" w:type="dxa"/>
          </w:tcPr>
          <w:p w14:paraId="3E470C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46C0C5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58624AE8" w14:textId="77777777" w:rsidTr="006F2CA2">
        <w:trPr>
          <w:divId w:val="2116439976"/>
          <w:cantSplit/>
          <w:jc w:val="center"/>
        </w:trPr>
        <w:tc>
          <w:tcPr>
            <w:tcW w:w="234" w:type="dxa"/>
          </w:tcPr>
          <w:p w14:paraId="3C449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2DEC2C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30D8E483" w14:textId="77777777" w:rsidTr="006F2CA2">
        <w:trPr>
          <w:divId w:val="2116439976"/>
          <w:cantSplit/>
          <w:trHeight w:val="120"/>
          <w:jc w:val="center"/>
        </w:trPr>
        <w:tc>
          <w:tcPr>
            <w:tcW w:w="234" w:type="dxa"/>
          </w:tcPr>
          <w:p w14:paraId="4DE08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9A2AB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309242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760926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581518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3C4EDB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3842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5D2D75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341199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24B05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3330D2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72F58B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0F70D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05D0C8F7" w14:textId="77777777" w:rsidTr="006F2CA2">
        <w:trPr>
          <w:divId w:val="2116439976"/>
          <w:cantSplit/>
          <w:trHeight w:val="120"/>
          <w:jc w:val="center"/>
        </w:trPr>
        <w:tc>
          <w:tcPr>
            <w:tcW w:w="234" w:type="dxa"/>
          </w:tcPr>
          <w:p w14:paraId="0BC33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5C5B3C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33345D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7B05BC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2626D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B968F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1A0408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27BBE2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DFC5E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36F23397" w14:textId="77777777" w:rsidTr="006F2CA2">
        <w:trPr>
          <w:divId w:val="2116439976"/>
          <w:cantSplit/>
          <w:trHeight w:val="120"/>
          <w:jc w:val="center"/>
        </w:trPr>
        <w:tc>
          <w:tcPr>
            <w:tcW w:w="234" w:type="dxa"/>
          </w:tcPr>
          <w:p w14:paraId="35BA5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497BCA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2D178A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7B263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044C12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75759C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3C023E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3D2D70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13441B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458E2FEA" w14:textId="77777777" w:rsidTr="006F2CA2">
        <w:trPr>
          <w:divId w:val="2116439976"/>
          <w:cantSplit/>
          <w:jc w:val="center"/>
        </w:trPr>
        <w:tc>
          <w:tcPr>
            <w:tcW w:w="234" w:type="dxa"/>
          </w:tcPr>
          <w:p w14:paraId="04B205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3C90347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033A3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6B7CE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32E2E5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D0F2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3B5A172F" w14:textId="77777777" w:rsidTr="00B86892">
        <w:trPr>
          <w:divId w:val="2116439976"/>
          <w:cantSplit/>
        </w:trPr>
        <w:tc>
          <w:tcPr>
            <w:tcW w:w="7100" w:type="dxa"/>
          </w:tcPr>
          <w:p w14:paraId="3D06724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0F280321" w14:textId="77777777" w:rsidTr="00B86892">
        <w:trPr>
          <w:divId w:val="2116439976"/>
          <w:cantSplit/>
        </w:trPr>
        <w:tc>
          <w:tcPr>
            <w:tcW w:w="7100" w:type="dxa"/>
          </w:tcPr>
          <w:p w14:paraId="0A382B5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27E2493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F20BDA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619236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D70484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3791195E"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5486FB9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96FDFB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33E78C3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4F9D332"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D0CB3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3B5F41A5" w14:textId="77777777" w:rsidR="00B46697" w:rsidRDefault="00B46697" w:rsidP="008617CF">
      <w:pPr>
        <w:pStyle w:val="PDHeading"/>
        <w:jc w:val="both"/>
        <w:divId w:val="2116439976"/>
        <w:rPr>
          <w:rFonts w:cs="Times New Roman"/>
        </w:rPr>
      </w:pPr>
    </w:p>
    <w:p w14:paraId="506639C5" w14:textId="77777777" w:rsidR="00267633" w:rsidRDefault="00267633" w:rsidP="008617CF">
      <w:pPr>
        <w:pStyle w:val="PDHeading"/>
        <w:jc w:val="both"/>
        <w:divId w:val="2116439976"/>
        <w:rPr>
          <w:rFonts w:cs="Times New Roman"/>
        </w:rPr>
      </w:pPr>
    </w:p>
    <w:p w14:paraId="7CC32ACE" w14:textId="77777777" w:rsidR="00267633" w:rsidRDefault="00267633" w:rsidP="008617CF">
      <w:pPr>
        <w:pStyle w:val="PDHeading"/>
        <w:jc w:val="both"/>
        <w:divId w:val="2116439976"/>
        <w:rPr>
          <w:rFonts w:cs="Times New Roman"/>
        </w:rPr>
      </w:pPr>
    </w:p>
    <w:p w14:paraId="664E24C8" w14:textId="77777777" w:rsidR="00267633" w:rsidRDefault="00267633" w:rsidP="008617CF">
      <w:pPr>
        <w:pStyle w:val="PDHeading"/>
        <w:jc w:val="both"/>
        <w:divId w:val="2116439976"/>
        <w:rPr>
          <w:rFonts w:cs="Times New Roman"/>
        </w:rPr>
      </w:pPr>
    </w:p>
    <w:p w14:paraId="5EE607E9" w14:textId="77777777" w:rsidR="00267633" w:rsidRDefault="00267633" w:rsidP="008617CF">
      <w:pPr>
        <w:pStyle w:val="PDHeading"/>
        <w:jc w:val="both"/>
        <w:divId w:val="2116439976"/>
        <w:rPr>
          <w:rFonts w:cs="Times New Roman"/>
        </w:rPr>
      </w:pPr>
    </w:p>
    <w:p w14:paraId="39CA6E21" w14:textId="77777777" w:rsidR="00267633" w:rsidRDefault="00267633" w:rsidP="008617CF">
      <w:pPr>
        <w:pStyle w:val="PDHeading"/>
        <w:jc w:val="both"/>
        <w:divId w:val="2116439976"/>
        <w:rPr>
          <w:rFonts w:cs="Times New Roman"/>
        </w:rPr>
      </w:pPr>
    </w:p>
    <w:p w14:paraId="25EFC4D4" w14:textId="77777777" w:rsidR="00267633" w:rsidRDefault="00267633" w:rsidP="008617CF">
      <w:pPr>
        <w:pStyle w:val="PDHeading"/>
        <w:jc w:val="both"/>
        <w:divId w:val="2116439976"/>
        <w:rPr>
          <w:rFonts w:cs="Times New Roman"/>
        </w:rPr>
      </w:pPr>
    </w:p>
    <w:p w14:paraId="7A5EAE83" w14:textId="77777777" w:rsidR="00267633" w:rsidRDefault="00267633" w:rsidP="008617CF">
      <w:pPr>
        <w:pStyle w:val="PDHeading"/>
        <w:jc w:val="both"/>
        <w:divId w:val="2116439976"/>
        <w:rPr>
          <w:rFonts w:cs="Times New Roman"/>
        </w:rPr>
      </w:pPr>
    </w:p>
    <w:p w14:paraId="1D59CBF5" w14:textId="77777777" w:rsidR="00267633" w:rsidRDefault="00267633" w:rsidP="008617CF">
      <w:pPr>
        <w:pStyle w:val="PDHeading"/>
        <w:jc w:val="both"/>
        <w:divId w:val="2116439976"/>
        <w:rPr>
          <w:rFonts w:cs="Times New Roman"/>
        </w:rPr>
      </w:pPr>
    </w:p>
    <w:p w14:paraId="18F22CEE" w14:textId="77777777" w:rsidR="00267633" w:rsidRDefault="00267633" w:rsidP="008617CF">
      <w:pPr>
        <w:pStyle w:val="PDHeading"/>
        <w:jc w:val="both"/>
        <w:divId w:val="2116439976"/>
        <w:rPr>
          <w:rFonts w:cs="Times New Roman"/>
        </w:rPr>
      </w:pPr>
    </w:p>
    <w:p w14:paraId="1DB25F69" w14:textId="77777777" w:rsidR="00267633" w:rsidRDefault="00267633" w:rsidP="008617CF">
      <w:pPr>
        <w:pStyle w:val="PDHeading"/>
        <w:jc w:val="both"/>
        <w:divId w:val="2116439976"/>
        <w:rPr>
          <w:rFonts w:cs="Times New Roman"/>
        </w:rPr>
      </w:pPr>
    </w:p>
    <w:p w14:paraId="5F02F46B" w14:textId="77777777" w:rsidR="00267633" w:rsidRDefault="00267633" w:rsidP="008617CF">
      <w:pPr>
        <w:pStyle w:val="PDHeading"/>
        <w:jc w:val="both"/>
        <w:divId w:val="2116439976"/>
        <w:rPr>
          <w:rFonts w:cs="Times New Roman"/>
        </w:rPr>
      </w:pPr>
    </w:p>
    <w:p w14:paraId="0F678C55" w14:textId="77777777" w:rsidR="00267633" w:rsidRDefault="00267633" w:rsidP="008617CF">
      <w:pPr>
        <w:pStyle w:val="PDHeading"/>
        <w:jc w:val="both"/>
        <w:divId w:val="2116439976"/>
        <w:rPr>
          <w:rFonts w:cs="Times New Roman"/>
        </w:rPr>
      </w:pPr>
    </w:p>
    <w:p w14:paraId="127F5C18" w14:textId="77777777" w:rsidR="00267633" w:rsidRDefault="00267633" w:rsidP="008617CF">
      <w:pPr>
        <w:pStyle w:val="PDHeading"/>
        <w:jc w:val="both"/>
        <w:divId w:val="2116439976"/>
        <w:rPr>
          <w:rFonts w:cs="Times New Roman"/>
        </w:rPr>
      </w:pPr>
    </w:p>
    <w:p w14:paraId="3AFCB593" w14:textId="77777777" w:rsidR="00267633" w:rsidRDefault="00267633" w:rsidP="008617CF">
      <w:pPr>
        <w:pStyle w:val="PDHeading"/>
        <w:jc w:val="both"/>
        <w:divId w:val="2116439976"/>
        <w:rPr>
          <w:rFonts w:cs="Times New Roman"/>
        </w:rPr>
      </w:pPr>
    </w:p>
    <w:p w14:paraId="0BCE8C5E" w14:textId="77777777" w:rsidR="00267633" w:rsidRDefault="00267633" w:rsidP="008617CF">
      <w:pPr>
        <w:pStyle w:val="PDHeading"/>
        <w:jc w:val="both"/>
        <w:divId w:val="2116439976"/>
        <w:rPr>
          <w:rFonts w:cs="Times New Roman"/>
        </w:rPr>
      </w:pPr>
    </w:p>
    <w:p w14:paraId="0DEB9BF6" w14:textId="77777777" w:rsidR="00267633" w:rsidRDefault="00267633" w:rsidP="008617CF">
      <w:pPr>
        <w:pStyle w:val="PDHeading"/>
        <w:jc w:val="both"/>
        <w:divId w:val="2116439976"/>
        <w:rPr>
          <w:rFonts w:cs="Times New Roman"/>
        </w:rPr>
      </w:pPr>
    </w:p>
    <w:p w14:paraId="22CAED7B" w14:textId="77777777" w:rsidR="00267633" w:rsidRDefault="00267633" w:rsidP="008617CF">
      <w:pPr>
        <w:pStyle w:val="PDHeading"/>
        <w:jc w:val="both"/>
        <w:divId w:val="2116439976"/>
        <w:rPr>
          <w:rFonts w:cs="Times New Roman"/>
        </w:rPr>
      </w:pPr>
    </w:p>
    <w:p w14:paraId="5E055B9A" w14:textId="77777777" w:rsidR="00267633" w:rsidRDefault="00267633" w:rsidP="008617CF">
      <w:pPr>
        <w:pStyle w:val="PDHeading"/>
        <w:jc w:val="both"/>
        <w:divId w:val="2116439976"/>
        <w:rPr>
          <w:rFonts w:cs="Times New Roman"/>
        </w:rPr>
      </w:pPr>
    </w:p>
    <w:p w14:paraId="0E980D92"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7A4D5FB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055E133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0513610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537DE05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F138C06"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4BEF7AAD"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3D42170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B7AAC7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1C36C57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7C42529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1766C44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C845013"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B00CDE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48E8116D"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09F15BC4"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0B5A2787"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1CAB17C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6ABCB7F6"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14:paraId="64EA43D0"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0A386E8A"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31F54DCB"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2AB63E49"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8052AF"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51F0C715"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1D1263B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3CF4E605" w14:textId="77777777" w:rsidTr="00267633">
        <w:trPr>
          <w:divId w:val="2116439976"/>
          <w:jc w:val="center"/>
        </w:trPr>
        <w:tc>
          <w:tcPr>
            <w:tcW w:w="3080" w:type="dxa"/>
          </w:tcPr>
          <w:p w14:paraId="658863A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3C65023F"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0A140448"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1A291992"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5C6C20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250DF45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23635BC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5C41D7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FABE920"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411B4A9D"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4F0A48A5"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891B31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6890485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0233A99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12FDCEFD"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2DFA7E2E"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7DC77303"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67944528"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3E2DEE2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316AAE9"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17A76478"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BC60F7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01E808D9"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484AFCE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FD3F84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4C0421C5"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3DA80C8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72F56A8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9057E9"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1D895B3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03AB1D7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97D111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0E057D7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2F9F528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69632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B2B85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0E2EC5F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36D46EF" w14:textId="77777777" w:rsidR="00267633" w:rsidRPr="00267633" w:rsidRDefault="00267633" w:rsidP="006172E9">
      <w:pPr>
        <w:keepNext/>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582239A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02470D2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7ACF575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7F56B930"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D0B5EB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783CC10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4DC63F1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496F913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31CCDE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40B8E1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A5800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D235B2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306D37E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69070E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4EB701E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DD1C26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32B0FB7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314E06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2F0B69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7989D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04E067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FFC592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7EF41F6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66599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AAC6BD5"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53B1B58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4E9DA6F1"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638DCC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51DD619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34F58F8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B903EA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77C07C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2E6AF56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854F7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B78688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11A45D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7F61E3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77F257B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71C97C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EF73D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E06F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BC263B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14A7658"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FD9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364E72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610543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1EFC8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6EDBE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69C2BE5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6F0E4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0AAD40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494E403"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EFC2E6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B8D84DA"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2F2E921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28A634D3"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B45414C"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AE6AE63"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EBD0B7D"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356EC09C"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4DFE06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BB1F244"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21860C4F" w14:textId="77777777" w:rsidR="00267633"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3C4F9C42" w14:textId="449584D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3716098B" w14:textId="6378E060"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F44BCA3" w14:textId="7B05730E"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1BE8FC" w14:textId="18C5B9A1"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46F2429" w14:textId="66CB2E74"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C21832" w14:textId="0026F9E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24DCE2F" w14:textId="77777777" w:rsidR="000D3C6D" w:rsidRPr="000D3C6D" w:rsidRDefault="000D3C6D" w:rsidP="00267633">
      <w:pPr>
        <w:spacing w:before="0" w:after="200" w:line="276" w:lineRule="auto"/>
        <w:ind w:firstLine="360"/>
        <w:divId w:val="2116439976"/>
        <w:rPr>
          <w:rFonts w:ascii="Times New Roman" w:hAnsi="Times New Roman" w:cs="Times New Roman"/>
          <w:b/>
          <w:lang w:val="en-GB" w:eastAsia="en-GB"/>
        </w:rPr>
      </w:pPr>
    </w:p>
    <w:p w14:paraId="5860BAA1" w14:textId="7777777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DA610E6" w14:textId="77777777" w:rsidR="000D3C6D" w:rsidRPr="000D3C6D" w:rsidRDefault="000D3C6D" w:rsidP="000D3C6D">
      <w:pPr>
        <w:spacing w:after="0" w:line="240" w:lineRule="auto"/>
        <w:jc w:val="center"/>
        <w:divId w:val="2116439976"/>
        <w:rPr>
          <w:rFonts w:ascii="Times New Roman" w:hAnsi="Times New Roman" w:cs="Times New Roman"/>
          <w:sz w:val="22"/>
          <w:szCs w:val="22"/>
        </w:rPr>
      </w:pPr>
      <w:r w:rsidRPr="000D3C6D">
        <w:rPr>
          <w:rFonts w:ascii="Times New Roman" w:hAnsi="Times New Roman" w:cs="Times New Roman"/>
        </w:rPr>
        <w:lastRenderedPageBreak/>
        <w:t>FORM 188A</w:t>
      </w:r>
    </w:p>
    <w:p w14:paraId="56E30A77"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R. 34C</w:t>
      </w:r>
    </w:p>
    <w:p w14:paraId="5F1558EF"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Para 8A</w:t>
      </w:r>
    </w:p>
    <w:p w14:paraId="5101C3A2" w14:textId="77777777" w:rsidR="000D3C6D" w:rsidRPr="000D3C6D" w:rsidRDefault="000D3C6D" w:rsidP="000D3C6D">
      <w:pPr>
        <w:jc w:val="center"/>
        <w:divId w:val="2116439976"/>
        <w:rPr>
          <w:rFonts w:asciiTheme="minorHAnsi" w:hAnsiTheme="minorHAnsi" w:cstheme="minorBidi"/>
          <w:b/>
          <w:sz w:val="20"/>
          <w:szCs w:val="22"/>
          <w:lang w:val="en-GB"/>
        </w:rPr>
      </w:pPr>
    </w:p>
    <w:p w14:paraId="4BBAEC87"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0D3C6D">
        <w:rPr>
          <w:rFonts w:ascii="Times New Roman" w:hAnsi="Times New Roman" w:cs="Times New Roman"/>
          <w:b/>
          <w:lang w:val="en-GB"/>
        </w:rPr>
        <w:t>NOTICE OF ACCEPTANCE/</w:t>
      </w:r>
      <w:r w:rsidRPr="000D3C6D">
        <w:rPr>
          <w:rFonts w:ascii="Times New Roman" w:hAnsi="Times New Roman" w:cs="Times New Roman"/>
          <w:b/>
          <w:lang w:val="en-GB"/>
        </w:rPr>
        <w:tab/>
        <w:t xml:space="preserve">NON-ACCEPTANCE </w:t>
      </w:r>
    </w:p>
    <w:p w14:paraId="5D10C63E"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0D3C6D">
        <w:rPr>
          <w:rFonts w:ascii="Times New Roman" w:hAnsi="Times New Roman" w:cs="Times New Roman"/>
          <w:b/>
          <w:lang w:val="en-GB"/>
        </w:rPr>
        <w:t>BY PARENTING COORDINATOR</w:t>
      </w:r>
    </w:p>
    <w:p w14:paraId="67921223"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69CEABD8"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 xml:space="preserve">To: </w:t>
      </w:r>
      <w:r w:rsidRPr="000D3C6D">
        <w:rPr>
          <w:rFonts w:ascii="Times New Roman" w:hAnsi="Times New Roman" w:cs="Times New Roman"/>
        </w:rPr>
        <w:tab/>
        <w:t xml:space="preserve">The Registrar, Family Justice Courts </w:t>
      </w:r>
    </w:p>
    <w:p w14:paraId="38A36339"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6F224ECE"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I, [state name], hereby notify the Court of the following:</w:t>
      </w:r>
      <w:r w:rsidRPr="000D3C6D">
        <w:rPr>
          <w:rStyle w:val="FootnoteReference"/>
          <w:rFonts w:ascii="Times New Roman" w:hAnsi="Times New Roman"/>
        </w:rPr>
        <w:footnoteReference w:customMarkFollows="1" w:id="1"/>
        <w:t>*</w:t>
      </w:r>
    </w:p>
    <w:p w14:paraId="1236318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4167862"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2D1522DE"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Content>
          <w:r w:rsidRPr="000D3C6D">
            <w:rPr>
              <w:rFonts w:ascii="MS Gothic" w:eastAsia="MS Gothic" w:hAnsi="MS Gothic" w:cs="Times New Roman" w:hint="eastAsia"/>
              <w:lang w:val="en-US"/>
            </w:rPr>
            <w:t>☐</w:t>
          </w:r>
        </w:sdtContent>
      </w:sdt>
      <w:r w:rsidRPr="000D3C6D">
        <w:rPr>
          <w:rFonts w:ascii="Times New Roman" w:hAnsi="Times New Roman" w:cs="Times New Roman"/>
        </w:rPr>
        <w:tab/>
        <w:t xml:space="preserve">I accept the appointment as Parenting Coordinator. </w:t>
      </w:r>
    </w:p>
    <w:p w14:paraId="1EE75B4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r w:rsidRPr="000D3C6D">
        <w:rPr>
          <w:rFonts w:ascii="Times New Roman" w:hAnsi="Times New Roman" w:cs="Times New Roman"/>
        </w:rPr>
        <w:t xml:space="preserve"> </w:t>
      </w:r>
      <w:r w:rsidRPr="000D3C6D">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2CA5178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p>
    <w:p w14:paraId="54841EA9"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Content>
          <w:r w:rsidRPr="000D3C6D">
            <w:rPr>
              <w:rFonts w:ascii="MS Gothic" w:eastAsia="MS Gothic" w:hAnsi="MS Gothic" w:cs="Times New Roman" w:hint="eastAsia"/>
              <w:lang w:val="en-US"/>
            </w:rPr>
            <w:t>☐</w:t>
          </w:r>
        </w:sdtContent>
      </w:sdt>
      <w:r w:rsidRPr="000D3C6D">
        <w:rPr>
          <w:rFonts w:ascii="Times New Roman" w:hAnsi="Times New Roman" w:cs="Times New Roman"/>
        </w:rPr>
        <w:tab/>
        <w:t xml:space="preserve">I do not accept the appointment as Parenting Coordinator. </w:t>
      </w:r>
    </w:p>
    <w:p w14:paraId="6B990EF6"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ab/>
        <w:t xml:space="preserve">Reason: [state reason] </w:t>
      </w:r>
    </w:p>
    <w:p w14:paraId="69DFDDD7"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C4E5F4A"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Name:</w:t>
      </w:r>
    </w:p>
    <w:p w14:paraId="75AA801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Signature:</w:t>
      </w:r>
    </w:p>
    <w:p w14:paraId="29009C8B"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Date:</w:t>
      </w:r>
    </w:p>
    <w:p w14:paraId="17823E2A" w14:textId="77777777" w:rsidR="000D3C6D" w:rsidRPr="000D3C6D" w:rsidRDefault="000D3C6D" w:rsidP="000D3C6D">
      <w:pPr>
        <w:divId w:val="2116439976"/>
        <w:rPr>
          <w:rFonts w:ascii="Times New Roman" w:hAnsi="Times New Roman" w:cs="Times New Roman"/>
        </w:rPr>
      </w:pPr>
      <w:r w:rsidRPr="000D3C6D">
        <w:rPr>
          <w:rFonts w:ascii="Times New Roman" w:hAnsi="Times New Roman" w:cs="Times New Roman"/>
        </w:rPr>
        <w:br w:type="page"/>
      </w:r>
    </w:p>
    <w:p w14:paraId="04A802EF" w14:textId="552A71E8" w:rsidR="000D3C6D" w:rsidRPr="00267633" w:rsidRDefault="000D3C6D" w:rsidP="00267633">
      <w:pPr>
        <w:spacing w:before="0" w:after="200" w:line="276" w:lineRule="auto"/>
        <w:ind w:firstLine="360"/>
        <w:divId w:val="2116439976"/>
        <w:rPr>
          <w:rFonts w:ascii="Times New Roman" w:hAnsi="Times New Roman" w:cs="Times New Roman"/>
          <w:b/>
          <w:lang w:val="en-GB" w:eastAsia="en-GB"/>
        </w:rPr>
        <w:sectPr w:rsidR="000D3C6D"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8586806" w14:textId="77777777" w:rsidTr="00267633">
        <w:trPr>
          <w:divId w:val="2116439976"/>
          <w:jc w:val="center"/>
        </w:trPr>
        <w:tc>
          <w:tcPr>
            <w:tcW w:w="3080" w:type="dxa"/>
          </w:tcPr>
          <w:p w14:paraId="3C85315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C29804"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304EC13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9B9BB9"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36B1F77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646FD30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310031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6F659FD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28B14A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471C96F"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C496777"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08588FC4" w14:textId="77777777" w:rsidTr="00267633">
        <w:trPr>
          <w:divId w:val="2116439976"/>
        </w:trPr>
        <w:tc>
          <w:tcPr>
            <w:tcW w:w="9198" w:type="dxa"/>
          </w:tcPr>
          <w:p w14:paraId="77130649" w14:textId="77777777" w:rsidR="00267633" w:rsidRPr="00267633" w:rsidRDefault="00267633" w:rsidP="006172E9">
            <w:pPr>
              <w:numPr>
                <w:ilvl w:val="0"/>
                <w:numId w:val="32"/>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2FE5185B"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02E41C07"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0413D82B"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59E31346" w14:textId="77777777" w:rsidTr="00267633">
        <w:trPr>
          <w:divId w:val="2116439976"/>
        </w:trPr>
        <w:tc>
          <w:tcPr>
            <w:tcW w:w="9198" w:type="dxa"/>
          </w:tcPr>
          <w:p w14:paraId="489007C4"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5886D647"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47D74034"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C6DFA3"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137E3467"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6BAD122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99D7D76"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7767447C"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5154364A" w14:textId="77777777" w:rsidTr="00267633">
        <w:trPr>
          <w:divId w:val="2116439976"/>
        </w:trPr>
        <w:tc>
          <w:tcPr>
            <w:tcW w:w="9198" w:type="dxa"/>
          </w:tcPr>
          <w:p w14:paraId="4FBB440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5E2CB7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4773BA5"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D38258D"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E054866"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7BB7310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DE1517B"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07FFB779"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782E63FC"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26BEC23E"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7F2E9C9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A392A90"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3E229FAB"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5DACBA5B" w14:textId="77777777" w:rsidTr="00267633">
        <w:trPr>
          <w:divId w:val="2116439976"/>
        </w:trPr>
        <w:tc>
          <w:tcPr>
            <w:tcW w:w="9198" w:type="dxa"/>
          </w:tcPr>
          <w:p w14:paraId="26B3A68D" w14:textId="77777777" w:rsidR="00267633" w:rsidRPr="00267633" w:rsidRDefault="00267633" w:rsidP="006172E9">
            <w:pPr>
              <w:numPr>
                <w:ilvl w:val="0"/>
                <w:numId w:val="30"/>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550937C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82C0E85" w14:textId="77777777" w:rsidTr="00267633">
        <w:trPr>
          <w:divId w:val="2116439976"/>
        </w:trPr>
        <w:tc>
          <w:tcPr>
            <w:tcW w:w="9198" w:type="dxa"/>
          </w:tcPr>
          <w:p w14:paraId="46762DB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3EC3CA1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E1CF25B" w14:textId="77777777" w:rsidTr="00267633">
        <w:trPr>
          <w:divId w:val="2116439976"/>
        </w:trPr>
        <w:tc>
          <w:tcPr>
            <w:tcW w:w="9198" w:type="dxa"/>
          </w:tcPr>
          <w:p w14:paraId="4D35F96E"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2AAEC734"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0697F95A" w14:textId="77777777" w:rsidTr="00267633">
        <w:trPr>
          <w:divId w:val="2116439976"/>
        </w:trPr>
        <w:tc>
          <w:tcPr>
            <w:tcW w:w="9198" w:type="dxa"/>
          </w:tcPr>
          <w:p w14:paraId="078A4615"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EAF4FD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36BA6E9" w14:textId="77777777" w:rsidTr="00267633">
        <w:trPr>
          <w:divId w:val="2116439976"/>
        </w:trPr>
        <w:tc>
          <w:tcPr>
            <w:tcW w:w="9198" w:type="dxa"/>
          </w:tcPr>
          <w:p w14:paraId="0F45B549"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14:paraId="00485ED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39CA6B" w14:textId="77777777" w:rsidTr="00267633">
        <w:trPr>
          <w:divId w:val="2116439976"/>
        </w:trPr>
        <w:tc>
          <w:tcPr>
            <w:tcW w:w="9198" w:type="dxa"/>
          </w:tcPr>
          <w:p w14:paraId="03EF310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1331FA7" w14:textId="77777777" w:rsidTr="00267633">
        <w:trPr>
          <w:divId w:val="2116439976"/>
        </w:trPr>
        <w:tc>
          <w:tcPr>
            <w:tcW w:w="9198" w:type="dxa"/>
          </w:tcPr>
          <w:p w14:paraId="661726A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5C74650" w14:textId="77777777" w:rsidTr="00267633">
        <w:trPr>
          <w:divId w:val="2116439976"/>
        </w:trPr>
        <w:tc>
          <w:tcPr>
            <w:tcW w:w="9198" w:type="dxa"/>
          </w:tcPr>
          <w:p w14:paraId="4151FF9E"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01C821DA"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AF9B715" w14:textId="77777777" w:rsidTr="00267633">
        <w:trPr>
          <w:divId w:val="2116439976"/>
        </w:trPr>
        <w:tc>
          <w:tcPr>
            <w:tcW w:w="9198" w:type="dxa"/>
          </w:tcPr>
          <w:p w14:paraId="78E16C0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121B1EEB" w14:textId="77777777" w:rsidTr="00267633">
        <w:trPr>
          <w:divId w:val="2116439976"/>
        </w:trPr>
        <w:tc>
          <w:tcPr>
            <w:tcW w:w="9198" w:type="dxa"/>
          </w:tcPr>
          <w:p w14:paraId="58F1948B"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46DC725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B0A748" w14:textId="77777777" w:rsidTr="00267633">
        <w:trPr>
          <w:divId w:val="2116439976"/>
        </w:trPr>
        <w:tc>
          <w:tcPr>
            <w:tcW w:w="9198" w:type="dxa"/>
          </w:tcPr>
          <w:p w14:paraId="357DD06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67DCF69F" w14:textId="77777777" w:rsidTr="00267633">
        <w:trPr>
          <w:divId w:val="2116439976"/>
        </w:trPr>
        <w:tc>
          <w:tcPr>
            <w:tcW w:w="9198" w:type="dxa"/>
          </w:tcPr>
          <w:p w14:paraId="320E40E9"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90D3C83" w14:textId="77777777" w:rsidTr="00267633">
        <w:trPr>
          <w:divId w:val="2116439976"/>
        </w:trPr>
        <w:tc>
          <w:tcPr>
            <w:tcW w:w="9198" w:type="dxa"/>
          </w:tcPr>
          <w:p w14:paraId="22EE12A5"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24E187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A5D21D" w14:textId="77777777" w:rsidTr="00267633">
        <w:trPr>
          <w:divId w:val="2116439976"/>
        </w:trPr>
        <w:tc>
          <w:tcPr>
            <w:tcW w:w="9198" w:type="dxa"/>
          </w:tcPr>
          <w:p w14:paraId="7BD738AA"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2138FB4" w14:textId="77777777" w:rsidTr="00267633">
        <w:trPr>
          <w:divId w:val="2116439976"/>
        </w:trPr>
        <w:tc>
          <w:tcPr>
            <w:tcW w:w="9198" w:type="dxa"/>
          </w:tcPr>
          <w:p w14:paraId="167A5BDC"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F22B8AC"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3A409660" w14:textId="77777777" w:rsidTr="00267633">
        <w:trPr>
          <w:divId w:val="2116439976"/>
        </w:trPr>
        <w:tc>
          <w:tcPr>
            <w:tcW w:w="9198" w:type="dxa"/>
          </w:tcPr>
          <w:p w14:paraId="637CB18C"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41B43ACD"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424CAB73" w14:textId="77777777" w:rsidTr="00267633">
        <w:trPr>
          <w:divId w:val="2116439976"/>
        </w:trPr>
        <w:tc>
          <w:tcPr>
            <w:tcW w:w="9198" w:type="dxa"/>
          </w:tcPr>
          <w:p w14:paraId="5AD5BACA"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46BB00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12207755" w14:textId="77777777" w:rsidTr="00267633">
        <w:trPr>
          <w:divId w:val="2116439976"/>
        </w:trPr>
        <w:tc>
          <w:tcPr>
            <w:tcW w:w="9198" w:type="dxa"/>
          </w:tcPr>
          <w:p w14:paraId="125A296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27F23679"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EFB7F51" w14:textId="77777777" w:rsidTr="00267633">
        <w:trPr>
          <w:divId w:val="2116439976"/>
        </w:trPr>
        <w:tc>
          <w:tcPr>
            <w:tcW w:w="9198" w:type="dxa"/>
          </w:tcPr>
          <w:p w14:paraId="028EB446"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37A6A45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A1B828C" w14:textId="77777777" w:rsidTr="00267633">
        <w:trPr>
          <w:divId w:val="2116439976"/>
        </w:trPr>
        <w:tc>
          <w:tcPr>
            <w:tcW w:w="9198" w:type="dxa"/>
          </w:tcPr>
          <w:p w14:paraId="61500B82"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56D66632"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7D03EBF" w14:textId="77777777" w:rsidTr="00267633">
        <w:trPr>
          <w:divId w:val="2116439976"/>
        </w:trPr>
        <w:tc>
          <w:tcPr>
            <w:tcW w:w="9198" w:type="dxa"/>
          </w:tcPr>
          <w:p w14:paraId="0C6C34C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2E30F914"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0CE037C" w14:textId="77777777" w:rsidTr="00267633">
        <w:trPr>
          <w:divId w:val="2116439976"/>
        </w:trPr>
        <w:tc>
          <w:tcPr>
            <w:tcW w:w="9198" w:type="dxa"/>
          </w:tcPr>
          <w:p w14:paraId="7B03EDFD"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AE47918" w14:textId="77777777" w:rsidTr="00267633">
        <w:trPr>
          <w:divId w:val="2116439976"/>
        </w:trPr>
        <w:tc>
          <w:tcPr>
            <w:tcW w:w="9198" w:type="dxa"/>
          </w:tcPr>
          <w:p w14:paraId="5A68A08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B165142" w14:textId="77777777" w:rsidTr="00267633">
        <w:trPr>
          <w:divId w:val="2116439976"/>
        </w:trPr>
        <w:tc>
          <w:tcPr>
            <w:tcW w:w="9198" w:type="dxa"/>
          </w:tcPr>
          <w:p w14:paraId="2A06842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5709B94B"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23810B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6495EA" w14:textId="77777777" w:rsidTr="00267633">
        <w:trPr>
          <w:divId w:val="2116439976"/>
          <w:jc w:val="center"/>
        </w:trPr>
        <w:tc>
          <w:tcPr>
            <w:tcW w:w="3080" w:type="dxa"/>
          </w:tcPr>
          <w:p w14:paraId="0BE7129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3AC18605"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2D3F531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8210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078D10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05F8D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6B7C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80FFB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3CDDEE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90671F7"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774EC6C0"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2BB28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3B6CCBC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57D21F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33106B8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17F968E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5639C6A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018798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9E466E2"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5A4BC2B8"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2779F140"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0C28E7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183331DD"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F0CA1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22A0AB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E3E2D4"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2981951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6B4258EB" w14:textId="77777777" w:rsidR="00E62604"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6B5A11F9" w14:textId="77777777" w:rsidR="00267633"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79707F28"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6BCB0B8D"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678721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645CB" w14:textId="77777777" w:rsidR="00267633" w:rsidRPr="00267633" w:rsidRDefault="00267633" w:rsidP="006172E9">
      <w:pPr>
        <w:numPr>
          <w:ilvl w:val="0"/>
          <w:numId w:val="37"/>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5F8052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58D7320D"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52A80B5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C7002A"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45E07A6"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6585494"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75B193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38735D67"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3CD307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6C6D2C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149164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8D7C8E2" w14:textId="77777777" w:rsidR="00267633" w:rsidRPr="00267633" w:rsidRDefault="00267633" w:rsidP="006172E9">
      <w:pPr>
        <w:numPr>
          <w:ilvl w:val="0"/>
          <w:numId w:val="36"/>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794241F7"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7DE9A5F3"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079059FC"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7D8D2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63FDC9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2842D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98F7F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6C97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68EE271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5DE13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1394CDC0"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EA5F40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4F8F69A3"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BD47BC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319DCB9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D9896E9"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31E21275"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8EAD39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73C5285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DA8960C"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779136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E3EAB9"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AB06D2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D5983D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4E2361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6498B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344314F9"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0C8857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589B2FB"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6EA4461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2294D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5CB4A889"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19B284F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70A38823"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4CAA9E73"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488D85CE"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78531C7B"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8830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5548B1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0C816BE"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771D6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D7CDF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AA5C8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06E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49B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C74E8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1D26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60AD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F3E4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8AFE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44C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CFD3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1FEFB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F9D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587E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B42C8"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726DAC2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4712DA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34F22E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A00DA4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DC39FA1"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74CFAD4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E37ECDD"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286B33A"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4CFB9D84" w14:textId="77777777" w:rsidTr="00267633">
        <w:trPr>
          <w:divId w:val="2116439976"/>
        </w:trPr>
        <w:tc>
          <w:tcPr>
            <w:tcW w:w="1638" w:type="dxa"/>
          </w:tcPr>
          <w:p w14:paraId="249682D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26A35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0E53FDCC"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473C2465"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694D13C0"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FED6576" w14:textId="77777777" w:rsidTr="00267633">
        <w:trPr>
          <w:divId w:val="2116439976"/>
        </w:trPr>
        <w:tc>
          <w:tcPr>
            <w:tcW w:w="1638" w:type="dxa"/>
          </w:tcPr>
          <w:p w14:paraId="6BD6B8F4"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278246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BE9B2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5F783FC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2332D6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704ADC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2F85AA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CB9C282"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4D67BD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15A118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1D5E16DF" w14:textId="77777777" w:rsidTr="00267633">
        <w:trPr>
          <w:divId w:val="2116439976"/>
        </w:trPr>
        <w:tc>
          <w:tcPr>
            <w:tcW w:w="1638" w:type="dxa"/>
          </w:tcPr>
          <w:p w14:paraId="275FEBB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25E3C7BE"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2E729732"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7D1F247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2EC6D820"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5436BD1B" w14:textId="77777777" w:rsidTr="00267633">
        <w:trPr>
          <w:divId w:val="2116439976"/>
        </w:trPr>
        <w:tc>
          <w:tcPr>
            <w:tcW w:w="1638" w:type="dxa"/>
          </w:tcPr>
          <w:p w14:paraId="3DA03B4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470F2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2AE235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31B35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05DBA06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5A58B4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ADCDFE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1687B60F"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F6015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30186B4"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7BD3965C" w14:textId="77777777" w:rsidTr="00267633">
        <w:trPr>
          <w:divId w:val="2116439976"/>
        </w:trPr>
        <w:tc>
          <w:tcPr>
            <w:tcW w:w="3168" w:type="dxa"/>
            <w:vAlign w:val="center"/>
          </w:tcPr>
          <w:p w14:paraId="7C9995AF"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2B1042CD"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29DF7F6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7E2840FA"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6951A27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36347EE3" w14:textId="77777777" w:rsidTr="00267633">
        <w:trPr>
          <w:divId w:val="2116439976"/>
        </w:trPr>
        <w:tc>
          <w:tcPr>
            <w:tcW w:w="3168" w:type="dxa"/>
          </w:tcPr>
          <w:p w14:paraId="7F3C3869"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444D1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5B93F1C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55AEE8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3217CA4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55B90653"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4F92092" w14:textId="77777777" w:rsidTr="00267633">
        <w:trPr>
          <w:divId w:val="2116439976"/>
        </w:trPr>
        <w:tc>
          <w:tcPr>
            <w:tcW w:w="3168" w:type="dxa"/>
            <w:vAlign w:val="center"/>
          </w:tcPr>
          <w:p w14:paraId="16F49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3F6D57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60B8D63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DFEDD04"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25719E8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12DC2E43"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23E78C2B"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BF7E071" w14:textId="77777777" w:rsidTr="00267633">
        <w:trPr>
          <w:divId w:val="2116439976"/>
        </w:trPr>
        <w:tc>
          <w:tcPr>
            <w:tcW w:w="3168" w:type="dxa"/>
            <w:vAlign w:val="center"/>
          </w:tcPr>
          <w:p w14:paraId="646337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D52989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74B45E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46909A16"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347419E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651394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3B32190D"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3F6A04E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1D5F9BB9" w14:textId="77777777" w:rsidTr="00267633">
        <w:trPr>
          <w:divId w:val="2116439976"/>
          <w:cantSplit/>
        </w:trPr>
        <w:tc>
          <w:tcPr>
            <w:tcW w:w="3168" w:type="dxa"/>
          </w:tcPr>
          <w:p w14:paraId="614BC293"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3274705F"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3807C6BA"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02EB1B3" w14:textId="77777777" w:rsidTr="00267633">
        <w:trPr>
          <w:divId w:val="2116439976"/>
          <w:cantSplit/>
        </w:trPr>
        <w:tc>
          <w:tcPr>
            <w:tcW w:w="3168" w:type="dxa"/>
          </w:tcPr>
          <w:p w14:paraId="77E5CCF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45F5FC5F"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8DFA91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0766DCB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11E50FF2" w14:textId="77777777" w:rsidTr="00267633">
        <w:trPr>
          <w:divId w:val="2116439976"/>
          <w:cantSplit/>
        </w:trPr>
        <w:tc>
          <w:tcPr>
            <w:tcW w:w="3168" w:type="dxa"/>
          </w:tcPr>
          <w:p w14:paraId="6A63E99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605C76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76BEDFE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13A090F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430CEB7" w14:textId="77777777" w:rsidTr="00267633">
        <w:trPr>
          <w:divId w:val="2116439976"/>
          <w:cantSplit/>
        </w:trPr>
        <w:tc>
          <w:tcPr>
            <w:tcW w:w="3168" w:type="dxa"/>
          </w:tcPr>
          <w:p w14:paraId="1BA178B4"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CA0574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4E41EA8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51CE4648"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16B15D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4F77099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B7A7C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34ACEA98"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68B0868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7251965"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454C0E4F"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11CDC5A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1E23EF5C"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63A25A89"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57984BA3" w14:textId="77777777" w:rsidTr="00267633">
        <w:trPr>
          <w:divId w:val="2116439976"/>
        </w:trPr>
        <w:tc>
          <w:tcPr>
            <w:tcW w:w="828" w:type="dxa"/>
          </w:tcPr>
          <w:p w14:paraId="667829DC"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2AEAD2EF"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0DAAF7E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72F489DE"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2A59F1A7"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01B2ACA6" w14:textId="77777777" w:rsidTr="00267633">
        <w:trPr>
          <w:divId w:val="2116439976"/>
        </w:trPr>
        <w:tc>
          <w:tcPr>
            <w:tcW w:w="828" w:type="dxa"/>
          </w:tcPr>
          <w:p w14:paraId="089AA05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2F068B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91D53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6518C1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51270E3" w14:textId="77777777" w:rsidTr="00267633">
        <w:trPr>
          <w:divId w:val="2116439976"/>
        </w:trPr>
        <w:tc>
          <w:tcPr>
            <w:tcW w:w="828" w:type="dxa"/>
          </w:tcPr>
          <w:p w14:paraId="3E96142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1E8EF5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6D79AD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0046E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5846E6DA" w14:textId="77777777" w:rsidTr="00267633">
        <w:trPr>
          <w:divId w:val="2116439976"/>
        </w:trPr>
        <w:tc>
          <w:tcPr>
            <w:tcW w:w="828" w:type="dxa"/>
          </w:tcPr>
          <w:p w14:paraId="5F81A7E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C142B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CE3349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336582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3B1F740F" w14:textId="77777777" w:rsidTr="00267633">
        <w:trPr>
          <w:divId w:val="2116439976"/>
        </w:trPr>
        <w:tc>
          <w:tcPr>
            <w:tcW w:w="828" w:type="dxa"/>
          </w:tcPr>
          <w:p w14:paraId="3313147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7E04AF7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14CCFFD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178096A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B4278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A5E770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750A59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91F63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42F254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FB4FF6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B64B7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579C72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DB1D5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0115C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AC58D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2DA089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189C30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0AF85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8E53E6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97BC6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122895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4FAA51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E9D4EA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E060E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1F127E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B956B9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E4C638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941C2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40998C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F37E1F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E587D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99A2B2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75AF3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FD0829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D2F978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3FAD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04BE9A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5028D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D3C03F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7113B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70F20F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A714FE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812E7B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4F79E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C04250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60E3BE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B1D51D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ED91958"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59AE0B07"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4E9DF04"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1B1D5D45"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508FD81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3962A54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186B7F5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F0111AE"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71041B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5B4D1FB"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4E86A3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4340A11E"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171D88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278BE08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C323539"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6D30A7CB"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7EA1F9A6"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6F34C84"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5ECB3D7E"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3602E6F0"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86248B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5D8BC7C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567B10F4"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4A463250"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0205007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14EF305E"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371F51E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4795EDE6"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5DD4685F"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38B4D9DB"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0D167C2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32A4C219"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75B71730"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0C01920A"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334C3804"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0E0DB5A4"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3EFE134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3436FF5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3CEF4177" w14:textId="77777777" w:rsidR="00497891" w:rsidRPr="00C313A1" w:rsidRDefault="00497891" w:rsidP="006172E9">
      <w:pPr>
        <w:pStyle w:val="ListParagraph"/>
        <w:numPr>
          <w:ilvl w:val="0"/>
          <w:numId w:val="129"/>
        </w:numPr>
        <w:contextualSpacing/>
        <w:jc w:val="both"/>
        <w:divId w:val="2116439976"/>
      </w:pPr>
      <w:r w:rsidRPr="00C313A1">
        <w:t>Mondays to Fridays: 8am to 5pm</w:t>
      </w:r>
    </w:p>
    <w:p w14:paraId="41AF524A" w14:textId="77777777" w:rsidR="00497891" w:rsidRPr="00C313A1" w:rsidRDefault="00497891" w:rsidP="006172E9">
      <w:pPr>
        <w:pStyle w:val="ListParagraph"/>
        <w:numPr>
          <w:ilvl w:val="0"/>
          <w:numId w:val="129"/>
        </w:numPr>
        <w:contextualSpacing/>
        <w:jc w:val="both"/>
        <w:divId w:val="2116439976"/>
      </w:pPr>
      <w:r w:rsidRPr="00C313A1">
        <w:t xml:space="preserve">Public Holiday Eves: 8am to 12pm </w:t>
      </w:r>
    </w:p>
    <w:p w14:paraId="7DF4B579" w14:textId="77777777" w:rsidR="00497891" w:rsidRDefault="00497891" w:rsidP="006172E9">
      <w:pPr>
        <w:pStyle w:val="ListParagraph"/>
        <w:numPr>
          <w:ilvl w:val="0"/>
          <w:numId w:val="129"/>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2FE2E5EF" w14:textId="77777777" w:rsidR="00497891" w:rsidRPr="00C313A1" w:rsidRDefault="00497891" w:rsidP="00497891">
      <w:pPr>
        <w:pStyle w:val="ListParagraph"/>
        <w:ind w:left="927"/>
        <w:jc w:val="both"/>
        <w:divId w:val="2116439976"/>
      </w:pPr>
    </w:p>
    <w:p w14:paraId="2E9BC8C8"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29727B05"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27E64AE8"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48D462D3"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6E00981"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2BD94CF7"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4A6A74EC"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71146FBA"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380F2549"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38163EF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487A03E3"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0BF3EE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514FDD38" w14:textId="77777777" w:rsidTr="00497891">
        <w:trPr>
          <w:divId w:val="2116439976"/>
        </w:trPr>
        <w:tc>
          <w:tcPr>
            <w:tcW w:w="8454" w:type="dxa"/>
          </w:tcPr>
          <w:p w14:paraId="281F4E22"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54052A85"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653D04AF"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70E99BA4"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4D04DC43"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4E82CF9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0B62476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545AA7D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E6BAE1"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129C0B4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76A605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16FEBB8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56C0BC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5D0D52F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6334E75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F9B8FA7"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0DE2E977"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55232E0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41A8C9E9"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0356B88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0F2C8F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6D13CFF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2C1D3D3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8C18F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B23B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4A8A661"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503B01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3987BF9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27CEF90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A333E5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2AEBFC3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A382EB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865D13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1517180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20256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1EC2494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E8162F6"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4BE461D"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294C31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w:t>
            </w:r>
            <w:proofErr w:type="gramStart"/>
            <w:r w:rsidRPr="00BC52EA">
              <w:rPr>
                <w:rFonts w:ascii="Times New Roman" w:hAnsi="Times New Roman" w:cs="Times New Roman"/>
                <w:sz w:val="22"/>
                <w:szCs w:val="22"/>
                <w:lang w:eastAsia="zh-CN"/>
              </w:rPr>
              <w:t>particulars and</w:t>
            </w:r>
            <w:proofErr w:type="gramEnd"/>
            <w:r w:rsidRPr="00BC52EA">
              <w:rPr>
                <w:rFonts w:ascii="Times New Roman" w:hAnsi="Times New Roman" w:cs="Times New Roman"/>
                <w:sz w:val="22"/>
                <w:szCs w:val="22"/>
                <w:lang w:eastAsia="zh-CN"/>
              </w:rPr>
              <w:t xml:space="preserve"> information provided are true and correct. I understand that I may be liable for prosecution for any false declarations made herein. </w:t>
            </w:r>
          </w:p>
          <w:p w14:paraId="500C38A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7FE6DBB2"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56874B3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1F5DCAD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6C3A3FC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11AD1082"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375EF7A9"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14:paraId="7FE68A7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4A5B620E"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ECD971E"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202B202F"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317E6D16"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5A2BBFCE"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5B6A215E"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w:t>
      </w:r>
      <w:proofErr w:type="gramStart"/>
      <w:r w:rsidRPr="00BC52EA">
        <w:rPr>
          <w:rFonts w:ascii="Times New Roman" w:eastAsiaTheme="minorEastAsia" w:hAnsi="Times New Roman" w:cs="Times New Roman"/>
          <w:sz w:val="22"/>
          <w:szCs w:val="22"/>
          <w:lang w:val="en-US" w:eastAsia="zh-CN"/>
        </w:rPr>
        <w:t>shall indemnify the ICA and keep the ICA 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118F03B2"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368D7066"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6B1DBD63"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6EF771FA"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25DC7D22"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16B937D4"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5A9F7583"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C16F4"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77B96BD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1F6B628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75B0019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7C3A56F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65285DC2"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58A1D5A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538F7E3A"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42EA673D"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358765C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14:paraId="26585C3C"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26D73494"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231341E" w14:textId="77777777" w:rsidTr="00267633">
        <w:trPr>
          <w:divId w:val="2116439976"/>
          <w:jc w:val="center"/>
        </w:trPr>
        <w:tc>
          <w:tcPr>
            <w:tcW w:w="3080" w:type="dxa"/>
          </w:tcPr>
          <w:p w14:paraId="2908CFE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521BDAD5"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11A6ED08"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4BE002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6BD0BE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4A9413B"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C38689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3B1097DC"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069E9F34"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0E4E3DEC"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6AAA4AC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22033EB6"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189891B"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445DCB7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D537B6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66B2233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5AFCE3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B2360C"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79D0291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41C4990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2E2F038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5CA5FF3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673BF5C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024FF018"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4FBA6950" w14:textId="77777777" w:rsidR="00267633" w:rsidRPr="00267633" w:rsidRDefault="00267633" w:rsidP="006172E9">
      <w:pPr>
        <w:numPr>
          <w:ilvl w:val="0"/>
          <w:numId w:val="94"/>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3D66FC6E"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EED4B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2260E87D" w14:textId="77777777" w:rsidTr="00267633">
        <w:trPr>
          <w:divId w:val="2116439976"/>
          <w:trHeight w:val="1515"/>
        </w:trPr>
        <w:tc>
          <w:tcPr>
            <w:tcW w:w="9100" w:type="dxa"/>
            <w:hideMark/>
          </w:tcPr>
          <w:p w14:paraId="0F623DC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46E8CCF7"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6C0BF91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7AC3CF29"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582A4740" w14:textId="77777777" w:rsidTr="00267633">
        <w:trPr>
          <w:gridBefore w:val="1"/>
          <w:divId w:val="2116439976"/>
          <w:wBefore w:w="720" w:type="dxa"/>
          <w:trHeight w:val="414"/>
        </w:trPr>
        <w:tc>
          <w:tcPr>
            <w:tcW w:w="8919" w:type="dxa"/>
            <w:gridSpan w:val="2"/>
            <w:vMerge w:val="restart"/>
          </w:tcPr>
          <w:p w14:paraId="44EF4A3C"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2AFFC0D5"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0956779"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6EAF5A5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2E919BED"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68FC3532"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EFF89B5" w14:textId="77777777" w:rsidTr="00267633">
        <w:trPr>
          <w:gridAfter w:val="1"/>
          <w:divId w:val="2116439976"/>
          <w:wAfter w:w="141" w:type="dxa"/>
        </w:trPr>
        <w:tc>
          <w:tcPr>
            <w:tcW w:w="9498" w:type="dxa"/>
            <w:gridSpan w:val="2"/>
          </w:tcPr>
          <w:p w14:paraId="2317A7FE"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5D948D65"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27013888"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74E26EE7"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2DC58848"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0E0A0F72"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32FF415C"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057B4210"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64A218E8"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9A265D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262A59C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C2EB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6DC7ECC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29D3C27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BD9562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1BCA219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47712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714E7AB"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58085D0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3E550B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1F579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14:paraId="7E602EE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4AF4886B"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22260BE"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1BE613C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64912FA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30DCFCC5"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8D9DDC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491D9DFD"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1042E16F"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70CF0FBA"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529B3972"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27F7B36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64A9C92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60970ED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2081D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60217F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001D8C49"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89B81CC"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50CF283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6464AD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B2039B"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6541218E"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0EB1330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A39237E" w14:textId="77777777" w:rsidTr="00267633">
        <w:trPr>
          <w:gridAfter w:val="1"/>
          <w:divId w:val="2116439976"/>
          <w:wAfter w:w="141" w:type="dxa"/>
        </w:trPr>
        <w:tc>
          <w:tcPr>
            <w:tcW w:w="9498" w:type="dxa"/>
            <w:gridSpan w:val="2"/>
          </w:tcPr>
          <w:p w14:paraId="6C52A963"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3D135B3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2A9FEB0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54096541"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077E6168"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166B90C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79CD1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161F9964"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554C474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C3200F" w14:textId="77777777" w:rsidTr="00267633">
        <w:trPr>
          <w:divId w:val="2116439976"/>
          <w:jc w:val="center"/>
        </w:trPr>
        <w:tc>
          <w:tcPr>
            <w:tcW w:w="3080" w:type="dxa"/>
          </w:tcPr>
          <w:p w14:paraId="6A57403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0484F0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610BDA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EB18FA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3CDFE57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472AEC4"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EA779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29E598F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8298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C1DCA7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DED0F1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69F49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5DD87CD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A7BA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FA79CCD"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1C372F1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C16CEF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620F91E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A5C5A0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3F5961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4F8C570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55F4BEB4"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2944DA9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823BC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0C3C1D3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93A356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91F89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9EB190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2B2B91A9"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17FC6C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DF8A3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95A66A"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561DEA0D"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54A8E1BE"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6DE91AE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22B8EFF3"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2BD9F8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641B209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7FBE424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100AC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D553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FDFFBE0"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4ECEBEA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6C7402D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99F23C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92CE31C"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A11842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4D06F9D2"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FAAD597"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7D0D5B2"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21A317A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08D05E8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3CC7459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3C5CF48"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16ADC8B0"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23F8BF03"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18C49CF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49C6CFD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6B20BE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623557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37BD9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C5CE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64194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7E2B789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4BDF5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6684BA9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F706E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D1844A"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6E6822ED" w14:textId="77777777" w:rsidTr="00267633">
        <w:trPr>
          <w:divId w:val="2116439976"/>
        </w:trPr>
        <w:tc>
          <w:tcPr>
            <w:tcW w:w="250" w:type="dxa"/>
          </w:tcPr>
          <w:p w14:paraId="2FCD150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69AD6B76"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D00829B"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579F4DFF"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158019B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C10D1F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201DD6D" w14:textId="77777777" w:rsidTr="00267633">
        <w:trPr>
          <w:divId w:val="2116439976"/>
          <w:jc w:val="center"/>
        </w:trPr>
        <w:tc>
          <w:tcPr>
            <w:tcW w:w="9241" w:type="dxa"/>
          </w:tcPr>
          <w:p w14:paraId="1C52B723"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C48701D"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4C989715"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5E3BC80E"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4E8DD7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4484FA1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3C7B38B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4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Plaintiff’s share in the flat will be sold/transferred* to the Defendant and/or others.</w:t>
            </w:r>
          </w:p>
        </w:tc>
      </w:tr>
      <w:tr w:rsidR="00267633" w:rsidRPr="00267633" w14:paraId="1AE82640" w14:textId="77777777" w:rsidTr="00C63330">
        <w:trPr>
          <w:divId w:val="2116439976"/>
        </w:trPr>
        <w:tc>
          <w:tcPr>
            <w:tcW w:w="450" w:type="dxa"/>
          </w:tcPr>
          <w:p w14:paraId="3676996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7EE8CA5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43A7E42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00615AC2"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571031A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34E9E2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A170682"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Defendant’s/ share in the flat will be sold/transferred* to the Plaintiff and/or others. </w:t>
            </w:r>
          </w:p>
        </w:tc>
      </w:tr>
    </w:tbl>
    <w:p w14:paraId="31E37A6D"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1A98EB4" w14:textId="77777777" w:rsidTr="00267633">
        <w:trPr>
          <w:divId w:val="2116439976"/>
        </w:trPr>
        <w:tc>
          <w:tcPr>
            <w:tcW w:w="360" w:type="dxa"/>
            <w:tcBorders>
              <w:top w:val="double" w:sz="4" w:space="0" w:color="auto"/>
              <w:left w:val="double" w:sz="4" w:space="0" w:color="auto"/>
              <w:bottom w:val="nil"/>
            </w:tcBorders>
          </w:tcPr>
          <w:p w14:paraId="7EDC7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B1C943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426F716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485D56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FDBAC6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6971555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BE2C7D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061A2F0C"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358B96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472B064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589D94E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06584E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0BB61BBF" w14:textId="77777777" w:rsidTr="00267633">
        <w:trPr>
          <w:divId w:val="2116439976"/>
        </w:trPr>
        <w:tc>
          <w:tcPr>
            <w:tcW w:w="360" w:type="dxa"/>
            <w:tcBorders>
              <w:top w:val="double" w:sz="4" w:space="0" w:color="auto"/>
              <w:left w:val="double" w:sz="4" w:space="0" w:color="auto"/>
              <w:right w:val="single" w:sz="4" w:space="0" w:color="auto"/>
            </w:tcBorders>
          </w:tcPr>
          <w:p w14:paraId="20D46CF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106587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1169B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11120BE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C5F05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45BC5F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FC5C6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5165CA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49129C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6A07AE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43B4D7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5BCAE34" w14:textId="77777777" w:rsidTr="00267633">
        <w:trPr>
          <w:divId w:val="2116439976"/>
        </w:trPr>
        <w:tc>
          <w:tcPr>
            <w:tcW w:w="360" w:type="dxa"/>
            <w:tcBorders>
              <w:left w:val="double" w:sz="4" w:space="0" w:color="auto"/>
              <w:right w:val="single" w:sz="4" w:space="0" w:color="auto"/>
            </w:tcBorders>
          </w:tcPr>
          <w:p w14:paraId="64531A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32D39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908C31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031D9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3606CF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3540FDC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195457B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53B4F5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602A90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EBCE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070E2E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0B9769E" w14:textId="77777777" w:rsidTr="00267633">
        <w:trPr>
          <w:divId w:val="2116439976"/>
        </w:trPr>
        <w:tc>
          <w:tcPr>
            <w:tcW w:w="360" w:type="dxa"/>
            <w:tcBorders>
              <w:left w:val="double" w:sz="4" w:space="0" w:color="auto"/>
              <w:right w:val="single" w:sz="4" w:space="0" w:color="auto"/>
            </w:tcBorders>
          </w:tcPr>
          <w:p w14:paraId="3273B9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1CB00D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290C3A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5535EE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10FAC10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ECB15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00F92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06EEB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3A5149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7A328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79F0AA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ED650EB" w14:textId="77777777" w:rsidTr="00267633">
        <w:trPr>
          <w:divId w:val="2116439976"/>
        </w:trPr>
        <w:tc>
          <w:tcPr>
            <w:tcW w:w="360" w:type="dxa"/>
            <w:tcBorders>
              <w:left w:val="double" w:sz="4" w:space="0" w:color="auto"/>
              <w:bottom w:val="double" w:sz="4" w:space="0" w:color="auto"/>
              <w:right w:val="single" w:sz="4" w:space="0" w:color="auto"/>
            </w:tcBorders>
          </w:tcPr>
          <w:p w14:paraId="06084B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0743D35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500EC8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622A18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03E919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208692A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65B546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764DF0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271E1D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495837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5868FD9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0EEB1BE5"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3E88D97F" w14:textId="77777777" w:rsidTr="00267633">
        <w:trPr>
          <w:divId w:val="2116439976"/>
        </w:trPr>
        <w:tc>
          <w:tcPr>
            <w:tcW w:w="360" w:type="dxa"/>
            <w:tcBorders>
              <w:top w:val="double" w:sz="4" w:space="0" w:color="auto"/>
              <w:left w:val="double" w:sz="4" w:space="0" w:color="auto"/>
              <w:bottom w:val="nil"/>
            </w:tcBorders>
          </w:tcPr>
          <w:p w14:paraId="6C99CF7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3B920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00ED36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63D12A53"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6A51A16B"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58AA7B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1F624A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18BF018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2AB669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348BD66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73ACC03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45573B4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68E2BE62" w14:textId="77777777" w:rsidTr="00267633">
        <w:trPr>
          <w:divId w:val="2116439976"/>
        </w:trPr>
        <w:tc>
          <w:tcPr>
            <w:tcW w:w="360" w:type="dxa"/>
            <w:tcBorders>
              <w:top w:val="double" w:sz="4" w:space="0" w:color="auto"/>
              <w:left w:val="double" w:sz="4" w:space="0" w:color="auto"/>
              <w:right w:val="single" w:sz="4" w:space="0" w:color="auto"/>
            </w:tcBorders>
          </w:tcPr>
          <w:p w14:paraId="230CAF6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38B2138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A5023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2F527A0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0A1F4E8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E148CE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56E37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10431CA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79B01E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47E70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31B787D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306EC04" w14:textId="77777777" w:rsidTr="00267633">
        <w:trPr>
          <w:divId w:val="2116439976"/>
        </w:trPr>
        <w:tc>
          <w:tcPr>
            <w:tcW w:w="360" w:type="dxa"/>
            <w:tcBorders>
              <w:left w:val="double" w:sz="4" w:space="0" w:color="auto"/>
              <w:right w:val="single" w:sz="4" w:space="0" w:color="auto"/>
            </w:tcBorders>
          </w:tcPr>
          <w:p w14:paraId="5DAEA4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0FF4EE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27C7C7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3CBE9A9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73DA5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2F438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3E39C6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C33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3CD590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681F6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84751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994E3F" w14:textId="77777777" w:rsidTr="00267633">
        <w:trPr>
          <w:divId w:val="2116439976"/>
        </w:trPr>
        <w:tc>
          <w:tcPr>
            <w:tcW w:w="360" w:type="dxa"/>
            <w:tcBorders>
              <w:left w:val="double" w:sz="4" w:space="0" w:color="auto"/>
              <w:right w:val="single" w:sz="4" w:space="0" w:color="auto"/>
            </w:tcBorders>
          </w:tcPr>
          <w:p w14:paraId="3B98FE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76036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117A04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26C53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0DBA0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4B3E6A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4A4983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15AD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1CB7B0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DE975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03D6D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83EF775" w14:textId="77777777" w:rsidTr="00267633">
        <w:trPr>
          <w:divId w:val="2116439976"/>
        </w:trPr>
        <w:tc>
          <w:tcPr>
            <w:tcW w:w="360" w:type="dxa"/>
            <w:tcBorders>
              <w:left w:val="double" w:sz="4" w:space="0" w:color="auto"/>
              <w:bottom w:val="double" w:sz="4" w:space="0" w:color="auto"/>
              <w:right w:val="single" w:sz="4" w:space="0" w:color="auto"/>
            </w:tcBorders>
          </w:tcPr>
          <w:p w14:paraId="575B8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6DA29A3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1203F1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C575E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7EE2AC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037FD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64CE9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7FA781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582FA5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36E85D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0B4745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32A81853"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12423A89" w14:textId="77777777" w:rsidTr="00267633">
        <w:trPr>
          <w:divId w:val="2116439976"/>
          <w:cantSplit/>
        </w:trPr>
        <w:tc>
          <w:tcPr>
            <w:tcW w:w="450" w:type="dxa"/>
            <w:tcBorders>
              <w:top w:val="nil"/>
              <w:left w:val="nil"/>
              <w:bottom w:val="nil"/>
            </w:tcBorders>
          </w:tcPr>
          <w:p w14:paraId="75B9F3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79B7D84A"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1CF190E3"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A500DA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C27F06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33E25F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0A669E90" w14:textId="77777777" w:rsidTr="00267633">
        <w:trPr>
          <w:divId w:val="2116439976"/>
          <w:cantSplit/>
        </w:trPr>
        <w:tc>
          <w:tcPr>
            <w:tcW w:w="450" w:type="dxa"/>
            <w:tcBorders>
              <w:top w:val="nil"/>
              <w:left w:val="nil"/>
              <w:bottom w:val="nil"/>
            </w:tcBorders>
          </w:tcPr>
          <w:p w14:paraId="11CC65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6951324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B03A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688E68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4D0016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177BFB5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9C86ED9" w14:textId="77777777" w:rsidTr="00267633">
        <w:trPr>
          <w:divId w:val="2116439976"/>
          <w:cantSplit/>
        </w:trPr>
        <w:tc>
          <w:tcPr>
            <w:tcW w:w="450" w:type="dxa"/>
            <w:tcBorders>
              <w:top w:val="nil"/>
              <w:left w:val="nil"/>
              <w:bottom w:val="nil"/>
            </w:tcBorders>
          </w:tcPr>
          <w:p w14:paraId="1DDDBF4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5EFEB1EC"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6BFC82F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13A6FC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9DF7BA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1D97F61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66C9669" w14:textId="77777777" w:rsidTr="00267633">
        <w:trPr>
          <w:divId w:val="2116439976"/>
          <w:cantSplit/>
        </w:trPr>
        <w:tc>
          <w:tcPr>
            <w:tcW w:w="450" w:type="dxa"/>
            <w:tcBorders>
              <w:top w:val="nil"/>
              <w:left w:val="nil"/>
              <w:bottom w:val="nil"/>
            </w:tcBorders>
          </w:tcPr>
          <w:p w14:paraId="4951784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557F7EB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172D7D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474713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0CBB3F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067BCCC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1CAF7F" w14:textId="77777777" w:rsidTr="00267633">
        <w:trPr>
          <w:divId w:val="2116439976"/>
          <w:cantSplit/>
        </w:trPr>
        <w:tc>
          <w:tcPr>
            <w:tcW w:w="450" w:type="dxa"/>
            <w:tcBorders>
              <w:top w:val="nil"/>
              <w:left w:val="nil"/>
              <w:bottom w:val="nil"/>
            </w:tcBorders>
          </w:tcPr>
          <w:p w14:paraId="1ED30DFE"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21CC8691"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3E53327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8C46F4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2EEB5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AC59CC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31DB8289" w14:textId="77777777" w:rsidTr="00267633">
        <w:trPr>
          <w:divId w:val="2116439976"/>
          <w:cantSplit/>
        </w:trPr>
        <w:tc>
          <w:tcPr>
            <w:tcW w:w="450" w:type="dxa"/>
            <w:tcBorders>
              <w:top w:val="nil"/>
              <w:left w:val="nil"/>
              <w:bottom w:val="nil"/>
            </w:tcBorders>
          </w:tcPr>
          <w:p w14:paraId="69858B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33B261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4F30D0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1EC2E0B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3533416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0A6077A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7280A11" w14:textId="77777777" w:rsidTr="00267633">
        <w:trPr>
          <w:divId w:val="2116439976"/>
          <w:cantSplit/>
          <w:trHeight w:val="263"/>
        </w:trPr>
        <w:tc>
          <w:tcPr>
            <w:tcW w:w="450" w:type="dxa"/>
            <w:vMerge w:val="restart"/>
            <w:tcBorders>
              <w:top w:val="nil"/>
              <w:left w:val="nil"/>
              <w:bottom w:val="nil"/>
              <w:right w:val="nil"/>
            </w:tcBorders>
          </w:tcPr>
          <w:p w14:paraId="4D2B8A13"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1A5CDF9C"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77FB1BF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76BD63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7F0540DC"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7962C2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66FF1DE5" w14:textId="77777777" w:rsidTr="00267633">
        <w:trPr>
          <w:divId w:val="2116439976"/>
          <w:cantSplit/>
          <w:trHeight w:val="262"/>
        </w:trPr>
        <w:tc>
          <w:tcPr>
            <w:tcW w:w="450" w:type="dxa"/>
            <w:vMerge/>
            <w:tcBorders>
              <w:top w:val="nil"/>
              <w:left w:val="nil"/>
              <w:bottom w:val="nil"/>
              <w:right w:val="nil"/>
            </w:tcBorders>
          </w:tcPr>
          <w:p w14:paraId="4616EF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78E99DA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3552B5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411C70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B26AD9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15DD54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CA3A19" w14:textId="77777777" w:rsidTr="00267633">
        <w:trPr>
          <w:divId w:val="2116439976"/>
          <w:cantSplit/>
          <w:trHeight w:val="260"/>
        </w:trPr>
        <w:tc>
          <w:tcPr>
            <w:tcW w:w="450" w:type="dxa"/>
            <w:tcBorders>
              <w:top w:val="nil"/>
              <w:left w:val="nil"/>
              <w:bottom w:val="nil"/>
              <w:right w:val="nil"/>
            </w:tcBorders>
          </w:tcPr>
          <w:p w14:paraId="642AB5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59145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411E26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CB4D4D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0558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C8709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1373E0E5"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5F875B8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66CF15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17B5F7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50A92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197A849"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121FD8BB"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6B23CBD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ED12A0" w:rsidRPr="00267633" w14:paraId="282BA3BF" w14:textId="77777777" w:rsidTr="00ED12A0">
        <w:trPr>
          <w:divId w:val="2116439976"/>
          <w:jc w:val="center"/>
        </w:trPr>
        <w:tc>
          <w:tcPr>
            <w:tcW w:w="3080" w:type="dxa"/>
          </w:tcPr>
          <w:p w14:paraId="1BCBA846" w14:textId="77777777" w:rsidR="00ED12A0" w:rsidRPr="00267633" w:rsidRDefault="00ED12A0" w:rsidP="00892A9E">
            <w:pPr>
              <w:spacing w:before="0" w:after="120" w:line="240" w:lineRule="auto"/>
              <w:rPr>
                <w:rFonts w:ascii="Times New Roman" w:hAnsi="Times New Roman" w:cs="Times New Roman"/>
                <w:sz w:val="16"/>
                <w:szCs w:val="20"/>
                <w:lang w:val="en-GB" w:eastAsia="zh-CN"/>
              </w:rPr>
            </w:pPr>
          </w:p>
        </w:tc>
        <w:tc>
          <w:tcPr>
            <w:tcW w:w="3080" w:type="dxa"/>
          </w:tcPr>
          <w:p w14:paraId="6F033DFF" w14:textId="589469D4" w:rsidR="00ED12A0" w:rsidRPr="00267633" w:rsidRDefault="00ED12A0" w:rsidP="00892A9E">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w:t>
            </w:r>
            <w:r>
              <w:rPr>
                <w:rFonts w:ascii="Times New Roman" w:hAnsi="Times New Roman"/>
                <w:bCs/>
                <w:iCs/>
                <w:szCs w:val="28"/>
                <w:lang w:val="en-GB" w:eastAsia="zh-CN"/>
              </w:rPr>
              <w:t>5</w:t>
            </w:r>
          </w:p>
        </w:tc>
        <w:tc>
          <w:tcPr>
            <w:tcW w:w="3080" w:type="dxa"/>
          </w:tcPr>
          <w:p w14:paraId="6A6E6528" w14:textId="77777777" w:rsidR="00ED12A0" w:rsidRPr="00267633" w:rsidRDefault="00ED12A0" w:rsidP="00892A9E">
            <w:pPr>
              <w:spacing w:before="0" w:after="120" w:line="240" w:lineRule="auto"/>
              <w:rPr>
                <w:rFonts w:ascii="Times New Roman" w:hAnsi="Times New Roman" w:cs="Times New Roman"/>
                <w:sz w:val="20"/>
                <w:szCs w:val="20"/>
                <w:lang w:val="en-GB" w:eastAsia="zh-CN"/>
              </w:rPr>
            </w:pPr>
          </w:p>
        </w:tc>
      </w:tr>
    </w:tbl>
    <w:p w14:paraId="2D35A5AA" w14:textId="77777777" w:rsidR="00ED12A0" w:rsidRPr="00267633" w:rsidRDefault="00ED12A0" w:rsidP="00ED12A0">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741FF29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0C6580E" w14:textId="77777777" w:rsidTr="00267633">
        <w:trPr>
          <w:divId w:val="2116439976"/>
          <w:jc w:val="center"/>
        </w:trPr>
        <w:tc>
          <w:tcPr>
            <w:tcW w:w="3080" w:type="dxa"/>
          </w:tcPr>
          <w:p w14:paraId="08A9ADCC"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707D2E2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14:paraId="0D61174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4AB5AE" w14:textId="633BFCEA" w:rsidR="00267633" w:rsidRPr="00267633" w:rsidRDefault="001E078F" w:rsidP="001E078F">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4F28C1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0"/>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3F8900C6" w14:textId="77777777" w:rsidTr="00010215">
        <w:trPr>
          <w:divId w:val="2116439976"/>
          <w:jc w:val="center"/>
        </w:trPr>
        <w:tc>
          <w:tcPr>
            <w:tcW w:w="3080" w:type="dxa"/>
          </w:tcPr>
          <w:p w14:paraId="6989D949"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6861B217"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50" w:name="Form197"/>
            <w:bookmarkEnd w:id="50"/>
            <w:r w:rsidRPr="00BA3C29">
              <w:rPr>
                <w:rFonts w:ascii="Times New Roman" w:hAnsi="Times New Roman"/>
                <w:bCs/>
                <w:iCs/>
                <w:spacing w:val="-3"/>
                <w:szCs w:val="28"/>
                <w:lang w:eastAsia="zh-CN"/>
              </w:rPr>
              <w:t>FORM 197</w:t>
            </w:r>
          </w:p>
        </w:tc>
        <w:tc>
          <w:tcPr>
            <w:tcW w:w="3080" w:type="dxa"/>
          </w:tcPr>
          <w:p w14:paraId="06F9FDC4"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05EF8B18"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51B7BF0E"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12963CA"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7BE5FED7" w14:textId="77777777" w:rsidR="005A22FC" w:rsidRDefault="005A22FC" w:rsidP="00010215">
      <w:pPr>
        <w:spacing w:after="0"/>
        <w:divId w:val="2116439976"/>
        <w:rPr>
          <w:rFonts w:ascii="Times New Roman" w:hAnsi="Times New Roman" w:cs="Times New Roman"/>
          <w:b/>
          <w:szCs w:val="20"/>
          <w:lang w:eastAsia="zh-CN"/>
        </w:rPr>
      </w:pPr>
    </w:p>
    <w:p w14:paraId="416E82BB"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79A06E4"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7B073330"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E43BAE3"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67657971"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3AF0E23B"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4623C6C7"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658D95DC"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03BB0366"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67EDECC2" w14:textId="77777777" w:rsidTr="00010215">
        <w:trPr>
          <w:divId w:val="2116439976"/>
        </w:trPr>
        <w:tc>
          <w:tcPr>
            <w:tcW w:w="3870" w:type="dxa"/>
          </w:tcPr>
          <w:p w14:paraId="387E17CD" w14:textId="77777777" w:rsidR="00010215" w:rsidRPr="004076E5" w:rsidRDefault="00010215" w:rsidP="005A22FC">
            <w:pPr>
              <w:spacing w:after="0" w:line="240" w:lineRule="auto"/>
              <w:rPr>
                <w:rFonts w:ascii="Times New Roman" w:hAnsi="Times New Roman" w:cs="Times New Roman"/>
                <w:szCs w:val="20"/>
                <w:lang w:eastAsia="zh-CN"/>
              </w:rPr>
            </w:pPr>
          </w:p>
          <w:p w14:paraId="5863F2B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0D62DE6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4FBB8D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00F252E" w14:textId="77777777" w:rsidTr="00010215">
        <w:trPr>
          <w:divId w:val="2116439976"/>
        </w:trPr>
        <w:tc>
          <w:tcPr>
            <w:tcW w:w="3870" w:type="dxa"/>
          </w:tcPr>
          <w:p w14:paraId="2DA0CF94" w14:textId="77777777" w:rsidR="00010215" w:rsidRPr="004076E5" w:rsidRDefault="00010215" w:rsidP="005A22FC">
            <w:pPr>
              <w:spacing w:after="0" w:line="240" w:lineRule="auto"/>
              <w:rPr>
                <w:rFonts w:ascii="Times New Roman" w:hAnsi="Times New Roman" w:cs="Times New Roman"/>
                <w:szCs w:val="20"/>
                <w:lang w:eastAsia="zh-CN"/>
              </w:rPr>
            </w:pPr>
          </w:p>
          <w:p w14:paraId="0D483956"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26CC402E"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4C6F77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40A2256B" w14:textId="77777777" w:rsidTr="00010215">
        <w:trPr>
          <w:divId w:val="2116439976"/>
        </w:trPr>
        <w:tc>
          <w:tcPr>
            <w:tcW w:w="3870" w:type="dxa"/>
          </w:tcPr>
          <w:p w14:paraId="401236F8" w14:textId="77777777" w:rsidR="00010215" w:rsidRPr="004076E5" w:rsidRDefault="00010215" w:rsidP="005A22FC">
            <w:pPr>
              <w:spacing w:after="0" w:line="240" w:lineRule="auto"/>
              <w:rPr>
                <w:rFonts w:ascii="Times New Roman" w:hAnsi="Times New Roman" w:cs="Times New Roman"/>
                <w:szCs w:val="20"/>
                <w:lang w:eastAsia="zh-CN"/>
              </w:rPr>
            </w:pPr>
          </w:p>
          <w:p w14:paraId="15D3991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71A4EEC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F68556D"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3709A80" w14:textId="77777777" w:rsidTr="00010215">
        <w:trPr>
          <w:divId w:val="2116439976"/>
        </w:trPr>
        <w:tc>
          <w:tcPr>
            <w:tcW w:w="3870" w:type="dxa"/>
          </w:tcPr>
          <w:p w14:paraId="27824626"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4BC9F632"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1DF6C69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1F2C597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762925D" w14:textId="77777777" w:rsidTr="00010215">
        <w:trPr>
          <w:divId w:val="2116439976"/>
        </w:trPr>
        <w:tc>
          <w:tcPr>
            <w:tcW w:w="3870" w:type="dxa"/>
          </w:tcPr>
          <w:p w14:paraId="11E3CE6F" w14:textId="77777777" w:rsidR="00010215" w:rsidRPr="004076E5" w:rsidRDefault="00010215" w:rsidP="005A22FC">
            <w:pPr>
              <w:spacing w:after="0" w:line="240" w:lineRule="auto"/>
              <w:rPr>
                <w:rFonts w:ascii="Times New Roman" w:hAnsi="Times New Roman" w:cs="Times New Roman"/>
                <w:szCs w:val="20"/>
                <w:lang w:eastAsia="zh-CN"/>
              </w:rPr>
            </w:pPr>
          </w:p>
          <w:p w14:paraId="6B73390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3E60F24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83A808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F02EAE0" w14:textId="77777777" w:rsidTr="00010215">
        <w:trPr>
          <w:divId w:val="2116439976"/>
        </w:trPr>
        <w:tc>
          <w:tcPr>
            <w:tcW w:w="3870" w:type="dxa"/>
          </w:tcPr>
          <w:p w14:paraId="4B95DE43" w14:textId="77777777" w:rsidR="00010215" w:rsidRPr="004076E5" w:rsidRDefault="00010215" w:rsidP="005A22FC">
            <w:pPr>
              <w:spacing w:after="0" w:line="240" w:lineRule="auto"/>
              <w:rPr>
                <w:rFonts w:ascii="Times New Roman" w:hAnsi="Times New Roman" w:cs="Times New Roman"/>
                <w:szCs w:val="20"/>
                <w:lang w:eastAsia="zh-CN"/>
              </w:rPr>
            </w:pPr>
          </w:p>
          <w:p w14:paraId="4F7CA06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B2391F8"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1EA3DA8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4C00960" w14:textId="77777777" w:rsidTr="00010215">
        <w:trPr>
          <w:divId w:val="2116439976"/>
        </w:trPr>
        <w:tc>
          <w:tcPr>
            <w:tcW w:w="3870" w:type="dxa"/>
          </w:tcPr>
          <w:p w14:paraId="7DF93C95" w14:textId="77777777" w:rsidR="0050747D" w:rsidRDefault="0050747D" w:rsidP="005A22FC">
            <w:pPr>
              <w:spacing w:after="0" w:line="240" w:lineRule="auto"/>
              <w:rPr>
                <w:rFonts w:ascii="Times New Roman" w:hAnsi="Times New Roman" w:cs="Times New Roman"/>
                <w:szCs w:val="20"/>
                <w:lang w:eastAsia="zh-CN"/>
              </w:rPr>
            </w:pPr>
          </w:p>
          <w:p w14:paraId="5D961C9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62D37517"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53FE1F3" w14:textId="77777777" w:rsidR="0050747D" w:rsidRDefault="0050747D" w:rsidP="005A22FC">
            <w:pPr>
              <w:spacing w:after="120" w:line="240" w:lineRule="auto"/>
              <w:rPr>
                <w:rFonts w:ascii="Times New Roman" w:hAnsi="Times New Roman" w:cs="Times New Roman"/>
                <w:szCs w:val="20"/>
                <w:lang w:eastAsia="zh-CN"/>
              </w:rPr>
            </w:pPr>
          </w:p>
          <w:p w14:paraId="5ECC0503"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53E926D8" w14:textId="77777777" w:rsidR="00010215" w:rsidRPr="004076E5" w:rsidRDefault="00010215" w:rsidP="005A22FC">
            <w:pPr>
              <w:spacing w:after="0" w:line="240" w:lineRule="auto"/>
              <w:rPr>
                <w:rFonts w:ascii="Times New Roman" w:hAnsi="Times New Roman" w:cs="Times New Roman"/>
                <w:szCs w:val="20"/>
                <w:lang w:eastAsia="zh-CN"/>
              </w:rPr>
            </w:pPr>
          </w:p>
          <w:p w14:paraId="328415BF"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1042FBBC"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786CD973" w14:textId="77777777" w:rsidTr="00010215">
        <w:trPr>
          <w:divId w:val="2116439976"/>
        </w:trPr>
        <w:tc>
          <w:tcPr>
            <w:tcW w:w="3870" w:type="dxa"/>
            <w:tcBorders>
              <w:bottom w:val="single" w:sz="4" w:space="0" w:color="auto"/>
            </w:tcBorders>
          </w:tcPr>
          <w:p w14:paraId="06349CEB" w14:textId="77777777" w:rsidR="00010215" w:rsidRPr="004076E5" w:rsidRDefault="00010215" w:rsidP="005A22FC">
            <w:pPr>
              <w:spacing w:after="0" w:line="240" w:lineRule="auto"/>
              <w:rPr>
                <w:rFonts w:ascii="Times New Roman" w:hAnsi="Times New Roman" w:cs="Times New Roman"/>
                <w:szCs w:val="20"/>
                <w:lang w:eastAsia="zh-CN"/>
              </w:rPr>
            </w:pPr>
          </w:p>
          <w:p w14:paraId="2B748C5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3139669C"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222499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18EE281" w14:textId="77777777" w:rsidTr="00010215">
        <w:trPr>
          <w:divId w:val="2116439976"/>
          <w:trHeight w:val="1258"/>
        </w:trPr>
        <w:tc>
          <w:tcPr>
            <w:tcW w:w="3870" w:type="dxa"/>
            <w:tcBorders>
              <w:right w:val="nil"/>
            </w:tcBorders>
          </w:tcPr>
          <w:p w14:paraId="02DEFD34" w14:textId="77777777" w:rsidR="00010215" w:rsidRPr="004076E5" w:rsidRDefault="00010215" w:rsidP="005A22FC">
            <w:pPr>
              <w:spacing w:after="0" w:line="240" w:lineRule="auto"/>
              <w:rPr>
                <w:rFonts w:ascii="Times New Roman" w:hAnsi="Times New Roman" w:cs="Times New Roman"/>
                <w:szCs w:val="20"/>
                <w:lang w:eastAsia="zh-CN"/>
              </w:rPr>
            </w:pPr>
          </w:p>
          <w:p w14:paraId="3FA4780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239C761D"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446C0669" w14:textId="77777777" w:rsidR="00010215" w:rsidRPr="004076E5" w:rsidRDefault="00010215" w:rsidP="005A22FC">
            <w:pPr>
              <w:spacing w:after="0" w:line="240" w:lineRule="auto"/>
              <w:rPr>
                <w:rFonts w:ascii="Times New Roman" w:hAnsi="Times New Roman" w:cs="Times New Roman"/>
                <w:szCs w:val="20"/>
                <w:lang w:eastAsia="zh-CN"/>
              </w:rPr>
            </w:pPr>
          </w:p>
          <w:p w14:paraId="7F3EB5B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3CF44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419468FF"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58CDB52"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37C6CD14"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60B64E8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4CEEADB0"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0AEDD208" w14:textId="77777777" w:rsidTr="00010215">
        <w:trPr>
          <w:divId w:val="2116439976"/>
          <w:trHeight w:val="750"/>
        </w:trPr>
        <w:tc>
          <w:tcPr>
            <w:tcW w:w="1268" w:type="dxa"/>
            <w:gridSpan w:val="2"/>
            <w:tcBorders>
              <w:right w:val="nil"/>
            </w:tcBorders>
          </w:tcPr>
          <w:p w14:paraId="7B8A185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7BD3E464"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13B7F469" w14:textId="77777777" w:rsidTr="00010215">
        <w:trPr>
          <w:divId w:val="2116439976"/>
          <w:cantSplit/>
          <w:trHeight w:val="732"/>
        </w:trPr>
        <w:tc>
          <w:tcPr>
            <w:tcW w:w="1098" w:type="dxa"/>
            <w:tcBorders>
              <w:bottom w:val="nil"/>
              <w:right w:val="nil"/>
            </w:tcBorders>
          </w:tcPr>
          <w:p w14:paraId="609F4091"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42B80888" wp14:editId="292C299E">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587CD55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8113C3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583F695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BB41431" w14:textId="77777777" w:rsidTr="00010215">
        <w:trPr>
          <w:divId w:val="2116439976"/>
          <w:cantSplit/>
        </w:trPr>
        <w:tc>
          <w:tcPr>
            <w:tcW w:w="1098" w:type="dxa"/>
            <w:tcBorders>
              <w:top w:val="nil"/>
              <w:bottom w:val="single" w:sz="6" w:space="0" w:color="auto"/>
              <w:right w:val="nil"/>
            </w:tcBorders>
          </w:tcPr>
          <w:p w14:paraId="13282B87"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1E454E91" wp14:editId="63E3E50B">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71A832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F274AD6"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16EC6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1BDAB37" w14:textId="77777777" w:rsidR="00010215" w:rsidRPr="004076E5" w:rsidRDefault="00010215" w:rsidP="005A22FC">
            <w:pPr>
              <w:spacing w:after="0" w:line="240" w:lineRule="auto"/>
              <w:rPr>
                <w:rFonts w:ascii="Times New Roman" w:hAnsi="Times New Roman" w:cs="Times New Roman"/>
                <w:szCs w:val="20"/>
                <w:lang w:eastAsia="zh-CN"/>
              </w:rPr>
            </w:pPr>
          </w:p>
          <w:p w14:paraId="745E425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5F24940B"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195054EC" w14:textId="77777777" w:rsidR="00010215" w:rsidRPr="004076E5" w:rsidRDefault="00010215" w:rsidP="005A22FC">
            <w:pPr>
              <w:spacing w:after="0" w:line="240" w:lineRule="auto"/>
              <w:rPr>
                <w:rFonts w:ascii="Times New Roman" w:hAnsi="Times New Roman" w:cs="Times New Roman"/>
                <w:i/>
                <w:szCs w:val="20"/>
                <w:lang w:eastAsia="zh-CN"/>
              </w:rPr>
            </w:pPr>
          </w:p>
          <w:p w14:paraId="39D69CEE"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4F1CF7" w14:textId="77777777" w:rsidR="00010215" w:rsidRPr="004076E5" w:rsidRDefault="00010215" w:rsidP="005A22FC">
            <w:pPr>
              <w:spacing w:after="0" w:line="240" w:lineRule="auto"/>
              <w:rPr>
                <w:rFonts w:ascii="Times New Roman" w:hAnsi="Times New Roman" w:cs="Times New Roman"/>
                <w:szCs w:val="20"/>
                <w:lang w:eastAsia="zh-CN"/>
              </w:rPr>
            </w:pPr>
          </w:p>
          <w:p w14:paraId="6B172D0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73269A89"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2B0380DE"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0738B4E"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8C59F49" w14:textId="77777777" w:rsidTr="00010215">
        <w:trPr>
          <w:divId w:val="2116439976"/>
        </w:trPr>
        <w:tc>
          <w:tcPr>
            <w:tcW w:w="1098" w:type="dxa"/>
            <w:tcBorders>
              <w:bottom w:val="single" w:sz="4" w:space="0" w:color="auto"/>
              <w:right w:val="nil"/>
            </w:tcBorders>
          </w:tcPr>
          <w:p w14:paraId="3677620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1CF7C823"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74B74237" w14:textId="77777777" w:rsidTr="00010215">
        <w:trPr>
          <w:divId w:val="2116439976"/>
          <w:cantSplit/>
          <w:trHeight w:val="732"/>
        </w:trPr>
        <w:tc>
          <w:tcPr>
            <w:tcW w:w="1098" w:type="dxa"/>
            <w:tcBorders>
              <w:top w:val="single" w:sz="4" w:space="0" w:color="auto"/>
              <w:bottom w:val="nil"/>
              <w:right w:val="nil"/>
            </w:tcBorders>
          </w:tcPr>
          <w:p w14:paraId="007C92AF"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38D6C511" wp14:editId="2252F080">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4613EAE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0527D45A"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640A284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B751BEE" w14:textId="77777777" w:rsidTr="00010215">
        <w:trPr>
          <w:divId w:val="2116439976"/>
          <w:cantSplit/>
        </w:trPr>
        <w:tc>
          <w:tcPr>
            <w:tcW w:w="1098" w:type="dxa"/>
            <w:tcBorders>
              <w:top w:val="nil"/>
              <w:bottom w:val="single" w:sz="4" w:space="0" w:color="auto"/>
              <w:right w:val="nil"/>
            </w:tcBorders>
          </w:tcPr>
          <w:p w14:paraId="35743ACE"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62E11160" wp14:editId="6F647686">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700D05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054696B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000FD767"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7AC728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56550FB"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AE08DC4" w14:textId="77777777" w:rsidR="00010215" w:rsidRDefault="00010215" w:rsidP="005A22FC">
            <w:pPr>
              <w:spacing w:after="0" w:line="240" w:lineRule="auto"/>
              <w:rPr>
                <w:rFonts w:ascii="Times New Roman" w:hAnsi="Times New Roman" w:cs="Times New Roman"/>
                <w:szCs w:val="20"/>
                <w:lang w:eastAsia="zh-CN"/>
              </w:rPr>
            </w:pPr>
          </w:p>
          <w:p w14:paraId="73AB7736" w14:textId="77777777" w:rsidR="00010215" w:rsidRDefault="00010215" w:rsidP="005A22FC">
            <w:pPr>
              <w:spacing w:after="0" w:line="240" w:lineRule="auto"/>
              <w:rPr>
                <w:rFonts w:ascii="Times New Roman" w:hAnsi="Times New Roman" w:cs="Times New Roman"/>
                <w:szCs w:val="20"/>
                <w:lang w:eastAsia="zh-CN"/>
              </w:rPr>
            </w:pPr>
          </w:p>
          <w:p w14:paraId="140938BF"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0D2C10B"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0448BAD" w14:textId="77777777" w:rsidR="00010215" w:rsidRPr="004076E5" w:rsidRDefault="00010215" w:rsidP="005A22FC">
            <w:pPr>
              <w:spacing w:after="0" w:line="240" w:lineRule="auto"/>
              <w:rPr>
                <w:rFonts w:ascii="Times New Roman" w:hAnsi="Times New Roman" w:cs="Times New Roman"/>
                <w:i/>
                <w:szCs w:val="20"/>
                <w:lang w:eastAsia="zh-CN"/>
              </w:rPr>
            </w:pPr>
          </w:p>
          <w:p w14:paraId="10AF4D08"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302AF603"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B2C9D37"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799835C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F54C5D3" w14:textId="77777777" w:rsidR="00010215" w:rsidRDefault="00010215" w:rsidP="005A22FC">
            <w:pPr>
              <w:spacing w:after="0" w:line="240" w:lineRule="auto"/>
              <w:rPr>
                <w:rFonts w:ascii="Times New Roman" w:hAnsi="Times New Roman" w:cs="Times New Roman"/>
                <w:szCs w:val="20"/>
                <w:lang w:eastAsia="zh-CN"/>
              </w:rPr>
            </w:pPr>
          </w:p>
          <w:p w14:paraId="52360D16" w14:textId="77777777" w:rsidR="00010215" w:rsidRDefault="00010215" w:rsidP="005A22FC">
            <w:pPr>
              <w:spacing w:after="0" w:line="240" w:lineRule="auto"/>
              <w:rPr>
                <w:rFonts w:ascii="Times New Roman" w:hAnsi="Times New Roman" w:cs="Times New Roman"/>
                <w:szCs w:val="20"/>
                <w:lang w:eastAsia="zh-CN"/>
              </w:rPr>
            </w:pPr>
          </w:p>
          <w:p w14:paraId="7EA0F23C" w14:textId="77777777" w:rsidR="00010215" w:rsidRDefault="00010215" w:rsidP="005A22FC">
            <w:pPr>
              <w:spacing w:after="0" w:line="240" w:lineRule="auto"/>
              <w:rPr>
                <w:rFonts w:ascii="Times New Roman" w:hAnsi="Times New Roman" w:cs="Times New Roman"/>
                <w:szCs w:val="20"/>
                <w:lang w:eastAsia="zh-CN"/>
              </w:rPr>
            </w:pPr>
          </w:p>
          <w:p w14:paraId="7F79E18D" w14:textId="77777777" w:rsidR="00010215" w:rsidRDefault="00010215" w:rsidP="005A22FC">
            <w:pPr>
              <w:spacing w:after="0" w:line="240" w:lineRule="auto"/>
              <w:rPr>
                <w:rFonts w:ascii="Times New Roman" w:hAnsi="Times New Roman" w:cs="Times New Roman"/>
                <w:szCs w:val="20"/>
                <w:lang w:eastAsia="zh-CN"/>
              </w:rPr>
            </w:pPr>
          </w:p>
          <w:p w14:paraId="01CEE4DF"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792F0238"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5600A3B6" w14:textId="77777777" w:rsidTr="00010215">
        <w:trPr>
          <w:divId w:val="2116439976"/>
          <w:cantSplit/>
        </w:trPr>
        <w:tc>
          <w:tcPr>
            <w:tcW w:w="1098" w:type="dxa"/>
            <w:tcBorders>
              <w:top w:val="single" w:sz="4" w:space="0" w:color="auto"/>
              <w:bottom w:val="single" w:sz="4" w:space="0" w:color="auto"/>
              <w:right w:val="nil"/>
            </w:tcBorders>
          </w:tcPr>
          <w:p w14:paraId="76BD2E2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529FC2CA"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500FFCC3" w14:textId="77777777" w:rsidTr="00010215">
        <w:trPr>
          <w:divId w:val="2116439976"/>
          <w:cantSplit/>
          <w:trHeight w:val="764"/>
        </w:trPr>
        <w:tc>
          <w:tcPr>
            <w:tcW w:w="1098" w:type="dxa"/>
            <w:tcBorders>
              <w:top w:val="single" w:sz="4" w:space="0" w:color="auto"/>
              <w:bottom w:val="nil"/>
              <w:right w:val="nil"/>
            </w:tcBorders>
          </w:tcPr>
          <w:p w14:paraId="71955F45"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7C23ED09" wp14:editId="094963F0">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0A74D85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3F9B9E2D"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352A8169" w14:textId="77777777" w:rsidTr="00DD35C5">
        <w:trPr>
          <w:divId w:val="2116439976"/>
          <w:cantSplit/>
          <w:trHeight w:val="1980"/>
        </w:trPr>
        <w:tc>
          <w:tcPr>
            <w:tcW w:w="1098" w:type="dxa"/>
            <w:tcBorders>
              <w:top w:val="nil"/>
              <w:bottom w:val="single" w:sz="4" w:space="0" w:color="auto"/>
              <w:right w:val="nil"/>
            </w:tcBorders>
          </w:tcPr>
          <w:p w14:paraId="1060AB92"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5F8BB6CB" wp14:editId="0DF063F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67A2B4A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7F8BEA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CB827E0"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4FDE9038"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284F9800"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108701CF"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65D1274"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5B99C514"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EEB6F7F" w14:textId="77777777" w:rsidTr="00C808CA">
        <w:trPr>
          <w:divId w:val="2116439976"/>
          <w:cantSplit/>
          <w:trHeight w:val="1980"/>
        </w:trPr>
        <w:tc>
          <w:tcPr>
            <w:tcW w:w="1098" w:type="dxa"/>
            <w:tcBorders>
              <w:top w:val="single" w:sz="4" w:space="0" w:color="auto"/>
              <w:bottom w:val="nil"/>
              <w:right w:val="nil"/>
            </w:tcBorders>
          </w:tcPr>
          <w:p w14:paraId="3AB35743"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0D276F13"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14:paraId="3CDCD530"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5DB72993" w14:textId="77777777" w:rsidTr="00C808CA">
        <w:trPr>
          <w:divId w:val="2116439976"/>
          <w:cantSplit/>
          <w:trHeight w:val="1980"/>
        </w:trPr>
        <w:tc>
          <w:tcPr>
            <w:tcW w:w="1098" w:type="dxa"/>
            <w:tcBorders>
              <w:top w:val="single" w:sz="4" w:space="0" w:color="auto"/>
              <w:bottom w:val="nil"/>
              <w:right w:val="nil"/>
            </w:tcBorders>
          </w:tcPr>
          <w:p w14:paraId="29214BE8"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5A37A284" wp14:editId="23628D1A">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7D69C4FD"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4CF3DB10" w14:textId="77777777" w:rsidTr="00010215">
        <w:trPr>
          <w:divId w:val="2116439976"/>
          <w:cantSplit/>
          <w:trHeight w:val="1980"/>
        </w:trPr>
        <w:tc>
          <w:tcPr>
            <w:tcW w:w="1098" w:type="dxa"/>
            <w:tcBorders>
              <w:top w:val="nil"/>
              <w:bottom w:val="single" w:sz="4" w:space="0" w:color="auto"/>
              <w:right w:val="nil"/>
            </w:tcBorders>
          </w:tcPr>
          <w:p w14:paraId="56C2DC6B"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16CBEE8C" wp14:editId="288B2B01">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0C8EE3EB"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0CA6930"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03246D4"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3D41E8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6BA460B5" w14:textId="77777777" w:rsidR="00DD35C5" w:rsidRDefault="00DD35C5" w:rsidP="00DD35C5">
            <w:pPr>
              <w:spacing w:after="0" w:line="240" w:lineRule="auto"/>
              <w:jc w:val="both"/>
              <w:rPr>
                <w:rFonts w:ascii="Times New Roman" w:hAnsi="Times New Roman" w:cs="Times New Roman"/>
                <w:szCs w:val="20"/>
                <w:lang w:eastAsia="zh-CN"/>
              </w:rPr>
            </w:pPr>
          </w:p>
          <w:p w14:paraId="1C1EF206"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6A3783CE"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6EC85571"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1682C790"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22EAE5D" w14:textId="77777777" w:rsidR="00DD35C5" w:rsidRDefault="00DD35C5" w:rsidP="00DD35C5">
            <w:pPr>
              <w:spacing w:after="0" w:line="240" w:lineRule="auto"/>
              <w:rPr>
                <w:rFonts w:ascii="Times New Roman" w:hAnsi="Times New Roman" w:cs="Times New Roman"/>
                <w:i/>
                <w:szCs w:val="20"/>
                <w:u w:val="single"/>
                <w:lang w:eastAsia="zh-CN"/>
              </w:rPr>
            </w:pPr>
          </w:p>
          <w:p w14:paraId="43E3F176"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1AB3273E"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65F53429" w14:textId="77777777" w:rsidR="00DD35C5" w:rsidRDefault="00DD35C5" w:rsidP="00DD35C5">
            <w:pPr>
              <w:spacing w:after="0" w:line="240" w:lineRule="auto"/>
              <w:rPr>
                <w:rFonts w:ascii="Times New Roman" w:hAnsi="Times New Roman" w:cs="Times New Roman"/>
                <w:szCs w:val="20"/>
                <w:u w:val="single"/>
                <w:lang w:eastAsia="zh-CN"/>
              </w:rPr>
            </w:pPr>
          </w:p>
          <w:p w14:paraId="0ADF0368" w14:textId="77777777" w:rsidR="00DD35C5" w:rsidRDefault="00DD35C5" w:rsidP="00DD35C5">
            <w:pPr>
              <w:spacing w:after="0" w:line="240" w:lineRule="auto"/>
              <w:rPr>
                <w:rFonts w:ascii="Times New Roman" w:hAnsi="Times New Roman" w:cs="Times New Roman"/>
                <w:szCs w:val="20"/>
                <w:u w:val="single"/>
                <w:lang w:eastAsia="zh-CN"/>
              </w:rPr>
            </w:pPr>
          </w:p>
          <w:p w14:paraId="28925F96" w14:textId="77777777" w:rsidR="00DD35C5" w:rsidRDefault="00DD35C5" w:rsidP="00DD35C5">
            <w:pPr>
              <w:spacing w:after="0" w:line="240" w:lineRule="auto"/>
              <w:rPr>
                <w:rFonts w:ascii="Times New Roman" w:hAnsi="Times New Roman" w:cs="Times New Roman"/>
                <w:szCs w:val="20"/>
                <w:u w:val="single"/>
                <w:lang w:eastAsia="zh-CN"/>
              </w:rPr>
            </w:pPr>
          </w:p>
          <w:p w14:paraId="1269B6D1" w14:textId="77777777" w:rsidR="00DD35C5" w:rsidRDefault="00DD35C5" w:rsidP="00DD35C5">
            <w:pPr>
              <w:spacing w:after="0" w:line="240" w:lineRule="auto"/>
              <w:rPr>
                <w:rFonts w:ascii="Times New Roman" w:hAnsi="Times New Roman" w:cs="Times New Roman"/>
                <w:szCs w:val="20"/>
                <w:u w:val="single"/>
                <w:lang w:eastAsia="zh-CN"/>
              </w:rPr>
            </w:pPr>
          </w:p>
          <w:p w14:paraId="7C9721AD"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4227E056"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ED60FD2"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655E0C41" w14:textId="77777777" w:rsidTr="00010215">
        <w:trPr>
          <w:divId w:val="2116439976"/>
          <w:cantSplit/>
        </w:trPr>
        <w:tc>
          <w:tcPr>
            <w:tcW w:w="8748" w:type="dxa"/>
          </w:tcPr>
          <w:p w14:paraId="4529B731"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6C65ACB6"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139FC120"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2C0979A" w14:textId="77777777" w:rsidR="00010215"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6184EAE0" w14:textId="77777777" w:rsidR="00DD35C5" w:rsidRPr="00DD35C5" w:rsidRDefault="00DD35C5" w:rsidP="006172E9">
            <w:pPr>
              <w:numPr>
                <w:ilvl w:val="0"/>
                <w:numId w:val="4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3337E00"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29758BAF" w14:textId="77777777" w:rsidR="00010215" w:rsidRPr="0050747D"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D7C8F92"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1"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4E9C8318"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408FFF7"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48508537"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33FC2CC6" w14:textId="77777777" w:rsidTr="00010215">
        <w:trPr>
          <w:divId w:val="2116439976"/>
        </w:trPr>
        <w:tc>
          <w:tcPr>
            <w:tcW w:w="378" w:type="dxa"/>
            <w:tcBorders>
              <w:top w:val="single" w:sz="6" w:space="0" w:color="auto"/>
              <w:left w:val="single" w:sz="6" w:space="0" w:color="auto"/>
            </w:tcBorders>
          </w:tcPr>
          <w:p w14:paraId="54136A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07F0EEBB"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41033B0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6B5795" w14:textId="77777777" w:rsidTr="00010215">
        <w:trPr>
          <w:divId w:val="2116439976"/>
        </w:trPr>
        <w:tc>
          <w:tcPr>
            <w:tcW w:w="378" w:type="dxa"/>
            <w:tcBorders>
              <w:left w:val="single" w:sz="6" w:space="0" w:color="auto"/>
            </w:tcBorders>
          </w:tcPr>
          <w:p w14:paraId="6C4E685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1706C01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03A8B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F2983F2" w14:textId="77777777" w:rsidTr="00010215">
        <w:trPr>
          <w:divId w:val="2116439976"/>
        </w:trPr>
        <w:tc>
          <w:tcPr>
            <w:tcW w:w="378" w:type="dxa"/>
            <w:tcBorders>
              <w:left w:val="single" w:sz="6" w:space="0" w:color="auto"/>
            </w:tcBorders>
          </w:tcPr>
          <w:p w14:paraId="5D0BBB7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26243B0C"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6F9FB4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BE69B98" w14:textId="77777777" w:rsidTr="00010215">
        <w:trPr>
          <w:divId w:val="2116439976"/>
        </w:trPr>
        <w:tc>
          <w:tcPr>
            <w:tcW w:w="378" w:type="dxa"/>
            <w:tcBorders>
              <w:left w:val="single" w:sz="6" w:space="0" w:color="auto"/>
            </w:tcBorders>
          </w:tcPr>
          <w:p w14:paraId="06B7BAC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84177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3840CA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562F9A29" w14:textId="77777777" w:rsidTr="00010215">
        <w:trPr>
          <w:divId w:val="2116439976"/>
        </w:trPr>
        <w:tc>
          <w:tcPr>
            <w:tcW w:w="378" w:type="dxa"/>
            <w:tcBorders>
              <w:left w:val="single" w:sz="6" w:space="0" w:color="auto"/>
            </w:tcBorders>
          </w:tcPr>
          <w:p w14:paraId="28EBD4C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7A4EF031"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41618B7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F3956F1" w14:textId="77777777" w:rsidTr="00010215">
        <w:trPr>
          <w:divId w:val="2116439976"/>
        </w:trPr>
        <w:tc>
          <w:tcPr>
            <w:tcW w:w="378" w:type="dxa"/>
            <w:tcBorders>
              <w:left w:val="single" w:sz="6" w:space="0" w:color="auto"/>
            </w:tcBorders>
          </w:tcPr>
          <w:p w14:paraId="7B39F97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7A257ED6"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0B7FC1C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2C131B" w14:textId="77777777" w:rsidTr="00010215">
        <w:trPr>
          <w:divId w:val="2116439976"/>
        </w:trPr>
        <w:tc>
          <w:tcPr>
            <w:tcW w:w="378" w:type="dxa"/>
            <w:tcBorders>
              <w:left w:val="single" w:sz="6" w:space="0" w:color="auto"/>
            </w:tcBorders>
          </w:tcPr>
          <w:p w14:paraId="15C9341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2E1313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429443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673A902" w14:textId="77777777" w:rsidTr="00010215">
        <w:trPr>
          <w:divId w:val="2116439976"/>
        </w:trPr>
        <w:tc>
          <w:tcPr>
            <w:tcW w:w="378" w:type="dxa"/>
            <w:tcBorders>
              <w:left w:val="single" w:sz="6" w:space="0" w:color="auto"/>
            </w:tcBorders>
          </w:tcPr>
          <w:p w14:paraId="2BE5D42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2B08411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6B7062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771CDB2" w14:textId="77777777" w:rsidTr="00010215">
        <w:trPr>
          <w:divId w:val="2116439976"/>
        </w:trPr>
        <w:tc>
          <w:tcPr>
            <w:tcW w:w="378" w:type="dxa"/>
            <w:tcBorders>
              <w:left w:val="single" w:sz="6" w:space="0" w:color="auto"/>
            </w:tcBorders>
          </w:tcPr>
          <w:p w14:paraId="7E279D6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0CE2C9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1090A0B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3547EE" w14:textId="77777777" w:rsidTr="00010215">
        <w:trPr>
          <w:divId w:val="2116439976"/>
          <w:cantSplit/>
        </w:trPr>
        <w:tc>
          <w:tcPr>
            <w:tcW w:w="378" w:type="dxa"/>
            <w:tcBorders>
              <w:left w:val="single" w:sz="6" w:space="0" w:color="auto"/>
              <w:bottom w:val="single" w:sz="6" w:space="0" w:color="auto"/>
            </w:tcBorders>
          </w:tcPr>
          <w:p w14:paraId="03ECD0E7"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2F16D9FA"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1AB51E2B"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31532300"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5D72867F"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0D9EABA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1B2AEBC6"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8A3CBD1"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1ECEF64E"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4CBDEF6"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431530A8"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EF8638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A0F7C0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F16CD2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C9F1A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64806B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436175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A29FFF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4D190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0C5A57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968A4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E7FD63A"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94A5BF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4B60377"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5AFE10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75943A8"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68543A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180F2F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AF51E3A"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95A210"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F77178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6CF70F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F2D670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BD76E2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22AAE2B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0C8073C"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4CA353A"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C68E742"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F7CAC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CE3A5E9"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460992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8E0989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B4B3C9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05F3A6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04F5B7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F743E2B"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981C6F9"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2BAFFA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AEE37D3" w14:textId="77777777"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1FE0A68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861026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0CA4F059"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2EA5472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15A734D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A363F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93DD8BB"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54B08960"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93031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9E958D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80172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95DFD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72B87A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A49A3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61B65E5"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20F30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1868E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267C3397"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5D3F60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2F916F8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96FC4A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FD9747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455117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2E8B79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7BCBA8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5E4CDF0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4613FCE9"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7DA3E6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A99B5E3"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55E39A95"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7AE2D28"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007280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D968B59"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36CBF2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ED411C"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29C1BD0" w14:textId="77777777" w:rsidTr="00267633">
        <w:trPr>
          <w:divId w:val="2116439976"/>
          <w:jc w:val="center"/>
        </w:trPr>
        <w:tc>
          <w:tcPr>
            <w:tcW w:w="3080" w:type="dxa"/>
          </w:tcPr>
          <w:p w14:paraId="21E7AD2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FE9C2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5DD37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9E3C47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11F400A4"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58C94208"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3BF71E6C"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1256F63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2D2F914A"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46A1823C" w14:textId="77777777" w:rsidTr="00267633">
        <w:trPr>
          <w:divId w:val="2116439976"/>
        </w:trPr>
        <w:tc>
          <w:tcPr>
            <w:tcW w:w="8669" w:type="dxa"/>
            <w:gridSpan w:val="2"/>
          </w:tcPr>
          <w:p w14:paraId="14E59568"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1E221FC7" w14:textId="77777777" w:rsidTr="00267633">
        <w:trPr>
          <w:divId w:val="2116439976"/>
        </w:trPr>
        <w:tc>
          <w:tcPr>
            <w:tcW w:w="1908" w:type="dxa"/>
          </w:tcPr>
          <w:p w14:paraId="3D0E0E44"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5F4611B4"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5E263A1E" w14:textId="77777777" w:rsidTr="00267633">
        <w:trPr>
          <w:divId w:val="2116439976"/>
        </w:trPr>
        <w:tc>
          <w:tcPr>
            <w:tcW w:w="1908" w:type="dxa"/>
          </w:tcPr>
          <w:p w14:paraId="1E29D2A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45836E2B"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70380DC" w14:textId="77777777" w:rsidTr="00267633">
        <w:trPr>
          <w:divId w:val="2116439976"/>
        </w:trPr>
        <w:tc>
          <w:tcPr>
            <w:tcW w:w="8669" w:type="dxa"/>
            <w:gridSpan w:val="2"/>
          </w:tcPr>
          <w:p w14:paraId="7B906A36"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6E47873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491BFF1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5216A7D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4A30E42D"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50AE77BA"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033EB3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72D2A1B8"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159317C4"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6C735CC6"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20BB0481"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41A883FB"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78DC1A1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2EE19908"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1FB8960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761823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42CE07E5"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7511BCB2"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4480F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293318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2"/>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73F425" w14:textId="77777777" w:rsidTr="00267633">
        <w:trPr>
          <w:divId w:val="2116439976"/>
          <w:jc w:val="center"/>
        </w:trPr>
        <w:tc>
          <w:tcPr>
            <w:tcW w:w="3080" w:type="dxa"/>
          </w:tcPr>
          <w:p w14:paraId="03DECBA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5386CF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30B8E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869F52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33EDA39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EAAB9D1"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36A76377"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4E9F8C3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9D31ED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5286B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00773F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8F9E3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89C0F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0BBEAB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5428506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9A1B57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BBC8B73"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B3E8B1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6B337F"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0A35AD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75DFC8EF"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252C5DD4"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3218622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6C7A980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3628572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4A38B8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12D255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FD7BC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568161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C76C89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3F9E7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15301EA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1405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51528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C6CB3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06EF0A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B13BB5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F06F60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91993C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482C3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D40BE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DDA3872"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050A03" w14:textId="77777777" w:rsidTr="00267633">
        <w:trPr>
          <w:divId w:val="2116439976"/>
          <w:jc w:val="center"/>
        </w:trPr>
        <w:tc>
          <w:tcPr>
            <w:tcW w:w="3080" w:type="dxa"/>
          </w:tcPr>
          <w:p w14:paraId="17B453D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C0144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57AFF9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5DD79F"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1425FA5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100237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024470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AC6E72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4B9DF7A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63224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BB68C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AE6D2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A9D93F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A41F95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00768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3742E3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1616E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16786F1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5496A9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C8A078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64FB17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5A58F46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1A423A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30F78AA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38F77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1F85C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3FF7A99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06218FA" w14:textId="77777777" w:rsidTr="00267633">
        <w:trPr>
          <w:divId w:val="2116439976"/>
          <w:jc w:val="center"/>
        </w:trPr>
        <w:tc>
          <w:tcPr>
            <w:tcW w:w="3080" w:type="dxa"/>
          </w:tcPr>
          <w:p w14:paraId="1B32C5E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5DDF40D"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2EE849C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E64FA9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EDA56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EE5B4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1030488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275B0A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A9E93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08BC27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CAF928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958D0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525017B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5AB917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01F859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FA073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39888C1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672694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2E3DA15C"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D6414B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537BCFE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FE4A55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11A6F5B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2C0B9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14:paraId="2DC4C77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124070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0E2D79B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01A459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19179BE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84906D" w14:textId="77777777" w:rsidTr="00267633">
        <w:trPr>
          <w:divId w:val="2116439976"/>
          <w:jc w:val="center"/>
        </w:trPr>
        <w:tc>
          <w:tcPr>
            <w:tcW w:w="3080" w:type="dxa"/>
          </w:tcPr>
          <w:p w14:paraId="39C5682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539871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6B0009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A5A42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8973E1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7D34DA1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A026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DDFF43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3A8F72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1ED29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288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43A981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CDBFA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83EC3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4AE126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3A9D6F1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BB87A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69507B7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F9C93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D207E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863AA7" w14:textId="77777777" w:rsidR="00267633" w:rsidRPr="00267633" w:rsidRDefault="00267633" w:rsidP="006172E9">
      <w:pPr>
        <w:numPr>
          <w:ilvl w:val="0"/>
          <w:numId w:val="7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6084FDAB"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690483A0"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6D3A90A7"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7ACC3659"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074DF2E4"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46BC05C"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44BF77B7"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14:paraId="00608FB6"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1375DFA2"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2C110B4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24EA0781" w14:textId="77777777" w:rsidR="00267633" w:rsidRDefault="00267633" w:rsidP="00267633">
      <w:pPr>
        <w:spacing w:before="0" w:after="0" w:line="240" w:lineRule="auto"/>
        <w:divId w:val="2116439976"/>
        <w:rPr>
          <w:rFonts w:ascii="Times New Roman" w:hAnsi="Times New Roman" w:cs="Times New Roman"/>
          <w:lang w:val="en-US" w:eastAsia="zh-CN"/>
        </w:rPr>
      </w:pPr>
    </w:p>
    <w:p w14:paraId="412E96B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3589C75" w14:textId="77777777" w:rsidR="00267633" w:rsidRPr="00267633" w:rsidRDefault="00267633" w:rsidP="006172E9">
      <w:pPr>
        <w:numPr>
          <w:ilvl w:val="0"/>
          <w:numId w:val="7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6977144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8512D6D"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7D487554"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CA035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63EEE2C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5E7E61F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3180A4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2F442FC1"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65E8CB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2EC6F21C"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2142EC92"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1F7A730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379CCE0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597E81D"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7FB05BA6"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892A9E">
        <w:rPr>
          <w:rFonts w:ascii="Times New Roman" w:hAnsi="Times New Roman" w:cs="Times New Roman"/>
          <w:lang w:val="en-US" w:eastAsia="zh-CN"/>
        </w:rPr>
      </w:r>
      <w:r w:rsidR="00892A9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2BB8FB9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7297EB13"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49222C5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3F0BE9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471A57FB"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confirm that parties will not be making any further applications (e.g. abridgment of time, cost, </w:t>
      </w:r>
      <w:proofErr w:type="gramStart"/>
      <w:r w:rsidRPr="00267633">
        <w:rPr>
          <w:rFonts w:ascii="Times New Roman" w:hAnsi="Times New Roman" w:cs="Times New Roman"/>
          <w:lang w:val="en-US" w:eastAsia="zh-CN"/>
        </w:rPr>
        <w:t>withdrawal</w:t>
      </w:r>
      <w:proofErr w:type="gramEnd"/>
      <w:r w:rsidRPr="00267633">
        <w:rPr>
          <w:rFonts w:ascii="Times New Roman" w:hAnsi="Times New Roman" w:cs="Times New Roman"/>
          <w:lang w:val="en-US" w:eastAsia="zh-CN"/>
        </w:rPr>
        <w:t xml:space="preserve"> or amendment of pleadings etc.).</w:t>
      </w:r>
    </w:p>
    <w:p w14:paraId="58AE101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8AB853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22606D"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5CDA207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1B90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7040F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687A26D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312FF1E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175FD37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23FED3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97D57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84B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7778AE6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EE2DDB" w14:textId="77777777" w:rsidTr="00267633">
        <w:trPr>
          <w:divId w:val="2116439976"/>
          <w:jc w:val="center"/>
        </w:trPr>
        <w:tc>
          <w:tcPr>
            <w:tcW w:w="3080" w:type="dxa"/>
          </w:tcPr>
          <w:p w14:paraId="6BC89BE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A120D7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719C582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61D6D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5D7BDD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73E7D19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1F60460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6C438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1368687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77C7AD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078B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74A5028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95F4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86B2C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585C3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7B66AB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C27D78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6F8323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4E6F2A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AF8499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22BD390" w14:textId="77777777" w:rsidR="00267633" w:rsidRPr="00267633" w:rsidRDefault="00267633" w:rsidP="006172E9">
      <w:pPr>
        <w:numPr>
          <w:ilvl w:val="0"/>
          <w:numId w:val="7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6600D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DF8D7C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E7A966E"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7FE9C915"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6D423A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53680B8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98F997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74FFD02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14E2866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49C88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169F7B2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7F43536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54E3EC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6FCEED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06377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2DC5DA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B02E2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8BA55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F71C92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3B3E0A4C"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561DE37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14:paraId="1C2678B1" w14:textId="77777777" w:rsidTr="00267633">
        <w:trPr>
          <w:divId w:val="2116439976"/>
          <w:jc w:val="center"/>
        </w:trPr>
        <w:tc>
          <w:tcPr>
            <w:tcW w:w="3080" w:type="dxa"/>
            <w:gridSpan w:val="2"/>
          </w:tcPr>
          <w:p w14:paraId="53AD4977"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39E83B43" w14:textId="77777777" w:rsidR="001A0CCB" w:rsidRDefault="001A0CCB" w:rsidP="00267633">
            <w:pPr>
              <w:spacing w:before="0" w:after="120" w:line="240" w:lineRule="auto"/>
              <w:rPr>
                <w:rFonts w:ascii="Calibri" w:hAnsi="Calibri" w:cs="Times New Roman"/>
                <w:sz w:val="22"/>
                <w:szCs w:val="22"/>
                <w:lang w:val="en-GB" w:eastAsia="en-GB"/>
              </w:rPr>
            </w:pPr>
          </w:p>
          <w:p w14:paraId="1D365BCC" w14:textId="77777777" w:rsidR="001A0CCB" w:rsidRDefault="001A0CCB" w:rsidP="00267633">
            <w:pPr>
              <w:spacing w:before="0" w:after="120" w:line="240" w:lineRule="auto"/>
              <w:rPr>
                <w:rFonts w:ascii="Calibri" w:hAnsi="Calibri" w:cs="Times New Roman"/>
                <w:sz w:val="22"/>
                <w:szCs w:val="22"/>
                <w:lang w:val="en-GB" w:eastAsia="en-GB"/>
              </w:rPr>
            </w:pPr>
          </w:p>
          <w:p w14:paraId="496C6E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14:paraId="5FD8636A"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14:paraId="0B6AD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121D1F1B" w14:textId="77777777" w:rsidTr="00267633">
        <w:tblPrEx>
          <w:jc w:val="left"/>
        </w:tblPrEx>
        <w:trPr>
          <w:gridBefore w:val="1"/>
          <w:gridAfter w:val="1"/>
          <w:divId w:val="2116439976"/>
          <w:wBefore w:w="625" w:type="dxa"/>
          <w:wAfter w:w="815" w:type="dxa"/>
        </w:trPr>
        <w:tc>
          <w:tcPr>
            <w:tcW w:w="2600" w:type="dxa"/>
            <w:gridSpan w:val="2"/>
          </w:tcPr>
          <w:p w14:paraId="0AF0CCD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52EED980"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51" w:name="form9"/>
            <w:bookmarkStart w:id="52" w:name="_Toc66445315"/>
            <w:bookmarkStart w:id="53" w:name="_Toc81709870"/>
            <w:bookmarkStart w:id="54" w:name="_Toc81710595"/>
            <w:bookmarkStart w:id="55" w:name="_Toc81717504"/>
            <w:bookmarkStart w:id="56" w:name="_Toc122854355"/>
            <w:bookmarkStart w:id="57" w:name="_Toc122854729"/>
            <w:bookmarkStart w:id="58" w:name="_Toc243995803"/>
            <w:bookmarkEnd w:id="51"/>
            <w:r w:rsidRPr="00267633">
              <w:rPr>
                <w:rFonts w:ascii="Times New Roman" w:hAnsi="Times New Roman"/>
                <w:bCs/>
                <w:iCs/>
                <w:szCs w:val="28"/>
                <w:lang w:val="en-GB" w:eastAsia="zh-CN"/>
              </w:rPr>
              <w:t xml:space="preserve">FORM </w:t>
            </w:r>
            <w:bookmarkEnd w:id="52"/>
            <w:bookmarkEnd w:id="53"/>
            <w:bookmarkEnd w:id="54"/>
            <w:bookmarkEnd w:id="55"/>
            <w:bookmarkEnd w:id="56"/>
            <w:bookmarkEnd w:id="57"/>
            <w:bookmarkEnd w:id="58"/>
            <w:r w:rsidRPr="00267633">
              <w:rPr>
                <w:rFonts w:ascii="Times New Roman" w:hAnsi="Times New Roman"/>
                <w:bCs/>
                <w:iCs/>
                <w:szCs w:val="28"/>
                <w:lang w:val="en-GB" w:eastAsia="zh-CN"/>
              </w:rPr>
              <w:t>205</w:t>
            </w:r>
          </w:p>
        </w:tc>
        <w:tc>
          <w:tcPr>
            <w:tcW w:w="2600" w:type="dxa"/>
            <w:gridSpan w:val="2"/>
          </w:tcPr>
          <w:p w14:paraId="301AE0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23F1CD0"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4A410E69"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CD2AA7D"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59" w:name="_Toc66445316"/>
      <w:bookmarkStart w:id="60" w:name="_Toc81709871"/>
      <w:bookmarkStart w:id="61" w:name="_Toc81710596"/>
      <w:bookmarkStart w:id="62" w:name="_Toc81717505"/>
      <w:bookmarkStart w:id="63" w:name="_Toc122854356"/>
      <w:bookmarkStart w:id="64" w:name="_Toc122854730"/>
      <w:bookmarkStart w:id="65" w:name="_Toc243995804"/>
      <w:r w:rsidRPr="00267633">
        <w:rPr>
          <w:rFonts w:ascii="Times New Roman" w:hAnsi="Times New Roman"/>
          <w:b/>
          <w:bCs/>
          <w:iCs/>
          <w:szCs w:val="28"/>
          <w:lang w:val="en-GB" w:eastAsia="zh-CN"/>
        </w:rPr>
        <w:t>INDEX TO AGREED BUNDLE OF DOCUMENTS</w:t>
      </w:r>
      <w:bookmarkEnd w:id="59"/>
      <w:bookmarkEnd w:id="60"/>
      <w:bookmarkEnd w:id="61"/>
      <w:bookmarkEnd w:id="62"/>
      <w:bookmarkEnd w:id="63"/>
      <w:bookmarkEnd w:id="64"/>
      <w:bookmarkEnd w:id="65"/>
    </w:p>
    <w:p w14:paraId="78E34D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2CD43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7A850AC3" w14:textId="77777777" w:rsidTr="00267633">
        <w:trPr>
          <w:divId w:val="2116439976"/>
        </w:trPr>
        <w:tc>
          <w:tcPr>
            <w:tcW w:w="1278" w:type="dxa"/>
          </w:tcPr>
          <w:p w14:paraId="29D62FE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18F8764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0EDF497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711CD0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70F3FA0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5ACBF95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5E29894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66B2F2A1" w14:textId="77777777" w:rsidTr="00267633">
        <w:trPr>
          <w:divId w:val="2116439976"/>
        </w:trPr>
        <w:tc>
          <w:tcPr>
            <w:tcW w:w="1278" w:type="dxa"/>
          </w:tcPr>
          <w:p w14:paraId="5CFAD9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E674A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B92C63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8CB5F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19005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32FBDD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993851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660AA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4B412E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45ADA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25124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3A0EE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5950F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83BFF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673A7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3AF7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02623F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23EA92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ECF32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38BD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CC85A3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D39B2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97C97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D054B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24F010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BE6DF0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07E5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0F9F33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FF49D0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38449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AD66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42426A2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08F0689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09E82DD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2B33363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7A12FBD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54D394"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6245B87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27C3B0E9"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12CEE26" w14:textId="77777777" w:rsidTr="00267633">
        <w:trPr>
          <w:divId w:val="2116439976"/>
          <w:jc w:val="center"/>
        </w:trPr>
        <w:tc>
          <w:tcPr>
            <w:tcW w:w="3080" w:type="dxa"/>
          </w:tcPr>
          <w:p w14:paraId="1966AD2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30D176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66" w:name="_Toc122854404"/>
            <w:bookmarkStart w:id="67" w:name="_Toc122854783"/>
            <w:bookmarkStart w:id="68" w:name="_Toc122864026"/>
            <w:r w:rsidRPr="00267633">
              <w:rPr>
                <w:rFonts w:ascii="Times New Roman" w:hAnsi="Times New Roman"/>
                <w:bCs/>
                <w:iCs/>
                <w:szCs w:val="28"/>
                <w:lang w:val="en-GB" w:eastAsia="zh-CN"/>
              </w:rPr>
              <w:t xml:space="preserve">FORM </w:t>
            </w:r>
            <w:bookmarkEnd w:id="66"/>
            <w:bookmarkEnd w:id="67"/>
            <w:bookmarkEnd w:id="68"/>
            <w:r w:rsidRPr="00267633">
              <w:rPr>
                <w:rFonts w:ascii="Times New Roman" w:hAnsi="Times New Roman"/>
                <w:bCs/>
                <w:iCs/>
                <w:szCs w:val="28"/>
                <w:lang w:val="en-GB" w:eastAsia="zh-CN"/>
              </w:rPr>
              <w:t>206</w:t>
            </w:r>
          </w:p>
        </w:tc>
        <w:tc>
          <w:tcPr>
            <w:tcW w:w="3080" w:type="dxa"/>
          </w:tcPr>
          <w:p w14:paraId="784744F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3B919EC"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3F243EB6"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6C86ACFF"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5A7AD8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0CB89CF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16A5473"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36736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EF6160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51B7DBB1"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573E447"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A093C81"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6F62E9FE"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40B799E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5E980AA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09DDC3C6"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1BAC3642"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8AA45B6"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14:paraId="45A7ED37" w14:textId="77777777" w:rsidTr="00267633">
        <w:trPr>
          <w:divId w:val="2116439976"/>
        </w:trPr>
        <w:tc>
          <w:tcPr>
            <w:tcW w:w="4621" w:type="dxa"/>
          </w:tcPr>
          <w:p w14:paraId="774138BF"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C2AEB3A"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358EE304"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01F09EFA" w14:textId="77777777" w:rsidTr="00267633">
        <w:trPr>
          <w:divId w:val="2116439976"/>
        </w:trPr>
        <w:tc>
          <w:tcPr>
            <w:tcW w:w="4621" w:type="dxa"/>
          </w:tcPr>
          <w:p w14:paraId="56442B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054028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63697" w14:textId="77777777" w:rsidTr="00267633">
        <w:trPr>
          <w:divId w:val="2116439976"/>
        </w:trPr>
        <w:tc>
          <w:tcPr>
            <w:tcW w:w="4621" w:type="dxa"/>
          </w:tcPr>
          <w:p w14:paraId="070F9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B6D21C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D58FEEA"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5A3862D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14:paraId="0F254263" w14:textId="77777777" w:rsidTr="00267633">
        <w:trPr>
          <w:divId w:val="2116439976"/>
        </w:trPr>
        <w:tc>
          <w:tcPr>
            <w:tcW w:w="4469" w:type="dxa"/>
          </w:tcPr>
          <w:p w14:paraId="40341065"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2865C111"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2AC82D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33A9E5" w14:textId="77777777" w:rsidTr="00267633">
        <w:trPr>
          <w:divId w:val="2116439976"/>
        </w:trPr>
        <w:tc>
          <w:tcPr>
            <w:tcW w:w="4469" w:type="dxa"/>
          </w:tcPr>
          <w:p w14:paraId="23708B3C"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2F9A4A46"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4D20323A"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44099354"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3E65CEE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14:paraId="6DBB2176" w14:textId="77777777" w:rsidTr="00267633">
        <w:trPr>
          <w:divId w:val="2116439976"/>
        </w:trPr>
        <w:tc>
          <w:tcPr>
            <w:tcW w:w="4621" w:type="dxa"/>
          </w:tcPr>
          <w:p w14:paraId="62BEBE5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4A9914A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14E2EE6C" w14:textId="77777777" w:rsidTr="00267633">
        <w:trPr>
          <w:divId w:val="2116439976"/>
        </w:trPr>
        <w:tc>
          <w:tcPr>
            <w:tcW w:w="4621" w:type="dxa"/>
          </w:tcPr>
          <w:p w14:paraId="3EFFAC4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1819F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BA8C4E8" w14:textId="77777777" w:rsidTr="00267633">
        <w:trPr>
          <w:divId w:val="2116439976"/>
        </w:trPr>
        <w:tc>
          <w:tcPr>
            <w:tcW w:w="4621" w:type="dxa"/>
          </w:tcPr>
          <w:p w14:paraId="60E16C7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30BEDA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49BCCC" w14:textId="77777777" w:rsidTr="00267633">
        <w:trPr>
          <w:divId w:val="2116439976"/>
        </w:trPr>
        <w:tc>
          <w:tcPr>
            <w:tcW w:w="4621" w:type="dxa"/>
          </w:tcPr>
          <w:p w14:paraId="5496DCA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A9D0E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45DCBACC"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3FF6F209"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7FB01982"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14:paraId="1B266328" w14:textId="77777777" w:rsidTr="00267633">
        <w:trPr>
          <w:divId w:val="2116439976"/>
        </w:trPr>
        <w:tc>
          <w:tcPr>
            <w:tcW w:w="4621" w:type="dxa"/>
          </w:tcPr>
          <w:p w14:paraId="21CF930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lastRenderedPageBreak/>
              <w:t>Liabilities</w:t>
            </w:r>
          </w:p>
        </w:tc>
        <w:tc>
          <w:tcPr>
            <w:tcW w:w="4621" w:type="dxa"/>
          </w:tcPr>
          <w:p w14:paraId="3349394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2496474E" w14:textId="77777777" w:rsidTr="00267633">
        <w:trPr>
          <w:divId w:val="2116439976"/>
        </w:trPr>
        <w:tc>
          <w:tcPr>
            <w:tcW w:w="4621" w:type="dxa"/>
          </w:tcPr>
          <w:p w14:paraId="2AB6C8A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13B8C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22E60" w14:textId="77777777" w:rsidTr="00267633">
        <w:trPr>
          <w:divId w:val="2116439976"/>
        </w:trPr>
        <w:tc>
          <w:tcPr>
            <w:tcW w:w="4621" w:type="dxa"/>
          </w:tcPr>
          <w:p w14:paraId="343A4E3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BD71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2598D5E" w14:textId="77777777" w:rsidTr="00267633">
        <w:trPr>
          <w:divId w:val="2116439976"/>
        </w:trPr>
        <w:tc>
          <w:tcPr>
            <w:tcW w:w="4621" w:type="dxa"/>
          </w:tcPr>
          <w:p w14:paraId="0B39EA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7EAB61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10911B47"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29D03B4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47DD2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5A025B6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A9BB9"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5B4DF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6E93CB0" w14:textId="77777777" w:rsidR="00267633" w:rsidRPr="00267633" w:rsidRDefault="00267633" w:rsidP="006172E9">
      <w:pPr>
        <w:numPr>
          <w:ilvl w:val="0"/>
          <w:numId w:val="4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CCA00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C77BE8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28D565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98A17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0377D5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541B29" w14:textId="77777777" w:rsidR="00267633" w:rsidRPr="00267633" w:rsidRDefault="00267633" w:rsidP="006172E9">
      <w:pPr>
        <w:numPr>
          <w:ilvl w:val="0"/>
          <w:numId w:val="4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60A2BD3F"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5E43136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4E4CE1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7533A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094BD40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3D10FCB6" w14:textId="77777777" w:rsidR="00267633" w:rsidRPr="00267633" w:rsidRDefault="00267633" w:rsidP="006172E9">
      <w:pPr>
        <w:numPr>
          <w:ilvl w:val="0"/>
          <w:numId w:val="4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4FBB9D7F"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6B95E0A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6FD79C56"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3D958840"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2C98E694"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00D281C1"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26C86F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260D58C"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07ED45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8C1A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7DE9D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A9616A"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130AE30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3B4038C"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4BF8C55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1B745EB"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0F01FB6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164647"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239303E9"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09CD9F"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5222DA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3DE776"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20E56F83"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1CF3BFAC"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4E0CDD1C"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5E8B5AC7"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23267BCE"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6685CD0" w14:textId="77777777" w:rsidR="00267633" w:rsidRPr="00267633" w:rsidRDefault="00267633" w:rsidP="006172E9">
      <w:pPr>
        <w:numPr>
          <w:ilvl w:val="0"/>
          <w:numId w:val="5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3CBD5C46"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4789B28F"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0893FC95"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04D916F"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2AD116BC"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3261E1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701E1F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4EB4C78A"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0857DB5E"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2D875DA5"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3D205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54F92D"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579AFA38" w14:textId="77777777" w:rsidTr="00267633">
        <w:trPr>
          <w:divId w:val="2116439976"/>
          <w:cantSplit/>
        </w:trPr>
        <w:tc>
          <w:tcPr>
            <w:tcW w:w="810" w:type="dxa"/>
          </w:tcPr>
          <w:p w14:paraId="5FE7F44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6094670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384203DD"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43BC8F9D" w14:textId="77777777" w:rsidTr="00267633">
        <w:trPr>
          <w:divId w:val="2116439976"/>
          <w:cantSplit/>
        </w:trPr>
        <w:tc>
          <w:tcPr>
            <w:tcW w:w="810" w:type="dxa"/>
          </w:tcPr>
          <w:p w14:paraId="6F7E14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52E0A5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F3A1EC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1005BD9" w14:textId="77777777" w:rsidTr="00267633">
        <w:trPr>
          <w:divId w:val="2116439976"/>
          <w:cantSplit/>
        </w:trPr>
        <w:tc>
          <w:tcPr>
            <w:tcW w:w="810" w:type="dxa"/>
          </w:tcPr>
          <w:p w14:paraId="33DE5E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4DCB7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527F84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21AFF60" w14:textId="77777777" w:rsidTr="00267633">
        <w:trPr>
          <w:divId w:val="2116439976"/>
          <w:cantSplit/>
        </w:trPr>
        <w:tc>
          <w:tcPr>
            <w:tcW w:w="810" w:type="dxa"/>
          </w:tcPr>
          <w:p w14:paraId="05D03E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107A1F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CDE2A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BCECD42" w14:textId="77777777" w:rsidTr="00267633">
        <w:trPr>
          <w:divId w:val="2116439976"/>
          <w:cantSplit/>
        </w:trPr>
        <w:tc>
          <w:tcPr>
            <w:tcW w:w="810" w:type="dxa"/>
          </w:tcPr>
          <w:p w14:paraId="50C3CC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27C02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885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13E1BE" w14:textId="77777777" w:rsidTr="00267633">
        <w:trPr>
          <w:divId w:val="2116439976"/>
          <w:cantSplit/>
        </w:trPr>
        <w:tc>
          <w:tcPr>
            <w:tcW w:w="810" w:type="dxa"/>
          </w:tcPr>
          <w:p w14:paraId="17A517C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338EB7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514A5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9C7DB91"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533EFD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328572B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48E8563"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2A9FF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C83E8"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707D3904"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0F013136"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3BC9A7AE"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32877E"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2784B8FA"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29B91E3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3DCA1F0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E15BFC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(c)</w:t>
      </w:r>
      <w:r w:rsidRPr="00267633">
        <w:rPr>
          <w:rFonts w:ascii="Times New Roman" w:hAnsi="Times New Roman" w:cs="Times New Roman"/>
          <w:szCs w:val="20"/>
          <w:lang w:val="en-GB" w:eastAsia="zh-CN"/>
        </w:rPr>
        <w:tab/>
        <w:t xml:space="preserve">Names of joint-owners (if any) and the </w:t>
      </w:r>
      <w:proofErr w:type="gramStart"/>
      <w:r w:rsidRPr="00267633">
        <w:rPr>
          <w:rFonts w:ascii="Times New Roman" w:hAnsi="Times New Roman" w:cs="Times New Roman"/>
          <w:szCs w:val="20"/>
          <w:lang w:val="en-GB" w:eastAsia="zh-CN"/>
        </w:rPr>
        <w:t>manner in which</w:t>
      </w:r>
      <w:proofErr w:type="gramEnd"/>
      <w:r w:rsidRPr="00267633">
        <w:rPr>
          <w:rFonts w:ascii="Times New Roman" w:hAnsi="Times New Roman" w:cs="Times New Roman"/>
          <w:szCs w:val="20"/>
          <w:lang w:val="en-GB" w:eastAsia="zh-CN"/>
        </w:rPr>
        <w:t xml:space="preserve"> the property is held, i.e. whether as joint tenants or tenants in common:</w:t>
      </w:r>
    </w:p>
    <w:p w14:paraId="736A82B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8258F6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33FA617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779FB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DA9C5F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1C28D0" w14:textId="77777777" w:rsidR="00267633" w:rsidRPr="00267633" w:rsidRDefault="00267633" w:rsidP="006172E9">
      <w:pPr>
        <w:numPr>
          <w:ilvl w:val="0"/>
          <w:numId w:val="4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14:paraId="645681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65A40F4C"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61EBC7AD"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2D5815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383846"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32D3A4B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7C626DF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6721C87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1614635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27348A01"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259F0A1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6152603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419AE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FE0A553"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48334256"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7184A7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11ED98"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0FD4868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38FC1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102C20E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7F60A6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04F97014"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704D694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4CBF97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002D569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6660BAD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27EBF8D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2B5025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152818C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3E4B5B3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BF72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960C9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0B6D784A"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01AC5F4A"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4CD05A65"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7028BD97"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65FE4616"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lastRenderedPageBreak/>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66D39A20"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ECC9930"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6A1D9EED"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0D66D7CC"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3D715D97"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41203156"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450F50B7" w14:textId="77777777" w:rsidTr="00267633">
        <w:trPr>
          <w:divId w:val="2116439976"/>
          <w:cantSplit/>
        </w:trPr>
        <w:tc>
          <w:tcPr>
            <w:tcW w:w="810" w:type="dxa"/>
          </w:tcPr>
          <w:p w14:paraId="0B11950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3C8EC6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4C5EDC6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6E3A139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254DADB6" w14:textId="77777777" w:rsidTr="00267633">
        <w:trPr>
          <w:divId w:val="2116439976"/>
          <w:cantSplit/>
        </w:trPr>
        <w:tc>
          <w:tcPr>
            <w:tcW w:w="810" w:type="dxa"/>
          </w:tcPr>
          <w:p w14:paraId="77985ED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B7C0AB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0B404C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528B2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3A838EA" w14:textId="77777777" w:rsidTr="00267633">
        <w:trPr>
          <w:divId w:val="2116439976"/>
          <w:cantSplit/>
        </w:trPr>
        <w:tc>
          <w:tcPr>
            <w:tcW w:w="810" w:type="dxa"/>
          </w:tcPr>
          <w:p w14:paraId="300DE2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ADA7D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40D91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78E92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6E25841" w14:textId="77777777" w:rsidTr="00267633">
        <w:trPr>
          <w:divId w:val="2116439976"/>
          <w:cantSplit/>
        </w:trPr>
        <w:tc>
          <w:tcPr>
            <w:tcW w:w="810" w:type="dxa"/>
          </w:tcPr>
          <w:p w14:paraId="579C2B2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D30F9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DB88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31C11C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70ACF" w14:textId="77777777" w:rsidTr="00267633">
        <w:trPr>
          <w:divId w:val="2116439976"/>
          <w:cantSplit/>
        </w:trPr>
        <w:tc>
          <w:tcPr>
            <w:tcW w:w="810" w:type="dxa"/>
          </w:tcPr>
          <w:p w14:paraId="64609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985AE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88EE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0A129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B568CF" w14:textId="77777777" w:rsidTr="00267633">
        <w:trPr>
          <w:divId w:val="2116439976"/>
          <w:cantSplit/>
        </w:trPr>
        <w:tc>
          <w:tcPr>
            <w:tcW w:w="810" w:type="dxa"/>
          </w:tcPr>
          <w:p w14:paraId="18E681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E082D4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BD8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51E12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382DA84"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E05C39C"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E2E0059"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45D05DE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5AE4AD7"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6A7A0C98"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589BD796" w14:textId="77777777" w:rsidTr="00267633">
        <w:trPr>
          <w:divId w:val="2116439976"/>
          <w:cantSplit/>
        </w:trPr>
        <w:tc>
          <w:tcPr>
            <w:tcW w:w="810" w:type="dxa"/>
          </w:tcPr>
          <w:p w14:paraId="67421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6CBAD5E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AD2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4AFF9DB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4B53602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4E69BA6E" w14:textId="77777777" w:rsidTr="00267633">
        <w:trPr>
          <w:divId w:val="2116439976"/>
          <w:cantSplit/>
        </w:trPr>
        <w:tc>
          <w:tcPr>
            <w:tcW w:w="810" w:type="dxa"/>
          </w:tcPr>
          <w:p w14:paraId="6DAA6A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DB78A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45482D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FC122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D50C3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F238E47" w14:textId="77777777" w:rsidTr="00267633">
        <w:trPr>
          <w:divId w:val="2116439976"/>
          <w:cantSplit/>
        </w:trPr>
        <w:tc>
          <w:tcPr>
            <w:tcW w:w="810" w:type="dxa"/>
          </w:tcPr>
          <w:p w14:paraId="4921E4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43C7B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F550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C96E0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3DA6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B8531E" w14:textId="77777777" w:rsidTr="00267633">
        <w:trPr>
          <w:divId w:val="2116439976"/>
          <w:cantSplit/>
        </w:trPr>
        <w:tc>
          <w:tcPr>
            <w:tcW w:w="810" w:type="dxa"/>
          </w:tcPr>
          <w:p w14:paraId="12163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D007F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5FCF4D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EED4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0F694D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174D2FB" w14:textId="77777777" w:rsidTr="00267633">
        <w:trPr>
          <w:divId w:val="2116439976"/>
          <w:cantSplit/>
        </w:trPr>
        <w:tc>
          <w:tcPr>
            <w:tcW w:w="810" w:type="dxa"/>
          </w:tcPr>
          <w:p w14:paraId="305998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37FCC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6E9774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159275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EA52B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1CD0DA5" w14:textId="77777777" w:rsidTr="00267633">
        <w:trPr>
          <w:divId w:val="2116439976"/>
          <w:cantSplit/>
        </w:trPr>
        <w:tc>
          <w:tcPr>
            <w:tcW w:w="810" w:type="dxa"/>
          </w:tcPr>
          <w:p w14:paraId="49CEA4E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799E5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6006B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2C34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FEDD3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83ECD1D" w14:textId="77777777" w:rsidTr="00267633">
        <w:trPr>
          <w:divId w:val="2116439976"/>
          <w:cantSplit/>
        </w:trPr>
        <w:tc>
          <w:tcPr>
            <w:tcW w:w="810" w:type="dxa"/>
          </w:tcPr>
          <w:p w14:paraId="229147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A808E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70F09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779E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D01C71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C4FA7A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DE9A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C74CB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6CD6EA5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0BE8C7A0"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C3F0BA1"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19AE1C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731D0E12" w14:textId="77777777" w:rsidTr="00267633">
        <w:trPr>
          <w:divId w:val="2116439976"/>
          <w:cantSplit/>
        </w:trPr>
        <w:tc>
          <w:tcPr>
            <w:tcW w:w="810" w:type="dxa"/>
          </w:tcPr>
          <w:p w14:paraId="479280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5A45FA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4998EA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0A5B95D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768F168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6A5FAA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6FC4B51B" w14:textId="77777777" w:rsidTr="00267633">
        <w:trPr>
          <w:divId w:val="2116439976"/>
          <w:cantSplit/>
        </w:trPr>
        <w:tc>
          <w:tcPr>
            <w:tcW w:w="810" w:type="dxa"/>
          </w:tcPr>
          <w:p w14:paraId="3CB1C85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60937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3071E5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323DA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720F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A846EC3" w14:textId="77777777" w:rsidTr="00267633">
        <w:trPr>
          <w:divId w:val="2116439976"/>
          <w:cantSplit/>
        </w:trPr>
        <w:tc>
          <w:tcPr>
            <w:tcW w:w="810" w:type="dxa"/>
          </w:tcPr>
          <w:p w14:paraId="6864C7D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D5366D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039CF0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6C3CA9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04036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9F1D07F" w14:textId="77777777" w:rsidTr="00267633">
        <w:trPr>
          <w:divId w:val="2116439976"/>
          <w:cantSplit/>
        </w:trPr>
        <w:tc>
          <w:tcPr>
            <w:tcW w:w="810" w:type="dxa"/>
          </w:tcPr>
          <w:p w14:paraId="1599D91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A2A7F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B572AE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A1666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85D2F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7E58C5" w14:textId="77777777" w:rsidTr="00267633">
        <w:trPr>
          <w:divId w:val="2116439976"/>
          <w:cantSplit/>
        </w:trPr>
        <w:tc>
          <w:tcPr>
            <w:tcW w:w="810" w:type="dxa"/>
          </w:tcPr>
          <w:p w14:paraId="4CD89F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D5EA7A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352C7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9CE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98DDB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CC735C0" w14:textId="77777777" w:rsidTr="00267633">
        <w:trPr>
          <w:divId w:val="2116439976"/>
          <w:cantSplit/>
        </w:trPr>
        <w:tc>
          <w:tcPr>
            <w:tcW w:w="810" w:type="dxa"/>
          </w:tcPr>
          <w:p w14:paraId="73206C9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DF37E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135C46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6BC8DA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A93A2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5AFD0A8" w14:textId="77777777" w:rsidTr="00267633">
        <w:trPr>
          <w:divId w:val="2116439976"/>
          <w:cantSplit/>
        </w:trPr>
        <w:tc>
          <w:tcPr>
            <w:tcW w:w="810" w:type="dxa"/>
          </w:tcPr>
          <w:p w14:paraId="2165DA4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B745D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A2F9F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00B45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B76BFF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F205F99" w14:textId="77777777" w:rsidTr="00267633">
        <w:trPr>
          <w:divId w:val="2116439976"/>
          <w:cantSplit/>
        </w:trPr>
        <w:tc>
          <w:tcPr>
            <w:tcW w:w="810" w:type="dxa"/>
          </w:tcPr>
          <w:p w14:paraId="54E49A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0F575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3A0045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6CD48E7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16A89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122643" w14:textId="77777777" w:rsidTr="00267633">
        <w:trPr>
          <w:divId w:val="2116439976"/>
          <w:cantSplit/>
        </w:trPr>
        <w:tc>
          <w:tcPr>
            <w:tcW w:w="810" w:type="dxa"/>
          </w:tcPr>
          <w:p w14:paraId="78005A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09827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82AD2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DD8AAC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C1C205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E536563" w14:textId="77777777" w:rsidTr="00267633">
        <w:trPr>
          <w:divId w:val="2116439976"/>
          <w:cantSplit/>
        </w:trPr>
        <w:tc>
          <w:tcPr>
            <w:tcW w:w="810" w:type="dxa"/>
          </w:tcPr>
          <w:p w14:paraId="4952C5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75EBF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8F385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4E03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8E899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06538A5"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363AD5D4"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0A29EF39"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05CB22F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D084B1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235C5DE"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03F48994"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574EA185"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E9752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ECA72"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19E92E30"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219DB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C7C11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1C46FA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17131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124399F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6767F4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4AFEC6BA"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2B1A9CEC"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3702CAE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012F9A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4BAC44"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641C72C3"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26B81D0"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615FD7FC"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34EDCD11"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E0DBF2"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4A62936D"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2BEA57F"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26DFDE5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75627ED5"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Transport:</w:t>
      </w:r>
    </w:p>
    <w:p w14:paraId="5EA8A48B"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06BD496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26B4E2C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046C022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E9A2A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B572598"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94A17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80F12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4FB0A73B"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470C6D8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42D1DD5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0825D0B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2DC3C79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4ACD4CB7"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4104E64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74038E9B"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82B5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7C78521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2EF267F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248A60E5"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6BB3EA96"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703B5B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303503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7CD6EAE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5BFE8B3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4F2F9B04"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705AC0B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A02BA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FB6C92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Creditors (i.e. people whom I owe money to)</w:t>
      </w:r>
    </w:p>
    <w:p w14:paraId="524EE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88DDA12"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34F3BB9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057105B3"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BF4561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79723F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C4CA23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F8C54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CB4AA01"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49EABC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4320E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35254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7E96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B5C79A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Suit No.:</w:t>
      </w:r>
    </w:p>
    <w:p w14:paraId="45B306A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001232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53A1D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3196F74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079A2F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123A623"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0FA95F9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6FC4D348"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6CEA70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EC0983"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235ED6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39E0C01D"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7E36E78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1B5C514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FA7C02E"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21846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FE13C75"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2ED942A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FDEB4B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7DC8C0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97D9E0D"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03252A0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C9DEBA" w14:textId="77777777" w:rsidR="00267633" w:rsidRPr="00267633" w:rsidRDefault="00267633" w:rsidP="006172E9">
      <w:pPr>
        <w:numPr>
          <w:ilvl w:val="0"/>
          <w:numId w:val="5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32726867" w14:textId="77777777" w:rsidR="00267633" w:rsidRPr="00267633" w:rsidRDefault="00267633" w:rsidP="006172E9">
      <w:pPr>
        <w:numPr>
          <w:ilvl w:val="0"/>
          <w:numId w:val="5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6A1C184C" w14:textId="77777777" w:rsidR="00267633" w:rsidRPr="00267633" w:rsidRDefault="00267633" w:rsidP="006172E9">
      <w:pPr>
        <w:numPr>
          <w:ilvl w:val="0"/>
          <w:numId w:val="5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52DD167E" w14:textId="77777777" w:rsidR="00267633" w:rsidRPr="00267633" w:rsidRDefault="00267633" w:rsidP="006172E9">
      <w:pPr>
        <w:numPr>
          <w:ilvl w:val="0"/>
          <w:numId w:val="5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06B4B56C"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5DA094F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747F084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486CF850" w14:textId="77777777" w:rsidR="00267633" w:rsidRPr="00267633" w:rsidRDefault="00267633" w:rsidP="006172E9">
      <w:pPr>
        <w:numPr>
          <w:ilvl w:val="0"/>
          <w:numId w:val="5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177EE636"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69" w:name="_Toc122854785"/>
    </w:p>
    <w:p w14:paraId="7A527497"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69"/>
    </w:p>
    <w:p w14:paraId="484FAFEE"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341D06AB" w14:textId="77777777" w:rsidR="00267633" w:rsidRPr="00267633" w:rsidRDefault="00267633" w:rsidP="006172E9">
      <w:pPr>
        <w:numPr>
          <w:ilvl w:val="0"/>
          <w:numId w:val="5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589593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42DD9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93C4B1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69198BCB"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[To fill in Option 1, 2, 3, 4, 5 and/or 6 as set out in Form 13 of Appendix A of Practice Directions*, and to remove the relevant pages and attach the same to this Affidavit of Means.]</w:t>
      </w:r>
    </w:p>
    <w:p w14:paraId="1414CDC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D28104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504853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1976CB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8A18B"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320A415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4E7A6DF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49D98D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07C9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7D4F09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1F1EE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F013F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383A9D0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3BA62B1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70CF271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1C21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35A558"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7514E0CE"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3D0135B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7277C46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7B7032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300D7B1"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125F8A2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7642CBE2"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7B948A45"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896BEF"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0EFE74D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2D4F4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4EB02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F1A38D"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0F1C37E9"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48999766"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4751EEE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2D4725B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1D7F3C8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35427085"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50E377D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4179E8B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14:paraId="7CE1C4B7"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C44939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6DDE21E0"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7DC686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442223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6CB7F6D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6885185A"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5041FE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14:paraId="1A49517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09C6121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0EB03B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E07928"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5394A82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02E77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F765BC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AACC1AF"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208F13D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2BF9F57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2F4A39C2"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4D96A06A"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94F3A7"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3B540BC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F77E1CF" w14:textId="0F122D06" w:rsidR="00B22AB7" w:rsidRDefault="00B22AB7" w:rsidP="00AB46CB">
      <w:pPr>
        <w:divId w:val="2116439976"/>
        <w:rPr>
          <w:rFonts w:ascii="Calibri" w:hAnsi="Calibri" w:cs="Times New Roman"/>
          <w:sz w:val="22"/>
          <w:szCs w:val="22"/>
          <w:lang w:val="en-GB" w:eastAsia="en-GB"/>
        </w:rPr>
      </w:pPr>
    </w:p>
    <w:p w14:paraId="4755F4FA" w14:textId="77777777" w:rsidR="00B22AB7" w:rsidRDefault="00B22AB7" w:rsidP="00AB46CB">
      <w:pPr>
        <w:divId w:val="2116439976"/>
      </w:pPr>
    </w:p>
    <w:p w14:paraId="6AB2DAFD" w14:textId="77777777" w:rsidR="00B22AB7" w:rsidRPr="00B22AB7" w:rsidRDefault="00B22AB7" w:rsidP="00B22AB7">
      <w:pPr>
        <w:spacing w:after="0" w:line="240" w:lineRule="auto"/>
        <w:jc w:val="center"/>
        <w:divId w:val="2116439976"/>
        <w:rPr>
          <w:rFonts w:ascii="Times New Roman" w:hAnsi="Times New Roman" w:cs="Times New Roman"/>
          <w:sz w:val="22"/>
          <w:szCs w:val="22"/>
        </w:rPr>
      </w:pPr>
      <w:r w:rsidRPr="00B22AB7">
        <w:rPr>
          <w:rFonts w:ascii="Times New Roman" w:hAnsi="Times New Roman" w:cs="Times New Roman"/>
        </w:rPr>
        <w:lastRenderedPageBreak/>
        <w:t>FORM 207</w:t>
      </w:r>
    </w:p>
    <w:p w14:paraId="6A87F97E"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R. 131A(5)(a)</w:t>
      </w:r>
    </w:p>
    <w:p w14:paraId="7D7B51F4"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Para 24A</w:t>
      </w:r>
    </w:p>
    <w:p w14:paraId="7F03EF27" w14:textId="77777777" w:rsidR="00B22AB7" w:rsidRPr="00B22AB7" w:rsidRDefault="00B22AB7" w:rsidP="00B22AB7">
      <w:pPr>
        <w:divId w:val="2116439976"/>
        <w:rPr>
          <w:rFonts w:asciiTheme="minorHAnsi" w:hAnsiTheme="minorHAnsi" w:cstheme="minorBidi"/>
          <w:b/>
          <w:sz w:val="20"/>
          <w:szCs w:val="22"/>
          <w:lang w:val="en-GB"/>
        </w:rPr>
      </w:pPr>
    </w:p>
    <w:p w14:paraId="54FAB29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B22AB7">
        <w:rPr>
          <w:rFonts w:ascii="Times New Roman" w:hAnsi="Times New Roman" w:cs="Times New Roman"/>
          <w:b/>
          <w:lang w:val="en-GB"/>
        </w:rPr>
        <w:t>CONSENT FOR SERVICE BY WAY OF EMAIL OR MOBILE PHONE NUMBER FOR SUMMONSES MADE UNDER SECTION 71 AND SECTION 72 OF THE WOMEN’S CHARTER (CAP. 353)</w:t>
      </w:r>
    </w:p>
    <w:p w14:paraId="30A120D8"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075D2D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r w:rsidRPr="00B22AB7">
        <w:rPr>
          <w:rFonts w:ascii="Times New Roman" w:hAnsi="Times New Roman" w:cs="Times New Roman"/>
        </w:rPr>
        <w:t xml:space="preserve">To: </w:t>
      </w:r>
      <w:r w:rsidRPr="00B22AB7">
        <w:rPr>
          <w:rFonts w:ascii="Times New Roman" w:hAnsi="Times New Roman" w:cs="Times New Roman"/>
        </w:rPr>
        <w:tab/>
        <w:t xml:space="preserve">The Registrar, Family Justice Courts </w:t>
      </w:r>
    </w:p>
    <w:p w14:paraId="332649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p>
    <w:p w14:paraId="5EEA83E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5D24E5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A maintenance order has been made in __________ [state case number] dated _____ [insert date]. </w:t>
      </w:r>
    </w:p>
    <w:p w14:paraId="5014464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4D825F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I hereby consent to receiving any summons filed against me under section 71 (for enforcement of the maintenance order) or section 72 (for rescission or variation of the maintenance order) (“the Summons”) in the following manner:</w:t>
      </w:r>
      <w:r w:rsidRPr="00B22AB7">
        <w:rPr>
          <w:rFonts w:ascii="Times New Roman" w:hAnsi="Times New Roman" w:cs="Times New Roman"/>
          <w:bCs/>
          <w:vertAlign w:val="superscript"/>
        </w:rPr>
        <w:footnoteReference w:id="7"/>
      </w:r>
      <w:r w:rsidRPr="00B22AB7">
        <w:rPr>
          <w:rFonts w:ascii="Times New Roman" w:hAnsi="Times New Roman" w:cs="Times New Roman"/>
          <w:bCs/>
        </w:rPr>
        <w:t xml:space="preserve"> </w:t>
      </w:r>
    </w:p>
    <w:p w14:paraId="63358CAF"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862FD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*(a)</w:t>
      </w:r>
      <w:r w:rsidRPr="00B22AB7">
        <w:rPr>
          <w:rFonts w:ascii="Times New Roman" w:hAnsi="Times New Roman" w:cs="Times New Roman"/>
          <w:bCs/>
        </w:rPr>
        <w:tab/>
        <w:t>by way of email to my email address at _________ [insert email address]; *and/or</w:t>
      </w:r>
    </w:p>
    <w:p w14:paraId="28A3EEDE"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*(b)</w:t>
      </w:r>
      <w:r w:rsidRPr="00B22AB7">
        <w:rPr>
          <w:rFonts w:ascii="Times New Roman" w:hAnsi="Times New Roman" w:cs="Times New Roman"/>
          <w:bCs/>
        </w:rPr>
        <w:tab/>
        <w:t>by way of multimedia messaging service or other messaging communication at my mobile telephone number at ___________ [insert mobile telephone number].</w:t>
      </w:r>
    </w:p>
    <w:p w14:paraId="340F8C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538F9ECA"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(*to delete if not applicable)</w:t>
      </w:r>
    </w:p>
    <w:p w14:paraId="47CB939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7EA94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law, and is not limited to effecting service by email and/or messaging communication at my mobile phone number. </w:t>
      </w:r>
    </w:p>
    <w:p w14:paraId="2D51A6A3"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07284A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r w:rsidRPr="00B22AB7">
        <w:rPr>
          <w:rFonts w:ascii="Times New Roman" w:hAnsi="Times New Roman" w:cs="Times New Roman"/>
          <w:bCs/>
        </w:rPr>
        <w:t>I further acknowledge that:</w:t>
      </w:r>
      <w:r w:rsidRPr="00B22AB7">
        <w:t xml:space="preserve"> </w:t>
      </w:r>
    </w:p>
    <w:p w14:paraId="3457881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p>
    <w:p w14:paraId="1D0C54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eastAsiaTheme="minorHAnsi" w:hAnsi="Times New Roman" w:cs="Times New Roman"/>
          <w:bCs/>
          <w:sz w:val="22"/>
          <w:szCs w:val="22"/>
          <w:lang w:eastAsia="en-US"/>
        </w:rPr>
      </w:pPr>
      <w:r w:rsidRPr="00B22AB7">
        <w:rPr>
          <w:rFonts w:ascii="Times New Roman" w:hAnsi="Times New Roman" w:cs="Times New Roman"/>
          <w:bCs/>
        </w:rPr>
        <w:t>1)</w:t>
      </w:r>
      <w:r w:rsidRPr="00B22AB7">
        <w:rPr>
          <w:rFonts w:ascii="Times New Roman" w:hAnsi="Times New Roman" w:cs="Times New Roman"/>
          <w:bCs/>
        </w:rPr>
        <w:tab/>
        <w:t xml:space="preserve">It is my responsibility to inform the Court of any changes in my contact details. </w:t>
      </w:r>
      <w:proofErr w:type="gramStart"/>
      <w:r w:rsidRPr="00B22AB7">
        <w:rPr>
          <w:rFonts w:ascii="Times New Roman" w:hAnsi="Times New Roman" w:cs="Times New Roman"/>
          <w:bCs/>
        </w:rPr>
        <w:t>In the event that</w:t>
      </w:r>
      <w:proofErr w:type="gramEnd"/>
      <w:r w:rsidRPr="00B22AB7">
        <w:rPr>
          <w:rFonts w:ascii="Times New Roman" w:hAnsi="Times New Roman" w:cs="Times New Roman"/>
          <w:bCs/>
        </w:rPr>
        <w:t xml:space="preserve"> there is a change to my email address or my mobile telephone number, I will notify the Court within seven (7) days of such change by writing in to FJCOURTS_MAINTPOS@FJCourts.gov.sg.</w:t>
      </w:r>
    </w:p>
    <w:p w14:paraId="7D1E787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500635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2)</w:t>
      </w:r>
      <w:r w:rsidRPr="00B22AB7">
        <w:rPr>
          <w:rFonts w:ascii="Times New Roman" w:hAnsi="Times New Roman" w:cs="Times New Roman"/>
          <w:bCs/>
        </w:rPr>
        <w:tab/>
        <w:t xml:space="preserve">I understand that this consent continues to be valid until and unless it is revoked. If I wish to revoke my consent, I will inform the Court by writing in to FJCOURTS_MAINTPOS@FJCourts.gov.sg. </w:t>
      </w:r>
      <w:r w:rsidRPr="00B22AB7">
        <w:rPr>
          <w:rFonts w:ascii="Times New Roman" w:eastAsia="Calibri" w:hAnsi="Times New Roman" w:cs="Times New Roman"/>
          <w:bCs/>
        </w:rPr>
        <w:t>If there is revocation of consent, the date of revocation shall be taken to be the date of the email unless it is otherwise specified to take effect on a later date</w:t>
      </w:r>
      <w:r w:rsidRPr="00B22AB7">
        <w:rPr>
          <w:rFonts w:ascii="Times New Roman" w:hAnsi="Times New Roman" w:cs="Times New Roman"/>
          <w:bCs/>
        </w:rPr>
        <w:t>. Unless my consent is revoked in the manner provided, the Court is entitled to rely on this consent for purposes of serving the Summons on me.</w:t>
      </w:r>
    </w:p>
    <w:p w14:paraId="4AEEFE74"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4DA494C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DECCB6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Name of consenting party:</w:t>
      </w:r>
    </w:p>
    <w:p w14:paraId="4043BC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01A3806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Signature of consenting party:</w:t>
      </w:r>
    </w:p>
    <w:p w14:paraId="7881933B"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DFA37E5"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Date: </w:t>
      </w:r>
    </w:p>
    <w:p w14:paraId="233F1C24"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Interpreted by (if required): [State Name of court interpreter or consenting party’s solicitor] </w:t>
      </w:r>
    </w:p>
    <w:p w14:paraId="472763A6" w14:textId="77777777" w:rsid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5FF0FDD2" w14:textId="3B463A28" w:rsidR="00B22AB7" w:rsidRPr="00B22AB7" w:rsidRDefault="00B22AB7" w:rsidP="00AB46CB">
      <w:pPr>
        <w:divId w:val="2116439976"/>
      </w:pPr>
    </w:p>
    <w:p w14:paraId="1031D458" w14:textId="62ABF634" w:rsidR="00B22AB7" w:rsidRDefault="00B22AB7" w:rsidP="00AB46CB">
      <w:pPr>
        <w:divId w:val="2116439976"/>
      </w:pPr>
    </w:p>
    <w:p w14:paraId="7A11189B" w14:textId="7CE9EBD7" w:rsidR="00B22AB7" w:rsidRDefault="00B22AB7" w:rsidP="00AB46CB">
      <w:pPr>
        <w:divId w:val="2116439976"/>
      </w:pPr>
    </w:p>
    <w:p w14:paraId="350988EC" w14:textId="60B5F481" w:rsidR="00B22AB7" w:rsidRDefault="00B22AB7" w:rsidP="00AB46CB">
      <w:pPr>
        <w:divId w:val="2116439976"/>
      </w:pPr>
    </w:p>
    <w:p w14:paraId="3F71E955" w14:textId="10112E02" w:rsidR="00B22AB7" w:rsidRDefault="00B22AB7" w:rsidP="00AB46CB">
      <w:pPr>
        <w:divId w:val="2116439976"/>
      </w:pPr>
    </w:p>
    <w:p w14:paraId="7E1ECB2E" w14:textId="7E659659" w:rsidR="00B22AB7" w:rsidRDefault="00B22AB7" w:rsidP="00AB46CB">
      <w:pPr>
        <w:divId w:val="2116439976"/>
      </w:pPr>
    </w:p>
    <w:p w14:paraId="1A45D13D" w14:textId="0378E336" w:rsidR="00B22AB7" w:rsidRDefault="00B22AB7" w:rsidP="00AB46CB">
      <w:pPr>
        <w:divId w:val="2116439976"/>
      </w:pPr>
    </w:p>
    <w:p w14:paraId="4FB13E1F" w14:textId="5DA90B3E" w:rsidR="00B22AB7" w:rsidRDefault="00B22AB7" w:rsidP="00AB46CB">
      <w:pPr>
        <w:divId w:val="2116439976"/>
      </w:pPr>
    </w:p>
    <w:p w14:paraId="39213D83" w14:textId="4B41AB52" w:rsidR="00B22AB7" w:rsidRDefault="00B22AB7" w:rsidP="00AB46CB">
      <w:pPr>
        <w:divId w:val="2116439976"/>
      </w:pPr>
    </w:p>
    <w:p w14:paraId="315655BC" w14:textId="5823EB2E" w:rsidR="00B22AB7" w:rsidRDefault="00B22AB7" w:rsidP="00AB46CB">
      <w:pPr>
        <w:divId w:val="2116439976"/>
      </w:pPr>
    </w:p>
    <w:p w14:paraId="75023466" w14:textId="77777777" w:rsidR="00B22AB7" w:rsidRDefault="00B22AB7" w:rsidP="00AB46CB">
      <w:pPr>
        <w:divId w:val="2116439976"/>
      </w:pPr>
    </w:p>
    <w:p w14:paraId="46609B86" w14:textId="2232377F"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8FFA73B" w14:textId="77777777" w:rsidTr="00267633">
        <w:trPr>
          <w:divId w:val="2116439976"/>
          <w:jc w:val="center"/>
        </w:trPr>
        <w:tc>
          <w:tcPr>
            <w:tcW w:w="3080" w:type="dxa"/>
          </w:tcPr>
          <w:p w14:paraId="033B2BF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134741"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4EA140E3"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1B431EC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2BF6977"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043DA46B"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4BD95A77"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6C705D8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DC14B47"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6B71BC08"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547659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1F0FF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41EDB8E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7DA95C9"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7B1182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70"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70"/>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5FF7C19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3EC9C333"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5D52481A"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38A4FFB6"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CF2C308"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830E28B"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bookmarkStart w:id="71" w:name="Text4"/>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w:t>
      </w:r>
      <w:proofErr w:type="spellEnd"/>
      <w:r w:rsidRPr="00267633">
        <w:rPr>
          <w:rFonts w:ascii="Times New Roman" w:eastAsia="Calibri" w:hAnsi="Times New Roman" w:cs="Times New Roman"/>
          <w:noProof/>
          <w:lang w:val="en-GB" w:eastAsia="en-GB"/>
        </w:rPr>
        <w:t xml:space="preserve"> relationship</w:t>
      </w:r>
      <w:r w:rsidRPr="00267633">
        <w:rPr>
          <w:rFonts w:ascii="Times New Roman" w:eastAsia="Calibri" w:hAnsi="Times New Roman" w:cs="Times New Roman"/>
          <w:lang w:val="en-GB" w:eastAsia="en-GB"/>
        </w:rPr>
        <w:fldChar w:fldCharType="end"/>
      </w:r>
      <w:bookmarkEnd w:id="71"/>
      <w:r w:rsidRPr="00267633">
        <w:rPr>
          <w:rFonts w:ascii="Times New Roman" w:eastAsia="Calibri" w:hAnsi="Times New Roman" w:cs="Times New Roman"/>
          <w:lang w:val="en-GB" w:eastAsia="en-GB"/>
        </w:rPr>
        <w:t xml:space="preserve"> </w:t>
      </w:r>
    </w:p>
    <w:p w14:paraId="066FEA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72"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72"/>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E75C2B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56BCA2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1DBF748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4E582BB"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03D5222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228C841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3B54B18"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5D0E832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10CB3CA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FE37E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35857DE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D3B0C0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3D49934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AA4EF9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3488BFBD"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D307280"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6A58539"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56F4A4C3"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0261AA81"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77D6CC4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667F9E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5DEB7E6B"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E5DA4BE"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985C6A4"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7C22759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1051C6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4C1FAEC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14:paraId="7681D3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73" w:name="Text3"/>
    <w:p w14:paraId="6D9503B9"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73"/>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8BCB1B1"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F99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14:paraId="0685FD05"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D484C68"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9A8165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06DB1F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B50361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F377AB4"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2E6B1DC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5E6216F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2869751" w14:textId="77777777" w:rsidTr="00267633">
        <w:trPr>
          <w:divId w:val="2116439976"/>
        </w:trPr>
        <w:tc>
          <w:tcPr>
            <w:tcW w:w="511" w:type="dxa"/>
            <w:shd w:val="clear" w:color="auto" w:fill="auto"/>
          </w:tcPr>
          <w:p w14:paraId="74182F1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892A9E">
              <w:rPr>
                <w:rFonts w:ascii="Times New Roman" w:eastAsia="Calibri" w:hAnsi="Times New Roman" w:cs="Times New Roman"/>
                <w:lang w:val="en-GB" w:eastAsia="en-GB"/>
              </w:rPr>
            </w:r>
            <w:r w:rsidR="00892A9E">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5ED2E18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5B234BD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4224A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3E0A921" w14:textId="77777777" w:rsidTr="00267633">
        <w:trPr>
          <w:divId w:val="2116439976"/>
        </w:trPr>
        <w:tc>
          <w:tcPr>
            <w:tcW w:w="511" w:type="dxa"/>
            <w:shd w:val="clear" w:color="auto" w:fill="auto"/>
          </w:tcPr>
          <w:p w14:paraId="6067EF3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892A9E">
              <w:rPr>
                <w:rFonts w:ascii="Times New Roman" w:eastAsia="Calibri" w:hAnsi="Times New Roman" w:cs="Times New Roman"/>
                <w:lang w:val="en-GB" w:eastAsia="en-GB"/>
              </w:rPr>
            </w:r>
            <w:r w:rsidR="00892A9E">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0E5012CE"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0EE20C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A6D72F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67E1B75A" w14:textId="77777777" w:rsidTr="00267633">
        <w:trPr>
          <w:divId w:val="2116439976"/>
        </w:trPr>
        <w:tc>
          <w:tcPr>
            <w:tcW w:w="511" w:type="dxa"/>
            <w:shd w:val="clear" w:color="auto" w:fill="auto"/>
          </w:tcPr>
          <w:p w14:paraId="2CC5155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892A9E">
              <w:rPr>
                <w:rFonts w:ascii="Times New Roman" w:eastAsia="Calibri" w:hAnsi="Times New Roman" w:cs="Times New Roman"/>
                <w:lang w:val="en-GB" w:eastAsia="en-GB"/>
              </w:rPr>
            </w:r>
            <w:r w:rsidR="00892A9E">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FD0162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0CEE997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881D554"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366E9B8" w14:textId="77777777" w:rsidTr="00267633">
        <w:trPr>
          <w:divId w:val="2116439976"/>
        </w:trPr>
        <w:tc>
          <w:tcPr>
            <w:tcW w:w="511" w:type="dxa"/>
            <w:shd w:val="clear" w:color="auto" w:fill="auto"/>
          </w:tcPr>
          <w:p w14:paraId="5943EE9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892A9E">
              <w:rPr>
                <w:rFonts w:ascii="Times New Roman" w:eastAsia="Calibri" w:hAnsi="Times New Roman" w:cs="Times New Roman"/>
                <w:lang w:val="en-GB" w:eastAsia="en-GB"/>
              </w:rPr>
            </w:r>
            <w:r w:rsidR="00892A9E">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E259444"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22B5B4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FC7E9F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3E20F489"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1520A8F"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36BBAD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26EA6D25"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0A69E508"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1B842D6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bookmarkStart w:id="74"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74"/>
      <w:r w:rsidRPr="00267633">
        <w:rPr>
          <w:rFonts w:ascii="Times New Roman" w:eastAsia="Calibri" w:hAnsi="Times New Roman" w:cs="Times New Roman"/>
          <w:lang w:val="en-GB" w:eastAsia="en-GB"/>
        </w:rPr>
        <w:t xml:space="preserve"> at</w:t>
      </w:r>
      <w:bookmarkStart w:id="75"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75"/>
      <w:r w:rsidRPr="00267633">
        <w:rPr>
          <w:rFonts w:ascii="Times New Roman" w:eastAsia="Calibri" w:hAnsi="Times New Roman" w:cs="Times New Roman"/>
          <w:lang w:val="en-GB" w:eastAsia="en-GB"/>
        </w:rPr>
        <w:t xml:space="preserve">. My Gross Income is </w:t>
      </w:r>
      <w:bookmarkStart w:id="76"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6"/>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bookmarkStart w:id="77"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7"/>
      <w:r w:rsidRPr="00267633">
        <w:rPr>
          <w:rFonts w:ascii="Times New Roman" w:eastAsia="Calibri" w:hAnsi="Times New Roman" w:cs="Times New Roman"/>
          <w:lang w:val="en-GB" w:eastAsia="en-GB"/>
        </w:rPr>
        <w:t>.</w:t>
      </w:r>
    </w:p>
    <w:p w14:paraId="38CEF6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6C9DEAC"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39705C21"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268B2A58"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43E428F7"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23047202"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Any other documents relevant to determine your income and financial resources such as Letter of Employment/Termination/ Retrenchment/Resignation/Proof of Efforts to seek employment or and others.</w:t>
      </w:r>
    </w:p>
    <w:p w14:paraId="7C968E3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78"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78"/>
      <w:r w:rsidRPr="00267633">
        <w:rPr>
          <w:rFonts w:ascii="Times New Roman" w:eastAsia="Calibri" w:hAnsi="Times New Roman" w:cs="Times New Roman"/>
          <w:lang w:val="en-GB" w:eastAsia="en-GB"/>
        </w:rPr>
        <w:t>/I do not have any other sources of income*.</w:t>
      </w:r>
    </w:p>
    <w:p w14:paraId="36DBC05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76F493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7357800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ED701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19627D6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727268E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14:paraId="2A30645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1D86AE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52D3153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6E27232"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3843A2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15AB09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5D8EFD58"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79"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79"/>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bookmarkStart w:id="80"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80"/>
      <w:r w:rsidRPr="00267633">
        <w:rPr>
          <w:rFonts w:ascii="Times New Roman" w:eastAsia="Calibri" w:hAnsi="Times New Roman" w:cs="Times New Roman"/>
          <w:lang w:val="en-GB" w:eastAsia="en-GB"/>
        </w:rPr>
        <w:t>;</w:t>
      </w:r>
    </w:p>
    <w:p w14:paraId="519A070A"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D0CDDF5"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1ABB2E2"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02FA486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6B7F85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6ABE5361"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2291AF2B"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9F9D2E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101D7A7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lastRenderedPageBreak/>
        <w:t>Date (DD/MM/YYYY)</w:t>
      </w:r>
    </w:p>
    <w:p w14:paraId="55EFA25C"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653484AD"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2AD2D83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14:paraId="75BD50A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7ACC09FB"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00A7D102"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4109DFB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32D84CD8"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2F08C5D9"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7E9AE554"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175CBD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BCBA2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14:paraId="2E130DF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2C0C153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6696162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26DC9AB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91C8F52" w14:textId="77777777" w:rsidTr="00267633">
        <w:trPr>
          <w:divId w:val="2116439976"/>
        </w:trPr>
        <w:tc>
          <w:tcPr>
            <w:tcW w:w="511" w:type="dxa"/>
            <w:shd w:val="clear" w:color="auto" w:fill="auto"/>
          </w:tcPr>
          <w:p w14:paraId="7828B320"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892A9E">
              <w:rPr>
                <w:rFonts w:ascii="Times New Roman" w:eastAsia="Calibri" w:hAnsi="Times New Roman" w:cs="Times New Roman"/>
                <w:lang w:val="en-GB" w:eastAsia="en-US"/>
              </w:rPr>
            </w:r>
            <w:r w:rsidR="00892A9E">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4C6CBF7F"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02FB422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7C24C16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864971E" w14:textId="77777777" w:rsidTr="00267633">
        <w:trPr>
          <w:divId w:val="2116439976"/>
        </w:trPr>
        <w:tc>
          <w:tcPr>
            <w:tcW w:w="511" w:type="dxa"/>
            <w:shd w:val="clear" w:color="auto" w:fill="auto"/>
          </w:tcPr>
          <w:p w14:paraId="47B313C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892A9E">
              <w:rPr>
                <w:rFonts w:ascii="Times New Roman" w:eastAsia="Calibri" w:hAnsi="Times New Roman" w:cs="Times New Roman"/>
                <w:lang w:val="en-GB" w:eastAsia="en-US"/>
              </w:rPr>
            </w:r>
            <w:r w:rsidR="00892A9E">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C0AB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01D1767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5BB98D0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43EF572" w14:textId="77777777" w:rsidTr="00267633">
        <w:trPr>
          <w:divId w:val="2116439976"/>
        </w:trPr>
        <w:tc>
          <w:tcPr>
            <w:tcW w:w="511" w:type="dxa"/>
            <w:shd w:val="clear" w:color="auto" w:fill="auto"/>
          </w:tcPr>
          <w:p w14:paraId="46064C9D"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892A9E">
              <w:rPr>
                <w:rFonts w:ascii="Times New Roman" w:eastAsia="Calibri" w:hAnsi="Times New Roman" w:cs="Times New Roman"/>
                <w:lang w:val="en-GB" w:eastAsia="en-US"/>
              </w:rPr>
            </w:r>
            <w:r w:rsidR="00892A9E">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B6007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33CE8D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2BD53A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3C9CB41B" w14:textId="77777777" w:rsidTr="00267633">
        <w:trPr>
          <w:divId w:val="2116439976"/>
        </w:trPr>
        <w:tc>
          <w:tcPr>
            <w:tcW w:w="511" w:type="dxa"/>
            <w:shd w:val="clear" w:color="auto" w:fill="auto"/>
          </w:tcPr>
          <w:p w14:paraId="2E5B171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892A9E">
              <w:rPr>
                <w:rFonts w:ascii="Times New Roman" w:eastAsia="Calibri" w:hAnsi="Times New Roman" w:cs="Times New Roman"/>
                <w:lang w:val="en-GB" w:eastAsia="en-US"/>
              </w:rPr>
            </w:r>
            <w:r w:rsidR="00892A9E">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790BC5E"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697502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75EA67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62B6563C"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8172141"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7A636BD7"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532CFDE8"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00158F3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623F3F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3C533368"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EE7FAB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Salary slips (latest 6 months) or statements detailing income including supporting documentary evidence of my last job/employment and the income and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as set out in paragraph 5.</w:t>
      </w:r>
    </w:p>
    <w:p w14:paraId="048B1C5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67CA52B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57D37FDB"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 xml:space="preserve"> Bank /financial statements (past 6 months) </w:t>
      </w:r>
    </w:p>
    <w:p w14:paraId="67DCE4C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20426A0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2EEB9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14:paraId="1EF0A03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103F654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B1E167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7C507E6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370D8DC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1E050833"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42185E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3BEE236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39D0E429"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DCDC626"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7A375DB1"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391250D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0EB4974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411C88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7E9C9EA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97F92D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0E31D7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291C2146"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13"/>
          <w:pgSz w:w="11906" w:h="16838" w:code="9"/>
          <w:pgMar w:top="1440" w:right="1416" w:bottom="1440" w:left="1418" w:header="720" w:footer="720" w:gutter="0"/>
          <w:paperSrc w:first="1" w:other="1"/>
          <w:cols w:space="720"/>
          <w:noEndnote/>
        </w:sectPr>
      </w:pPr>
    </w:p>
    <w:p w14:paraId="37353E8A"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10AD123F"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5AA1B3C2"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0879EE2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48B1E505"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6BABDA0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3AD7A63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E0F7E7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3728A5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4C313A8A"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179F964E"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055DD7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591E01B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F356B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6F6AF8E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5DB8E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2ED59D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669B40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CFFA0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25ADB7C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1470E95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4AB4C5CF"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1415852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18A29CD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31678BE5"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6C6E94F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69560AE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4EDB9F5"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F03A4A6"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9D05A6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92A1DE8"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4FCA0EFE"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1F2CD331" w14:textId="77777777" w:rsidTr="00EE3521">
        <w:trPr>
          <w:divId w:val="2116439976"/>
          <w:jc w:val="center"/>
        </w:trPr>
        <w:tc>
          <w:tcPr>
            <w:tcW w:w="3080" w:type="dxa"/>
          </w:tcPr>
          <w:p w14:paraId="15AE0B94"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0FEF66B"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604055EA" w14:textId="77777777" w:rsidR="00EE3521" w:rsidRPr="003A00FD" w:rsidRDefault="00EE3521" w:rsidP="00312957">
            <w:pPr>
              <w:spacing w:after="120" w:line="240" w:lineRule="auto"/>
              <w:rPr>
                <w:rFonts w:ascii="Times New Roman" w:hAnsi="Times New Roman" w:cs="Times New Roman"/>
                <w:lang w:val="en-GB" w:eastAsia="zh-CN"/>
              </w:rPr>
            </w:pPr>
          </w:p>
        </w:tc>
      </w:tr>
    </w:tbl>
    <w:p w14:paraId="15AEC8D5"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D5B5889"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646072B5"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631D7C2B"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7D316578"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6717F739" w14:textId="77777777" w:rsidTr="00312957">
        <w:trPr>
          <w:divId w:val="2116439976"/>
        </w:trPr>
        <w:tc>
          <w:tcPr>
            <w:tcW w:w="846" w:type="dxa"/>
            <w:shd w:val="clear" w:color="auto" w:fill="auto"/>
          </w:tcPr>
          <w:p w14:paraId="6B0EA35A"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2B9DB027"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B7B96C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2F53CBCC"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3CBE2ED8"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2879D058" w14:textId="77777777" w:rsidTr="00312957">
        <w:trPr>
          <w:divId w:val="2116439976"/>
        </w:trPr>
        <w:tc>
          <w:tcPr>
            <w:tcW w:w="846" w:type="dxa"/>
            <w:shd w:val="clear" w:color="auto" w:fill="auto"/>
          </w:tcPr>
          <w:p w14:paraId="1D742EF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D3B34E5"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3368E346"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9E3C31A"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11C0B203" w14:textId="77777777" w:rsidR="00EE3521" w:rsidRPr="00312957" w:rsidRDefault="00EE3521" w:rsidP="00312957">
            <w:pPr>
              <w:rPr>
                <w:rFonts w:ascii="Times New Roman" w:eastAsia="SimSun" w:hAnsi="Times New Roman" w:cs="Times New Roman"/>
              </w:rPr>
            </w:pPr>
          </w:p>
        </w:tc>
      </w:tr>
      <w:tr w:rsidR="00312957" w:rsidRPr="00606246" w14:paraId="0F44F5F2" w14:textId="77777777" w:rsidTr="00312957">
        <w:trPr>
          <w:divId w:val="2116439976"/>
        </w:trPr>
        <w:tc>
          <w:tcPr>
            <w:tcW w:w="846" w:type="dxa"/>
            <w:shd w:val="clear" w:color="auto" w:fill="auto"/>
          </w:tcPr>
          <w:p w14:paraId="643A7CB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32D01E0D"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51DA5D2"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D6F65F9"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05A7BE87" w14:textId="77777777" w:rsidR="00EE3521" w:rsidRPr="00312957" w:rsidRDefault="00EE3521" w:rsidP="00312957">
            <w:pPr>
              <w:rPr>
                <w:rFonts w:ascii="Times New Roman" w:eastAsia="SimSun" w:hAnsi="Times New Roman" w:cs="Times New Roman"/>
              </w:rPr>
            </w:pPr>
          </w:p>
        </w:tc>
      </w:tr>
    </w:tbl>
    <w:p w14:paraId="639C0187" w14:textId="77777777" w:rsidR="00EE3521" w:rsidRPr="00606246" w:rsidRDefault="00EE3521" w:rsidP="00EE3521">
      <w:pPr>
        <w:divId w:val="2116439976"/>
        <w:rPr>
          <w:rFonts w:ascii="Times New Roman" w:hAnsi="Times New Roman" w:cs="Times New Roman"/>
        </w:rPr>
      </w:pPr>
    </w:p>
    <w:p w14:paraId="72F39638"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05D6DE0E" w14:textId="77777777" w:rsidR="00EE3521" w:rsidRPr="00606246" w:rsidRDefault="00EE3521" w:rsidP="00EE3521">
      <w:pPr>
        <w:divId w:val="2116439976"/>
        <w:rPr>
          <w:rFonts w:ascii="Times New Roman" w:hAnsi="Times New Roman" w:cs="Times New Roman"/>
        </w:rPr>
      </w:pPr>
    </w:p>
    <w:p w14:paraId="1F116E5E" w14:textId="77777777" w:rsidR="00EE3521" w:rsidRPr="00606246" w:rsidRDefault="00EE3521" w:rsidP="00EE3521">
      <w:pPr>
        <w:divId w:val="2116439976"/>
        <w:rPr>
          <w:rFonts w:ascii="Times New Roman" w:hAnsi="Times New Roman" w:cs="Times New Roman"/>
        </w:rPr>
      </w:pPr>
    </w:p>
    <w:p w14:paraId="7AC3D739"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4624A60F"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07036D23"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3BEC070B" w14:textId="77777777" w:rsidTr="00244A37">
        <w:trPr>
          <w:divId w:val="2116439976"/>
          <w:jc w:val="center"/>
        </w:trPr>
        <w:tc>
          <w:tcPr>
            <w:tcW w:w="3080" w:type="dxa"/>
          </w:tcPr>
          <w:p w14:paraId="297E8978"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766C8B72"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3D2E7FDD" w14:textId="77777777" w:rsidR="00244A37" w:rsidRPr="00A03247" w:rsidRDefault="00244A37" w:rsidP="00312957">
            <w:pPr>
              <w:spacing w:after="120" w:line="240" w:lineRule="auto"/>
              <w:rPr>
                <w:rFonts w:ascii="Times New Roman" w:hAnsi="Times New Roman" w:cs="Times New Roman"/>
                <w:lang w:val="en-GB" w:eastAsia="zh-CN"/>
              </w:rPr>
            </w:pPr>
          </w:p>
        </w:tc>
      </w:tr>
    </w:tbl>
    <w:p w14:paraId="68D70EF4"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1D659E4E"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5E76CCE2"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0E9EDCEF" w14:textId="77777777" w:rsidR="00244A37" w:rsidRPr="00606246" w:rsidRDefault="00244A37" w:rsidP="00244A37">
      <w:pPr>
        <w:pStyle w:val="ListParagraph"/>
        <w:ind w:left="1440"/>
        <w:divId w:val="2116439976"/>
        <w:rPr>
          <w:sz w:val="24"/>
          <w:szCs w:val="24"/>
        </w:rPr>
      </w:pPr>
    </w:p>
    <w:p w14:paraId="7F8E86B3"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19D284FB"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02C4ED86" w14:textId="77777777" w:rsidTr="00312957">
        <w:trPr>
          <w:divId w:val="2116439976"/>
        </w:trPr>
        <w:tc>
          <w:tcPr>
            <w:tcW w:w="846" w:type="dxa"/>
            <w:shd w:val="clear" w:color="auto" w:fill="auto"/>
          </w:tcPr>
          <w:p w14:paraId="3C443FB7"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214D219B"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270EEDC9"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6BA1D9A4" w14:textId="77777777" w:rsidTr="00312957">
        <w:trPr>
          <w:divId w:val="2116439976"/>
        </w:trPr>
        <w:tc>
          <w:tcPr>
            <w:tcW w:w="846" w:type="dxa"/>
            <w:shd w:val="clear" w:color="auto" w:fill="auto"/>
          </w:tcPr>
          <w:p w14:paraId="57D8D551"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347C61A4"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BA998F" w14:textId="77777777" w:rsidR="00244A37" w:rsidRPr="00312957" w:rsidRDefault="00244A37" w:rsidP="00312957">
            <w:pPr>
              <w:jc w:val="both"/>
              <w:rPr>
                <w:rFonts w:ascii="Times New Roman" w:eastAsia="SimSun" w:hAnsi="Times New Roman" w:cs="Times New Roman"/>
              </w:rPr>
            </w:pPr>
          </w:p>
        </w:tc>
      </w:tr>
      <w:tr w:rsidR="00312957" w:rsidRPr="00606246" w14:paraId="772B8043" w14:textId="77777777" w:rsidTr="00312957">
        <w:trPr>
          <w:divId w:val="2116439976"/>
        </w:trPr>
        <w:tc>
          <w:tcPr>
            <w:tcW w:w="846" w:type="dxa"/>
            <w:shd w:val="clear" w:color="auto" w:fill="auto"/>
          </w:tcPr>
          <w:p w14:paraId="3B27487D"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6D14AA1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4CCD3307" w14:textId="77777777" w:rsidR="00244A37" w:rsidRPr="00312957" w:rsidRDefault="00244A37" w:rsidP="00312957">
            <w:pPr>
              <w:jc w:val="both"/>
              <w:rPr>
                <w:rFonts w:ascii="Times New Roman" w:eastAsia="SimSun" w:hAnsi="Times New Roman" w:cs="Times New Roman"/>
              </w:rPr>
            </w:pPr>
          </w:p>
        </w:tc>
      </w:tr>
    </w:tbl>
    <w:p w14:paraId="5AE479AF" w14:textId="77777777" w:rsidR="00244A37" w:rsidRPr="00606246" w:rsidRDefault="00244A37" w:rsidP="00244A37">
      <w:pPr>
        <w:jc w:val="both"/>
        <w:divId w:val="2116439976"/>
        <w:rPr>
          <w:rFonts w:ascii="Times New Roman" w:hAnsi="Times New Roman" w:cs="Times New Roman"/>
        </w:rPr>
      </w:pPr>
    </w:p>
    <w:p w14:paraId="0A1D056B" w14:textId="77777777" w:rsidR="00244A37" w:rsidRPr="00606246" w:rsidRDefault="00244A37" w:rsidP="00244A37">
      <w:pPr>
        <w:ind w:left="2880"/>
        <w:divId w:val="2116439976"/>
        <w:rPr>
          <w:rFonts w:ascii="Times New Roman" w:hAnsi="Times New Roman" w:cs="Times New Roman"/>
        </w:rPr>
      </w:pPr>
    </w:p>
    <w:p w14:paraId="1665A15B"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53EBDE79" w14:textId="77777777" w:rsidR="00244A37" w:rsidRPr="00606246" w:rsidRDefault="00244A37" w:rsidP="00244A37">
      <w:pPr>
        <w:ind w:left="2880"/>
        <w:divId w:val="2116439976"/>
        <w:rPr>
          <w:rFonts w:ascii="Times New Roman" w:hAnsi="Times New Roman" w:cs="Times New Roman"/>
        </w:rPr>
      </w:pPr>
    </w:p>
    <w:p w14:paraId="1AC2AD90" w14:textId="77777777" w:rsidR="00244A37" w:rsidRPr="00606246" w:rsidRDefault="00244A37" w:rsidP="00244A37">
      <w:pPr>
        <w:ind w:left="2880"/>
        <w:divId w:val="2116439976"/>
        <w:rPr>
          <w:rFonts w:ascii="Times New Roman" w:hAnsi="Times New Roman" w:cs="Times New Roman"/>
        </w:rPr>
      </w:pPr>
    </w:p>
    <w:p w14:paraId="39892C7A" w14:textId="77777777" w:rsidR="00244A37" w:rsidRPr="00606246" w:rsidRDefault="00244A37" w:rsidP="00244A37">
      <w:pPr>
        <w:ind w:left="2880"/>
        <w:divId w:val="2116439976"/>
        <w:rPr>
          <w:rFonts w:ascii="Times New Roman" w:hAnsi="Times New Roman" w:cs="Times New Roman"/>
        </w:rPr>
      </w:pPr>
    </w:p>
    <w:p w14:paraId="5E7C22E1"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B52F46B"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18778F2E" w14:textId="77777777" w:rsidR="00244A37" w:rsidRPr="00606246" w:rsidRDefault="00244A37" w:rsidP="00244A37">
      <w:pPr>
        <w:divId w:val="2116439976"/>
        <w:rPr>
          <w:rFonts w:ascii="Times New Roman" w:hAnsi="Times New Roman" w:cs="Times New Roman"/>
        </w:rPr>
      </w:pPr>
    </w:p>
    <w:p w14:paraId="3DBC972D"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006D6C"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05A9E17A" w14:textId="77777777" w:rsidTr="00267633">
        <w:trPr>
          <w:divId w:val="2116439976"/>
          <w:jc w:val="center"/>
        </w:trPr>
        <w:tc>
          <w:tcPr>
            <w:tcW w:w="3080" w:type="dxa"/>
          </w:tcPr>
          <w:p w14:paraId="367274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5FDB93F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05C8DBE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13BB8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B277C0A"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44CE6D44"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3E42972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1BAE9282"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337540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4CA053DC"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3DBDF04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B85120"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4C0D1755"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D45087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4C63CA33"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2B50ED1B" w14:textId="77777777" w:rsidR="00267633" w:rsidRPr="00267633" w:rsidRDefault="00267633" w:rsidP="006172E9">
      <w:pPr>
        <w:numPr>
          <w:ilvl w:val="0"/>
          <w:numId w:val="4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5AA4F1D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4DE6E1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64324FE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793052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DCD221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1A2EBA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2386C0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995C92B"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2537B79"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57B48661"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439424A3"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54E5330"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8DA2756"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7423F258"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22150D96"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6591F117" w14:textId="77777777" w:rsidTr="00AB46CB">
        <w:trPr>
          <w:divId w:val="2116439976"/>
          <w:trHeight w:val="394"/>
          <w:jc w:val="center"/>
        </w:trPr>
        <w:tc>
          <w:tcPr>
            <w:tcW w:w="8352" w:type="dxa"/>
            <w:gridSpan w:val="6"/>
            <w:vMerge w:val="restart"/>
          </w:tcPr>
          <w:p w14:paraId="1CB6F176"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3159F7A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637EE649"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16555AD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638A6ED3"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50CA7F8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038A2C18"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66CA38FB"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6F8F216"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476C2E5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1C3A1B9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7C40555A"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4B1749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75AF641"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57A5F6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14F7129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F180DA9" w14:textId="77777777" w:rsidTr="00AB46CB">
        <w:trPr>
          <w:divId w:val="2116439976"/>
          <w:trHeight w:val="657"/>
          <w:jc w:val="center"/>
        </w:trPr>
        <w:tc>
          <w:tcPr>
            <w:tcW w:w="8352" w:type="dxa"/>
            <w:gridSpan w:val="6"/>
            <w:vMerge/>
          </w:tcPr>
          <w:p w14:paraId="2ADAFA5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2DC1ABAD"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79E3D2C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41B033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0B5697C5"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140904A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3905762E"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21939CED"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36F7FE40"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62E1A208"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12035F"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7B18A2C9" w14:textId="77777777" w:rsidTr="00AB46CB">
        <w:trPr>
          <w:divId w:val="2116439976"/>
          <w:trHeight w:val="266"/>
          <w:jc w:val="center"/>
        </w:trPr>
        <w:tc>
          <w:tcPr>
            <w:tcW w:w="11136" w:type="dxa"/>
            <w:gridSpan w:val="7"/>
            <w:shd w:val="clear" w:color="auto" w:fill="00B0F0"/>
            <w:vAlign w:val="center"/>
          </w:tcPr>
          <w:p w14:paraId="78D0BE12"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2152B7A4" w14:textId="77777777" w:rsidTr="00AB46CB">
        <w:trPr>
          <w:divId w:val="2116439976"/>
          <w:trHeight w:val="1523"/>
          <w:jc w:val="center"/>
        </w:trPr>
        <w:tc>
          <w:tcPr>
            <w:tcW w:w="11136" w:type="dxa"/>
            <w:gridSpan w:val="7"/>
            <w:shd w:val="clear" w:color="auto" w:fill="auto"/>
          </w:tcPr>
          <w:p w14:paraId="7B29E8B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11D26DE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50CF2FA0"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3762FED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6BD85A25"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60732E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3D39A71B"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7CC9E0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2FD88AD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58A40A00" w14:textId="77777777" w:rsidTr="00AB46CB">
        <w:trPr>
          <w:divId w:val="2116439976"/>
          <w:trHeight w:val="1732"/>
          <w:jc w:val="center"/>
        </w:trPr>
        <w:tc>
          <w:tcPr>
            <w:tcW w:w="11136" w:type="dxa"/>
            <w:gridSpan w:val="7"/>
            <w:shd w:val="clear" w:color="auto" w:fill="auto"/>
          </w:tcPr>
          <w:p w14:paraId="7D5BD3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6BFC745"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464C8F16"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21A23D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3FDE020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3011B0B"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1C77449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268E6B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40B0C5E0"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DD99F34" w14:textId="77777777" w:rsidTr="00AB46CB">
        <w:trPr>
          <w:divId w:val="2116439976"/>
          <w:trHeight w:val="2331"/>
          <w:jc w:val="center"/>
        </w:trPr>
        <w:tc>
          <w:tcPr>
            <w:tcW w:w="5568" w:type="dxa"/>
            <w:gridSpan w:val="3"/>
            <w:shd w:val="clear" w:color="auto" w:fill="auto"/>
          </w:tcPr>
          <w:p w14:paraId="28208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026F4AF2"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029AC5FD" w14:textId="77777777" w:rsidR="00AB46CB" w:rsidRPr="00267633" w:rsidRDefault="00AB46CB" w:rsidP="006172E9">
            <w:pPr>
              <w:widowControl w:val="0"/>
              <w:numPr>
                <w:ilvl w:val="0"/>
                <w:numId w:val="101"/>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06AA248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84705B5"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67B2C05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4F89B68D"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712D1D1B"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6AC28580" w14:textId="77777777" w:rsidR="00AB46CB" w:rsidRPr="00267633" w:rsidRDefault="00AB46CB" w:rsidP="006172E9">
            <w:pPr>
              <w:widowControl w:val="0"/>
              <w:numPr>
                <w:ilvl w:val="0"/>
                <w:numId w:val="101"/>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43886088"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61EC2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3B28A2B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0F605C4"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1948032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AADA59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72B58091"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3812333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2D4468AE"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3470938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7D49E237" w14:textId="77777777" w:rsidTr="00AB46CB">
        <w:trPr>
          <w:divId w:val="2116439976"/>
          <w:trHeight w:val="287"/>
          <w:jc w:val="center"/>
        </w:trPr>
        <w:tc>
          <w:tcPr>
            <w:tcW w:w="11136" w:type="dxa"/>
            <w:gridSpan w:val="7"/>
            <w:tcBorders>
              <w:bottom w:val="nil"/>
            </w:tcBorders>
          </w:tcPr>
          <w:p w14:paraId="00BD67F5"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75051EFD" w14:textId="77777777" w:rsidTr="00AB46CB">
        <w:trPr>
          <w:divId w:val="2116439976"/>
          <w:trHeight w:val="1197"/>
          <w:jc w:val="center"/>
        </w:trPr>
        <w:tc>
          <w:tcPr>
            <w:tcW w:w="5568" w:type="dxa"/>
            <w:gridSpan w:val="3"/>
            <w:tcBorders>
              <w:top w:val="nil"/>
              <w:right w:val="nil"/>
            </w:tcBorders>
          </w:tcPr>
          <w:p w14:paraId="16784B6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1FF0566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22F6D8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08ACD02"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77E79932"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0AECFA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404CBA1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5A8BE0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431FD29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6DF4366"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2E2977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07DFDBBF"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31FDE9F5"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6DB47D7B" w14:textId="77777777" w:rsidTr="00AB46CB">
        <w:trPr>
          <w:divId w:val="2116439976"/>
          <w:trHeight w:val="2304"/>
          <w:jc w:val="center"/>
        </w:trPr>
        <w:tc>
          <w:tcPr>
            <w:tcW w:w="11136" w:type="dxa"/>
            <w:gridSpan w:val="7"/>
          </w:tcPr>
          <w:p w14:paraId="6082B895" w14:textId="77777777" w:rsidR="00AB46CB" w:rsidRPr="00267633" w:rsidRDefault="00AB46CB" w:rsidP="006172E9">
            <w:pPr>
              <w:widowControl w:val="0"/>
              <w:numPr>
                <w:ilvl w:val="0"/>
                <w:numId w:val="111"/>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11F022E5"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44775AD9"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31E4FE64"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390007B6"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5134B29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461AEF24" w14:textId="77777777" w:rsidTr="00AB46CB">
        <w:trPr>
          <w:divId w:val="2116439976"/>
          <w:trHeight w:val="152"/>
          <w:jc w:val="center"/>
        </w:trPr>
        <w:tc>
          <w:tcPr>
            <w:tcW w:w="11136" w:type="dxa"/>
            <w:gridSpan w:val="7"/>
            <w:shd w:val="clear" w:color="auto" w:fill="00B0F0"/>
          </w:tcPr>
          <w:p w14:paraId="403ED916"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7C495ED1" w14:textId="77777777" w:rsidTr="00AB46CB">
        <w:trPr>
          <w:divId w:val="2116439976"/>
          <w:trHeight w:val="346"/>
          <w:jc w:val="center"/>
        </w:trPr>
        <w:tc>
          <w:tcPr>
            <w:tcW w:w="3670" w:type="dxa"/>
            <w:tcBorders>
              <w:bottom w:val="nil"/>
              <w:right w:val="nil"/>
            </w:tcBorders>
          </w:tcPr>
          <w:p w14:paraId="1255233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6735382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7FB8AA20"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6A638C07"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7FFD2DF"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5A7ADC60" w14:textId="77777777" w:rsidTr="00AB46CB">
        <w:trPr>
          <w:divId w:val="2116439976"/>
          <w:trHeight w:val="618"/>
          <w:jc w:val="center"/>
        </w:trPr>
        <w:tc>
          <w:tcPr>
            <w:tcW w:w="5525" w:type="dxa"/>
            <w:gridSpan w:val="2"/>
            <w:tcBorders>
              <w:top w:val="nil"/>
              <w:right w:val="nil"/>
            </w:tcBorders>
          </w:tcPr>
          <w:p w14:paraId="25C785C4"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72638432"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6ED363C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3EA6CB0A"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1FC8161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A03AF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5CFC86FD" w14:textId="77777777" w:rsidTr="00AB46CB">
        <w:trPr>
          <w:divId w:val="2116439976"/>
          <w:trHeight w:val="405"/>
          <w:jc w:val="center"/>
        </w:trPr>
        <w:tc>
          <w:tcPr>
            <w:tcW w:w="5525" w:type="dxa"/>
            <w:gridSpan w:val="2"/>
            <w:tcBorders>
              <w:bottom w:val="nil"/>
            </w:tcBorders>
          </w:tcPr>
          <w:p w14:paraId="3665377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640E0CAC"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0A091C0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1A84B7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071E8C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C660793" w14:textId="77777777" w:rsidTr="00AB46CB">
        <w:trPr>
          <w:divId w:val="2116439976"/>
          <w:trHeight w:val="190"/>
          <w:jc w:val="center"/>
        </w:trPr>
        <w:tc>
          <w:tcPr>
            <w:tcW w:w="5525" w:type="dxa"/>
            <w:gridSpan w:val="2"/>
            <w:tcBorders>
              <w:top w:val="nil"/>
              <w:bottom w:val="nil"/>
            </w:tcBorders>
          </w:tcPr>
          <w:p w14:paraId="5ED3909E"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755FEF2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46D09FF0" w14:textId="77777777" w:rsidTr="00AB46CB">
        <w:trPr>
          <w:divId w:val="2116439976"/>
          <w:trHeight w:val="471"/>
          <w:jc w:val="center"/>
        </w:trPr>
        <w:tc>
          <w:tcPr>
            <w:tcW w:w="5525" w:type="dxa"/>
            <w:gridSpan w:val="2"/>
            <w:tcBorders>
              <w:top w:val="nil"/>
            </w:tcBorders>
          </w:tcPr>
          <w:p w14:paraId="713D87F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6095E86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72023B0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5A9FFD9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4C948D5C"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79FFCDB9"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658421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18F6B5B1"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4BA51992"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17D2E0D1"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10075F3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05DB5CD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4B84E0D2"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43B1ADC8"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1264B52A"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C86C820"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9B8527D"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4F41373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13F0F0FC"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1D59B483"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45908304" w14:textId="77777777" w:rsidTr="00AB46CB">
        <w:trPr>
          <w:divId w:val="2116439976"/>
        </w:trPr>
        <w:tc>
          <w:tcPr>
            <w:tcW w:w="1585" w:type="pct"/>
          </w:tcPr>
          <w:p w14:paraId="156ECB93"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568492E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04933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74C172C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53FF08B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79FE53A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2CDB510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1875CC0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3C5E382E"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059E138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1C60F612"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4ECCCEF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222C4C3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7501E30F"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7A21ED4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298C5D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9EA8520"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3FCF845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4709D66"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4F53421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481A9B9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18938F7B"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1713BB1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AFD4CE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27B2051"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7C06233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FF4232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03F61F6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41EC8B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1280D01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2BAD7BE"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4F37D60"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C1D8E57"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64EA578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D2BB6AD"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610BB0E9"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188EBEF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3741389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5C25B6E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2DE77E69"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4E95398"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2638B2B5"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682C7DFA"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0DE9D0D1"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5DFC921A" w14:textId="77777777" w:rsidR="00AB46CB" w:rsidRPr="00267633" w:rsidRDefault="00AB46CB" w:rsidP="006172E9">
      <w:pPr>
        <w:widowControl w:val="0"/>
        <w:numPr>
          <w:ilvl w:val="0"/>
          <w:numId w:val="103"/>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4"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3D7DE7C8"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2231B28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79BD5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061B48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F58697B"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DD3488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D917F3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1CB2318"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90E4B0D"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4620AD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EBE53F2" w14:textId="77777777" w:rsidTr="00267633">
        <w:trPr>
          <w:divId w:val="2116439976"/>
        </w:trPr>
        <w:tc>
          <w:tcPr>
            <w:tcW w:w="2600" w:type="dxa"/>
          </w:tcPr>
          <w:p w14:paraId="0045A648"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B08CE09"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81" w:name="form24"/>
            <w:bookmarkStart w:id="82" w:name="_Toc66445381"/>
            <w:bookmarkStart w:id="83" w:name="_Toc81709938"/>
            <w:bookmarkStart w:id="84" w:name="_Toc81710663"/>
            <w:bookmarkStart w:id="85" w:name="_Toc81717569"/>
            <w:bookmarkStart w:id="86" w:name="_Toc122854449"/>
            <w:bookmarkStart w:id="87" w:name="_Toc122854829"/>
            <w:bookmarkStart w:id="88" w:name="_Toc243995907"/>
            <w:bookmarkEnd w:id="81"/>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82"/>
            <w:bookmarkEnd w:id="83"/>
            <w:bookmarkEnd w:id="84"/>
            <w:bookmarkEnd w:id="85"/>
            <w:bookmarkEnd w:id="86"/>
            <w:bookmarkEnd w:id="87"/>
            <w:bookmarkEnd w:id="88"/>
            <w:r w:rsidR="00267633" w:rsidRPr="00267633">
              <w:rPr>
                <w:rFonts w:ascii="Times New Roman" w:hAnsi="Times New Roman"/>
                <w:bCs/>
                <w:iCs/>
                <w:spacing w:val="-3"/>
                <w:szCs w:val="28"/>
                <w:lang w:val="en-GB" w:eastAsia="zh-CN"/>
              </w:rPr>
              <w:t>212</w:t>
            </w:r>
          </w:p>
        </w:tc>
        <w:tc>
          <w:tcPr>
            <w:tcW w:w="2600" w:type="dxa"/>
          </w:tcPr>
          <w:p w14:paraId="6BD4D36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46A7577C"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1CD4117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0EAE6E14"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89" w:name="_Toc66445382"/>
      <w:bookmarkStart w:id="90" w:name="_Toc81709939"/>
      <w:bookmarkStart w:id="91" w:name="_Toc81710664"/>
      <w:bookmarkStart w:id="92" w:name="_Toc81717570"/>
      <w:bookmarkStart w:id="93" w:name="_Toc122854450"/>
      <w:bookmarkStart w:id="94" w:name="_Toc122854830"/>
      <w:bookmarkStart w:id="95" w:name="_Toc243995908"/>
      <w:r w:rsidRPr="00267633">
        <w:rPr>
          <w:rFonts w:ascii="Times New Roman" w:hAnsi="Times New Roman"/>
          <w:b/>
          <w:bCs/>
          <w:iCs/>
          <w:spacing w:val="-3"/>
          <w:szCs w:val="28"/>
          <w:lang w:val="en-GB" w:eastAsia="zh-CN"/>
        </w:rPr>
        <w:t>NOTING OF APPEARANCE OF</w:t>
      </w:r>
      <w:bookmarkStart w:id="96" w:name="_Toc66445383"/>
      <w:bookmarkStart w:id="97" w:name="_Toc81709940"/>
      <w:bookmarkStart w:id="98" w:name="_Toc81710665"/>
      <w:bookmarkEnd w:id="89"/>
      <w:bookmarkEnd w:id="90"/>
      <w:bookmarkEnd w:id="91"/>
      <w:r w:rsidRPr="00267633">
        <w:rPr>
          <w:rFonts w:ascii="Times New Roman" w:hAnsi="Times New Roman"/>
          <w:b/>
          <w:bCs/>
          <w:iCs/>
          <w:spacing w:val="-3"/>
          <w:szCs w:val="28"/>
          <w:lang w:val="en-GB" w:eastAsia="zh-CN"/>
        </w:rPr>
        <w:t xml:space="preserve"> ADVOCATES/PROSECUTORS</w:t>
      </w:r>
      <w:bookmarkEnd w:id="92"/>
      <w:bookmarkEnd w:id="93"/>
      <w:bookmarkEnd w:id="94"/>
      <w:bookmarkEnd w:id="95"/>
      <w:bookmarkEnd w:id="96"/>
      <w:bookmarkEnd w:id="97"/>
      <w:bookmarkEnd w:id="98"/>
    </w:p>
    <w:p w14:paraId="54C1AE0F"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53F6984"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10114343"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0CBFAE4B"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308E35B5"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5AAF3F03"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6D3A3C8D" w14:textId="77777777" w:rsidTr="00267633">
        <w:trPr>
          <w:divId w:val="2116439976"/>
          <w:trHeight w:val="1268"/>
        </w:trPr>
        <w:tc>
          <w:tcPr>
            <w:tcW w:w="4033" w:type="dxa"/>
            <w:tcBorders>
              <w:top w:val="single" w:sz="6" w:space="0" w:color="auto"/>
              <w:left w:val="double" w:sz="6" w:space="0" w:color="auto"/>
            </w:tcBorders>
          </w:tcPr>
          <w:p w14:paraId="014E2DC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2F3E9C8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1007EF9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1B7E4AB5"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5704C65A"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865A480" w14:textId="77777777" w:rsidTr="00267633">
        <w:trPr>
          <w:divId w:val="2116439976"/>
          <w:trHeight w:val="716"/>
        </w:trPr>
        <w:tc>
          <w:tcPr>
            <w:tcW w:w="4033" w:type="dxa"/>
            <w:tcBorders>
              <w:top w:val="single" w:sz="6" w:space="0" w:color="auto"/>
              <w:left w:val="double" w:sz="6" w:space="0" w:color="auto"/>
            </w:tcBorders>
          </w:tcPr>
          <w:p w14:paraId="6E31EB40"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0C1AE42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7EB03170"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3C34D704" w14:textId="77777777" w:rsidTr="00267633">
        <w:trPr>
          <w:divId w:val="2116439976"/>
          <w:trHeight w:val="716"/>
        </w:trPr>
        <w:tc>
          <w:tcPr>
            <w:tcW w:w="4033" w:type="dxa"/>
            <w:tcBorders>
              <w:top w:val="single" w:sz="6" w:space="0" w:color="auto"/>
              <w:left w:val="double" w:sz="6" w:space="0" w:color="auto"/>
            </w:tcBorders>
          </w:tcPr>
          <w:p w14:paraId="7E64A46E"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7604F94F"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37DD348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0FA2A6C" w14:textId="77777777" w:rsidTr="00267633">
        <w:trPr>
          <w:divId w:val="2116439976"/>
          <w:trHeight w:val="696"/>
        </w:trPr>
        <w:tc>
          <w:tcPr>
            <w:tcW w:w="4033" w:type="dxa"/>
            <w:tcBorders>
              <w:top w:val="single" w:sz="6" w:space="0" w:color="auto"/>
              <w:left w:val="double" w:sz="6" w:space="0" w:color="auto"/>
            </w:tcBorders>
          </w:tcPr>
          <w:p w14:paraId="5229823A"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D75D9B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4D2F0C5D"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5DE63DF0" w14:textId="77777777" w:rsidTr="00267633">
        <w:trPr>
          <w:divId w:val="2116439976"/>
          <w:trHeight w:val="716"/>
        </w:trPr>
        <w:tc>
          <w:tcPr>
            <w:tcW w:w="4033" w:type="dxa"/>
            <w:tcBorders>
              <w:top w:val="single" w:sz="6" w:space="0" w:color="auto"/>
              <w:left w:val="double" w:sz="6" w:space="0" w:color="auto"/>
            </w:tcBorders>
          </w:tcPr>
          <w:p w14:paraId="383A348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2BFDB081"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904B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66C759CD"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64E3042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7422BEC1"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73FCDE9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46F4E11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3B6CD24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8CCB9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0FDE1A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08CCF0E8"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3942A92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D612CB1"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FC5A1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1A063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86E4E18"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AB6B2D3"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F74D20"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56A3DC"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D90397"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990DE6F" w14:textId="77777777" w:rsidTr="00267633">
        <w:trPr>
          <w:divId w:val="2116439976"/>
          <w:jc w:val="center"/>
        </w:trPr>
        <w:tc>
          <w:tcPr>
            <w:tcW w:w="3080" w:type="dxa"/>
          </w:tcPr>
          <w:p w14:paraId="196B9B7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036DA8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636A21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5B23CFD"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61DA88B4"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17BB569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8F548E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4FA974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5C8AD5C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537788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C18837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6378B96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96CCB2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DBB70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E0D20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0DE57E48"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82A44A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899ADB6"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AAA0B8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889809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E177B1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DB32B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7536A51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C68968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362DEC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30870AC"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5D7592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184829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391B425"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57B89D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60718D00"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7F3B1CC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19CCE29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641D163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AEA1CA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12597F3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E715CCF"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2E023B28"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6A42BB9"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032E28E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1CE417D0"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75723DA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3AB3741A"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179D3D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9C113D6"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4F22B0B7"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0E22A43"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7F7BEE47"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07124DC"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1F9FF61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56B0DF51"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5A74162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2825C9D"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4E27BE56"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65BDD822"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3F1989F6"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51CE74A3"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785D7BFC"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14:paraId="356A6C8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4ED26C2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798C10B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D69788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24C16BD" w14:textId="77777777" w:rsidTr="00267633">
        <w:trPr>
          <w:divId w:val="2116439976"/>
          <w:jc w:val="center"/>
        </w:trPr>
        <w:tc>
          <w:tcPr>
            <w:tcW w:w="3080" w:type="dxa"/>
          </w:tcPr>
          <w:p w14:paraId="224169E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2885F6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04C05A1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C114553"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D9D53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7A780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FEF38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75EAF7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67D9DD4"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C1C99B1"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4106AD"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79A9D98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040C446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65A9DEA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0CF19A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41756C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E6A1FCF"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78533584"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2B390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638143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D744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321294E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DE6EB96"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EE89D8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CF01B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24FBD81"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825D9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F0A637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0C9713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1AC1562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613A809"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3B2210C6"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24EA5BEA"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4DD4EDA2"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CAD4095"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D938114" w14:textId="77777777" w:rsidR="00267633" w:rsidRPr="00267633" w:rsidRDefault="00267633" w:rsidP="006172E9">
      <w:pPr>
        <w:numPr>
          <w:ilvl w:val="0"/>
          <w:numId w:val="8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14:paraId="3ECB93F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2F73675"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0F0D8E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32BF05AB"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6549377A"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44E23E2A"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3677B69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29A37BF8"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7FD7A1C5"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0E660A1D"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7B9EC4A3"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14EA93B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6314F37" w14:textId="77777777" w:rsidR="00267633" w:rsidRPr="00267633" w:rsidRDefault="00267633" w:rsidP="006172E9">
      <w:pPr>
        <w:numPr>
          <w:ilvl w:val="0"/>
          <w:numId w:val="9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2CB896E5"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4081A596"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48BA2F87"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29BE2530"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7EA55F6D"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294AD342"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36974B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4362C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6531DA7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497D7F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F84553B" w14:textId="77777777" w:rsidTr="00267633">
        <w:trPr>
          <w:divId w:val="2116439976"/>
          <w:jc w:val="center"/>
        </w:trPr>
        <w:tc>
          <w:tcPr>
            <w:tcW w:w="3080" w:type="dxa"/>
          </w:tcPr>
          <w:p w14:paraId="1044B71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7307BB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A07FD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2C6B365"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BDCE003"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138AC76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4E0FAA7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4A0C0D2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6123D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8A8384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883175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78224202"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54B40C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430134D0"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53E894"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E0E478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DA4CF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5C6D062"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7350BB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0FCD64"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E47419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EACADB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190966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2E7AA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4C8DF80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7085B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0C7D77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DA2ADD9"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4F45D1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7DA2F2C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6F48661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4781DB1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5BBE237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28639BF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062553B"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276C626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04078BB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088C3B4"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09C8956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F184F0E"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129DC69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9D88E75"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13DE052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778A387"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A263D4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80967F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0BE752B8"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445D0F5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1228D24"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658D86AD"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01748A92"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EF4AFD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3C0AE323"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08B889DD"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2A8D9617"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4C3A9AE"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15129F7"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11C3B39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1BCD4694"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2D196160"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1B96FE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0206A419"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3D208E1"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BAB899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ECB2FC4"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13F442FB"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1CBA4352"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30B553BE"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375A6748"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2239050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082CF8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355F92A2"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2E89139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5BC24D4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81C94AC"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14:paraId="0B8058D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55DDC99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88C4FC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9DD1A3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242E40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B31CD4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09E2C7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F1C7F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35E2DF6"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F16133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7CEB8DC0"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73A9F31C"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59E07CD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42163A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5FF9A01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67F6DB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1A0093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538FAFF2"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4A5DACA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6B494E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A1BF3D5" w14:textId="77777777" w:rsidTr="00267633">
        <w:trPr>
          <w:divId w:val="2116439976"/>
          <w:jc w:val="center"/>
        </w:trPr>
        <w:tc>
          <w:tcPr>
            <w:tcW w:w="3080" w:type="dxa"/>
          </w:tcPr>
          <w:p w14:paraId="58C1116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1C63C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2D00FD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D65E99A"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09BF8D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14AE635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01267B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3C4A23F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351A61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E5CFDD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00822FB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D6E5D5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DFEEFB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83E94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03CE65F4"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29F94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54CDA6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31C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2543D87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6D32F35"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5EC6DB05"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DCD35B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91B03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4217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348CA2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807A1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DD7724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D473287"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6A5C1B"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7E5C435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49017A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16E935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0BA98CF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02927BA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89DD8C2"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6A915B53"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65696F9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18EBF2E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2ED1DD4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42305CC"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0EA23981"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0084CDE7"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01DBC7B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788DB05"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08472E9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DD3F57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377C5ABA"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38B16784"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8DCF38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F77E501"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599121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C587F3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A15EA1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55C1CD9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6FA03C3"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406F0FC1"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7FBC36A0"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72889E52"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7E2E95EA"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5C3A220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D382F4D"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2F7B5EC3" w14:textId="77777777" w:rsidR="00267633" w:rsidRPr="00267633" w:rsidRDefault="00267633" w:rsidP="006172E9">
      <w:pPr>
        <w:numPr>
          <w:ilvl w:val="0"/>
          <w:numId w:val="96"/>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2AEF24C0"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3619F4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3287C9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033FF11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470FCE99"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4475B0FB"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72135F27"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6C36506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AB8702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10B2E960"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3AAFC8B0"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04B2E65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E3BB91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437F87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24338D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7E904A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1650F87"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D118E1A"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1585500B"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365C6C3F"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12B173D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CB5FFD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2D246A7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9153A2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E6421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2686AC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AD529A3"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6EAB27C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37220E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84E62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57F0C2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6035DF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A39709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A0A40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5C248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6D2F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CB524B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C4DFD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138CE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11FE1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14CC53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35BBA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D6D8B4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E84FBC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BD05F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499F5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6628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28E5C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7043F36"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8F9E9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88B9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3F36B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221C37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54C20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2A3CAC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0A6038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BE28C2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28089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3DE60D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353B92"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7B78323" w14:textId="77777777" w:rsidTr="00267633">
        <w:trPr>
          <w:divId w:val="2116439976"/>
          <w:jc w:val="center"/>
        </w:trPr>
        <w:tc>
          <w:tcPr>
            <w:tcW w:w="3080" w:type="dxa"/>
          </w:tcPr>
          <w:p w14:paraId="363B1D5E"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14E2640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4C2377CB"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62E87C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621B50EE"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4CFC956C"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0FD3DB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5E350AB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33E7FC2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65C0FB1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376DB7E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0734561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7DD73C91"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453B77D1"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1570718F"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15C12C4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ECB8105"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50217A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F6A35DA"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18A0AAFD"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66CC67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AB05C69"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6AD6089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3013E6D7"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068B8E44"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2DD771C"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752F2DAF"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DF87B7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30A5B630"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604B121F"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3B03226D"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024C906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4E4CB35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F889DA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714A4A5"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1DFD48C0"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18DCBC6D"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673570CB"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08351BBA"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78756B56"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4BA3A7FF"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070AEE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DF21EB8"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2C915408"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E5192E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7A7E1D4E"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533734AB"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07EC5D5D"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11C67914"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061FA1E7"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0692BFC9"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6D44395"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831827F"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7E68140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79D56533"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0A983DC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D85E211"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14:paraId="643E6E8E"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4A242942"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684FA37D"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23FDC6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76F868F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32E0838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A21E4B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31506686"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7479E9EF" w14:textId="77777777" w:rsidR="00F74871" w:rsidRPr="00F74871" w:rsidRDefault="00F74871" w:rsidP="006172E9">
      <w:pPr>
        <w:numPr>
          <w:ilvl w:val="0"/>
          <w:numId w:val="7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04106C11"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050E6D92"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158E1FA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08612A8E"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14:paraId="12AA37BF"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272949AB"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75FBF032"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5D3AAE84"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2F45DDA3"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26548E55"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14E51DBC"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4B27A62"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3E0DC736"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A032A4"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C3971D"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0F89361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1DEBC753"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794A87E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3B4B9C94"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5EC2AB83"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6D3AA0F2"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7D3D5461"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34DAFFCE"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50945156"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65011F5D"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771D2BCB"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3525F200"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0BC1A92B"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1F838ED2"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14:paraId="150ACA9C"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5A0B7E9D"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60532D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107D1C5C"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AB5A14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14F81E6C"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0DB3C69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44D74369"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1141ECD6" w14:textId="77777777" w:rsidR="00F74871" w:rsidRPr="00F74871" w:rsidRDefault="00F74871" w:rsidP="006172E9">
      <w:pPr>
        <w:numPr>
          <w:ilvl w:val="0"/>
          <w:numId w:val="8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2927917B"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6E04D6F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4AB71C1E"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6DBE7DD7"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3FEEA43B"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411F407A"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66F96860"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092625D6"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14:paraId="178638FE"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Reports to the Public Guardian must contain such information and be in such form as may be required by the Public Guardian and must contain (but are not limited to) the following:</w:t>
      </w:r>
    </w:p>
    <w:p w14:paraId="13452F3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6031C4C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7057A232"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CF63B11"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3D44F26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19139982"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FF4C60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0C5DBE0F"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0350EBD1"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2736467"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2FDF9518"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F6783C0"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313621E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04BFB43A"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4971BA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10CC96"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14:paraId="3E856F22"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2005409F"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048CE2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D4D205"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1E89C131"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25C53132"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14:paraId="18FD0E14"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3F11D0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297CC51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32A2DE93"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2D417C9A" w14:textId="77777777" w:rsidR="00F74871" w:rsidRPr="00CD30EA" w:rsidRDefault="00F74871" w:rsidP="00F74871">
      <w:pPr>
        <w:divId w:val="2116439976"/>
        <w:rPr>
          <w:rFonts w:ascii="Times New Roman" w:hAnsi="Times New Roman" w:cs="Times New Roman"/>
        </w:rPr>
      </w:pPr>
    </w:p>
    <w:p w14:paraId="4455F98F" w14:textId="77777777" w:rsidR="00F74871" w:rsidRPr="00CD30EA" w:rsidRDefault="00F74871" w:rsidP="00F74871">
      <w:pPr>
        <w:divId w:val="2116439976"/>
        <w:rPr>
          <w:rFonts w:ascii="Times New Roman" w:hAnsi="Times New Roman" w:cs="Times New Roman"/>
        </w:rPr>
      </w:pPr>
    </w:p>
    <w:p w14:paraId="3153C615" w14:textId="77777777" w:rsidR="00F74871" w:rsidRPr="00CD30EA" w:rsidRDefault="00F74871" w:rsidP="00F74871">
      <w:pPr>
        <w:divId w:val="2116439976"/>
        <w:rPr>
          <w:rFonts w:ascii="Times New Roman" w:hAnsi="Times New Roman" w:cs="Times New Roman"/>
        </w:rPr>
      </w:pPr>
    </w:p>
    <w:p w14:paraId="75E2D304" w14:textId="77777777" w:rsidR="00F74871" w:rsidRPr="00CD30EA" w:rsidRDefault="00F74871" w:rsidP="00F74871">
      <w:pPr>
        <w:divId w:val="2116439976"/>
        <w:rPr>
          <w:rFonts w:ascii="Times New Roman" w:hAnsi="Times New Roman" w:cs="Times New Roman"/>
        </w:rPr>
      </w:pPr>
    </w:p>
    <w:p w14:paraId="19C633EC" w14:textId="77777777" w:rsidR="00F74871" w:rsidRPr="00CD30EA" w:rsidRDefault="00F74871" w:rsidP="00F74871">
      <w:pPr>
        <w:divId w:val="2116439976"/>
        <w:rPr>
          <w:rFonts w:ascii="Times New Roman" w:hAnsi="Times New Roman" w:cs="Times New Roman"/>
        </w:rPr>
      </w:pPr>
    </w:p>
    <w:p w14:paraId="63C294C3" w14:textId="77777777" w:rsidR="00F74871" w:rsidRDefault="00F74871" w:rsidP="00F74871">
      <w:pPr>
        <w:divId w:val="2116439976"/>
        <w:rPr>
          <w:rFonts w:ascii="Times New Roman" w:hAnsi="Times New Roman" w:cs="Times New Roman"/>
        </w:rPr>
      </w:pPr>
    </w:p>
    <w:p w14:paraId="3AD1E73D" w14:textId="77777777"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489E814D" w14:textId="77777777" w:rsidTr="00267633">
        <w:trPr>
          <w:divId w:val="2116439976"/>
          <w:jc w:val="center"/>
        </w:trPr>
        <w:tc>
          <w:tcPr>
            <w:tcW w:w="3080" w:type="dxa"/>
          </w:tcPr>
          <w:p w14:paraId="21A0E64E" w14:textId="77777777"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4AFFB54"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5E4999CF"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03D33E6B"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5A0E415F"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6FEEC3A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5D5F92D"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6CC4FCB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C1F588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99557C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3154D0AC"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DD6217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3ACF8B6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4724DEB1"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6C7FFD1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51C946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475E67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2A1671A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A126C55"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6FD2C4D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03D6E672"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665351A5"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570038E"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5545258B"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58BE1FD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10D91703"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73548AA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0D5739B4"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64D61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41A4D3D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B5FA29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4EEE542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1E2977"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CE8F64E" w14:textId="77777777" w:rsidTr="0092350C">
        <w:trPr>
          <w:divId w:val="2116439976"/>
          <w:tblCellSpacing w:w="113" w:type="dxa"/>
        </w:trPr>
        <w:tc>
          <w:tcPr>
            <w:tcW w:w="4672" w:type="pct"/>
            <w:shd w:val="clear" w:color="auto" w:fill="auto"/>
          </w:tcPr>
          <w:p w14:paraId="28298BE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160309DA" w14:textId="77777777" w:rsidTr="0092350C">
        <w:trPr>
          <w:divId w:val="2116439976"/>
          <w:tblCellSpacing w:w="113" w:type="dxa"/>
        </w:trPr>
        <w:tc>
          <w:tcPr>
            <w:tcW w:w="4672" w:type="pct"/>
            <w:shd w:val="clear" w:color="auto" w:fill="auto"/>
          </w:tcPr>
          <w:p w14:paraId="703E02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74BA4BC" w14:textId="77777777" w:rsidTr="0092350C">
        <w:trPr>
          <w:divId w:val="2116439976"/>
          <w:tblCellSpacing w:w="113" w:type="dxa"/>
        </w:trPr>
        <w:tc>
          <w:tcPr>
            <w:tcW w:w="4672" w:type="pct"/>
            <w:shd w:val="clear" w:color="auto" w:fill="auto"/>
          </w:tcPr>
          <w:p w14:paraId="0D9DBC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72AA908A" w14:textId="77777777" w:rsidTr="0092350C">
        <w:trPr>
          <w:divId w:val="2116439976"/>
          <w:tblCellSpacing w:w="113" w:type="dxa"/>
        </w:trPr>
        <w:tc>
          <w:tcPr>
            <w:tcW w:w="4672" w:type="pct"/>
            <w:shd w:val="clear" w:color="auto" w:fill="auto"/>
          </w:tcPr>
          <w:p w14:paraId="2BFBB70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58B2EE71" w14:textId="77777777" w:rsidTr="0092350C">
        <w:trPr>
          <w:divId w:val="2116439976"/>
          <w:tblCellSpacing w:w="113" w:type="dxa"/>
        </w:trPr>
        <w:tc>
          <w:tcPr>
            <w:tcW w:w="4672" w:type="pct"/>
            <w:shd w:val="clear" w:color="auto" w:fill="auto"/>
          </w:tcPr>
          <w:p w14:paraId="1477F3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321714AA" w14:textId="77777777" w:rsidTr="0092350C">
        <w:trPr>
          <w:divId w:val="2116439976"/>
          <w:tblCellSpacing w:w="113" w:type="dxa"/>
        </w:trPr>
        <w:tc>
          <w:tcPr>
            <w:tcW w:w="4672" w:type="pct"/>
            <w:shd w:val="clear" w:color="auto" w:fill="auto"/>
          </w:tcPr>
          <w:p w14:paraId="63724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6F5C1BBF" w14:textId="77777777" w:rsidTr="0092350C">
        <w:trPr>
          <w:divId w:val="2116439976"/>
          <w:tblCellSpacing w:w="113" w:type="dxa"/>
        </w:trPr>
        <w:tc>
          <w:tcPr>
            <w:tcW w:w="4672" w:type="pct"/>
            <w:shd w:val="clear" w:color="auto" w:fill="auto"/>
          </w:tcPr>
          <w:p w14:paraId="3A8084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3A059539" w14:textId="77777777" w:rsidTr="0092350C">
        <w:trPr>
          <w:divId w:val="2116439976"/>
          <w:tblCellSpacing w:w="113" w:type="dxa"/>
        </w:trPr>
        <w:tc>
          <w:tcPr>
            <w:tcW w:w="4672" w:type="pct"/>
            <w:shd w:val="clear" w:color="auto" w:fill="auto"/>
          </w:tcPr>
          <w:p w14:paraId="3BA1675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75D1CCA9" w14:textId="77777777" w:rsidTr="0092350C">
        <w:trPr>
          <w:divId w:val="2116439976"/>
          <w:tblCellSpacing w:w="113" w:type="dxa"/>
        </w:trPr>
        <w:tc>
          <w:tcPr>
            <w:tcW w:w="4672" w:type="pct"/>
            <w:shd w:val="clear" w:color="auto" w:fill="auto"/>
          </w:tcPr>
          <w:p w14:paraId="5C08509D" w14:textId="1770AB05"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r>
              <w:rPr>
                <w:rFonts w:ascii="Times New Roman" w:eastAsia="Calibri" w:hAnsi="Times New Roman" w:cs="Times New Roman"/>
                <w:b/>
                <w:sz w:val="22"/>
                <w:szCs w:val="22"/>
              </w:rPr>
              <w:t>(</w:t>
            </w:r>
            <w:proofErr w:type="spellStart"/>
            <w:r>
              <w:rPr>
                <w:rFonts w:ascii="Times New Roman" w:eastAsia="Calibri" w:hAnsi="Times New Roman" w:cs="Times New Roman"/>
                <w:b/>
                <w:sz w:val="22"/>
                <w:szCs w:val="22"/>
              </w:rPr>
              <w:t>i</w:t>
            </w:r>
            <w:proofErr w:type="spellEnd"/>
            <w:r>
              <w:rPr>
                <w:rFonts w:ascii="Times New Roman" w:eastAsia="Calibri" w:hAnsi="Times New Roman" w:cs="Times New Roman"/>
                <w:b/>
                <w:sz w:val="22"/>
                <w:szCs w:val="22"/>
              </w:rPr>
              <w:t>)</w:t>
            </w:r>
            <w:r>
              <w:rPr>
                <w:rFonts w:ascii="Times New Roman" w:eastAsia="Calibri" w:hAnsi="Times New Roman" w:cs="Times New Roman"/>
                <w:b/>
                <w:sz w:val="22"/>
                <w:szCs w:val="22"/>
              </w:rPr>
              <w:tab/>
            </w:r>
            <w:r w:rsidRPr="00632015">
              <w:rPr>
                <w:rFonts w:ascii="Times New Roman" w:eastAsia="Calibri" w:hAnsi="Times New Roman" w:cs="Times New Roman"/>
                <w:b/>
                <w:szCs w:val="22"/>
                <w:lang w:eastAsia="en-GB"/>
              </w:rPr>
              <w:t>Monthly income:</w:t>
            </w:r>
          </w:p>
          <w:p w14:paraId="4609894D" w14:textId="77777777"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3444"/>
            </w:tblGrid>
            <w:tr w:rsidR="00531BDF" w:rsidRPr="00632015" w14:paraId="1748B7BD" w14:textId="77777777" w:rsidTr="00892A9E">
              <w:tc>
                <w:tcPr>
                  <w:tcW w:w="3642" w:type="dxa"/>
                  <w:shd w:val="clear" w:color="auto" w:fill="auto"/>
                  <w:tcMar>
                    <w:top w:w="57" w:type="dxa"/>
                    <w:bottom w:w="57" w:type="dxa"/>
                  </w:tcMar>
                </w:tcPr>
                <w:p w14:paraId="76E528E2"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Source of Income</w:t>
                  </w:r>
                </w:p>
                <w:p w14:paraId="505E651B"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0D0850">
                    <w:rPr>
                      <w:rFonts w:ascii="Times New Roman" w:eastAsia="Calibri" w:hAnsi="Times New Roman" w:cs="Times New Roman"/>
                      <w:i/>
                      <w:szCs w:val="22"/>
                      <w:lang w:eastAsia="en-GB"/>
                    </w:rPr>
                    <w:lastRenderedPageBreak/>
                    <w:t xml:space="preserve">(e.g. salary, insurance, government </w:t>
                  </w:r>
                  <w:proofErr w:type="spellStart"/>
                  <w:r w:rsidRPr="000D0850">
                    <w:rPr>
                      <w:rFonts w:ascii="Times New Roman" w:eastAsia="Calibri" w:hAnsi="Times New Roman" w:cs="Times New Roman"/>
                      <w:i/>
                      <w:szCs w:val="22"/>
                      <w:lang w:eastAsia="en-GB"/>
                    </w:rPr>
                    <w:t>payouts</w:t>
                  </w:r>
                  <w:proofErr w:type="spellEnd"/>
                  <w:r w:rsidRPr="000D0850">
                    <w:rPr>
                      <w:rFonts w:ascii="Times New Roman" w:eastAsia="Calibri" w:hAnsi="Times New Roman" w:cs="Times New Roman"/>
                      <w:i/>
                      <w:szCs w:val="22"/>
                      <w:lang w:eastAsia="en-GB"/>
                    </w:rPr>
                    <w:t>, rental etc</w:t>
                  </w:r>
                  <w:ins w:id="99" w:author="Adriene CHEONG (FJCOURTS)" w:date="2019-11-15T10:22:00Z">
                    <w:r w:rsidRPr="000D0850">
                      <w:rPr>
                        <w:rFonts w:ascii="Times New Roman" w:eastAsia="Calibri" w:hAnsi="Times New Roman" w:cs="Times New Roman"/>
                        <w:i/>
                        <w:szCs w:val="22"/>
                        <w:lang w:eastAsia="en-GB"/>
                      </w:rPr>
                      <w:t>.</w:t>
                    </w:r>
                  </w:ins>
                  <w:r w:rsidRPr="000D0850">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50599227"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lastRenderedPageBreak/>
                    <w:t>Value</w:t>
                  </w:r>
                </w:p>
              </w:tc>
            </w:tr>
            <w:tr w:rsidR="00531BDF" w:rsidRPr="00632015" w14:paraId="26063E9E" w14:textId="77777777" w:rsidTr="00892A9E">
              <w:tc>
                <w:tcPr>
                  <w:tcW w:w="3642" w:type="dxa"/>
                  <w:shd w:val="clear" w:color="auto" w:fill="auto"/>
                  <w:tcMar>
                    <w:top w:w="57" w:type="dxa"/>
                    <w:bottom w:w="57" w:type="dxa"/>
                  </w:tcMar>
                </w:tcPr>
                <w:p w14:paraId="5BBD91C5" w14:textId="77777777" w:rsidR="00531BDF" w:rsidRPr="000D0850" w:rsidRDefault="00531BDF" w:rsidP="00531BDF">
                  <w:pPr>
                    <w:autoSpaceDE w:val="0"/>
                    <w:autoSpaceDN w:val="0"/>
                    <w:adjustRightInd w:val="0"/>
                    <w:spacing w:before="0" w:after="0" w:line="240" w:lineRule="auto"/>
                    <w:rPr>
                      <w:rFonts w:ascii="Times New Roman" w:eastAsia="Calibri" w:hAnsi="Times New Roman" w:cs="Times New Roman"/>
                      <w:szCs w:val="22"/>
                      <w:lang w:eastAsia="en-GB"/>
                    </w:rPr>
                  </w:pPr>
                </w:p>
                <w:p w14:paraId="128E10A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229C14"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DCAA64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25A9558"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81FFB60"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2DFB8AB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531BDF" w:rsidRPr="00632015" w14:paraId="79EE591C" w14:textId="77777777" w:rsidTr="00892A9E">
              <w:tc>
                <w:tcPr>
                  <w:tcW w:w="3642" w:type="dxa"/>
                  <w:shd w:val="clear" w:color="auto" w:fill="auto"/>
                  <w:tcMar>
                    <w:top w:w="57" w:type="dxa"/>
                    <w:bottom w:w="57" w:type="dxa"/>
                  </w:tcMar>
                </w:tcPr>
                <w:p w14:paraId="589CF196"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17ECFE8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33A7CC9" w14:textId="728AD031"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48365FC" w14:textId="77777777" w:rsidTr="0092350C">
        <w:trPr>
          <w:divId w:val="2116439976"/>
          <w:tblCellSpacing w:w="113" w:type="dxa"/>
        </w:trPr>
        <w:tc>
          <w:tcPr>
            <w:tcW w:w="4672" w:type="pct"/>
            <w:shd w:val="clear" w:color="auto" w:fill="auto"/>
          </w:tcPr>
          <w:p w14:paraId="0CA55E9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(i.e. the person alleged to lack capacity):</w:t>
            </w:r>
          </w:p>
          <w:p w14:paraId="3F2AA6B0" w14:textId="77777777" w:rsidR="0011790A" w:rsidRPr="0092350C" w:rsidRDefault="0011790A" w:rsidP="006172E9">
            <w:pPr>
              <w:numPr>
                <w:ilvl w:val="0"/>
                <w:numId w:val="97"/>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624993F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3BBF39E3"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321C7F4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A4C6B8B"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30C65A4F"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7FEC53D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859D4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8C0BD3A"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192E61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2366DA3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3BCDF65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2B495EA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0000BA7F"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5528396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032E19E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1AA385D6"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0E5225F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5FBDDF9E" w14:textId="77777777" w:rsidTr="0092350C">
              <w:tc>
                <w:tcPr>
                  <w:tcW w:w="3449" w:type="dxa"/>
                  <w:shd w:val="clear" w:color="auto" w:fill="auto"/>
                  <w:tcMar>
                    <w:top w:w="57" w:type="dxa"/>
                    <w:bottom w:w="57" w:type="dxa"/>
                  </w:tcMar>
                </w:tcPr>
                <w:p w14:paraId="0086EFD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3ACAC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lastRenderedPageBreak/>
                    <w:t>(e.g. creditor, reason for loan/debt etc.)</w:t>
                  </w:r>
                </w:p>
              </w:tc>
              <w:tc>
                <w:tcPr>
                  <w:tcW w:w="2963" w:type="dxa"/>
                  <w:shd w:val="clear" w:color="auto" w:fill="auto"/>
                  <w:tcMar>
                    <w:top w:w="57" w:type="dxa"/>
                    <w:bottom w:w="57" w:type="dxa"/>
                  </w:tcMar>
                </w:tcPr>
                <w:p w14:paraId="225631B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Amount owed</w:t>
                  </w:r>
                </w:p>
              </w:tc>
            </w:tr>
            <w:tr w:rsidR="0011790A" w:rsidRPr="0092350C" w14:paraId="18C1A0AE" w14:textId="77777777" w:rsidTr="0092350C">
              <w:tc>
                <w:tcPr>
                  <w:tcW w:w="3449" w:type="dxa"/>
                  <w:shd w:val="clear" w:color="auto" w:fill="auto"/>
                  <w:tcMar>
                    <w:top w:w="57" w:type="dxa"/>
                    <w:bottom w:w="57" w:type="dxa"/>
                  </w:tcMar>
                </w:tcPr>
                <w:p w14:paraId="12389B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0B9D9B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4E1804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A0396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669FBA7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73DFC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36FF53A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DFFF513" w14:textId="77777777" w:rsidTr="00D16B86">
        <w:trPr>
          <w:divId w:val="2116439976"/>
          <w:tblCellSpacing w:w="142" w:type="dxa"/>
        </w:trPr>
        <w:tc>
          <w:tcPr>
            <w:tcW w:w="4643" w:type="pct"/>
            <w:shd w:val="clear" w:color="auto" w:fill="auto"/>
          </w:tcPr>
          <w:p w14:paraId="7C3A27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54A2D762" w14:textId="77777777" w:rsidTr="00D16B86">
        <w:trPr>
          <w:divId w:val="2116439976"/>
          <w:tblCellSpacing w:w="142" w:type="dxa"/>
        </w:trPr>
        <w:tc>
          <w:tcPr>
            <w:tcW w:w="4643" w:type="pct"/>
            <w:shd w:val="clear" w:color="auto" w:fill="auto"/>
          </w:tcPr>
          <w:p w14:paraId="3F69B07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24266564" w14:textId="77777777" w:rsidTr="00D16B86">
        <w:trPr>
          <w:divId w:val="2116439976"/>
          <w:tblCellSpacing w:w="142" w:type="dxa"/>
        </w:trPr>
        <w:tc>
          <w:tcPr>
            <w:tcW w:w="4643" w:type="pct"/>
            <w:shd w:val="clear" w:color="auto" w:fill="auto"/>
          </w:tcPr>
          <w:p w14:paraId="062DBF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29C76405" w14:textId="77777777" w:rsidTr="00D16B86">
        <w:trPr>
          <w:divId w:val="2116439976"/>
          <w:tblCellSpacing w:w="142" w:type="dxa"/>
        </w:trPr>
        <w:tc>
          <w:tcPr>
            <w:tcW w:w="4643" w:type="pct"/>
            <w:shd w:val="clear" w:color="auto" w:fill="auto"/>
          </w:tcPr>
          <w:p w14:paraId="700C7A9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1267951F" w14:textId="77777777" w:rsidTr="00D16B86">
        <w:trPr>
          <w:divId w:val="2116439976"/>
          <w:tblCellSpacing w:w="142" w:type="dxa"/>
        </w:trPr>
        <w:tc>
          <w:tcPr>
            <w:tcW w:w="4643" w:type="pct"/>
            <w:shd w:val="clear" w:color="auto" w:fill="auto"/>
          </w:tcPr>
          <w:p w14:paraId="6154EF2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7FA97EF9" w14:textId="77777777" w:rsidTr="00D16B86">
        <w:trPr>
          <w:divId w:val="2116439976"/>
          <w:tblCellSpacing w:w="142" w:type="dxa"/>
        </w:trPr>
        <w:tc>
          <w:tcPr>
            <w:tcW w:w="4643" w:type="pct"/>
            <w:shd w:val="clear" w:color="auto" w:fill="auto"/>
          </w:tcPr>
          <w:p w14:paraId="2AD07398"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19EF63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0FD9C03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2FB093A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241DC0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247806A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2BA3EF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B16193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29D230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6A6E3241" w14:textId="77777777" w:rsidTr="00D16B86">
        <w:trPr>
          <w:divId w:val="2116439976"/>
          <w:tblCellSpacing w:w="142" w:type="dxa"/>
        </w:trPr>
        <w:tc>
          <w:tcPr>
            <w:tcW w:w="4643" w:type="pct"/>
            <w:shd w:val="clear" w:color="auto" w:fill="auto"/>
          </w:tcPr>
          <w:p w14:paraId="24791D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57B16B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23B1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EEB5348" w14:textId="77777777" w:rsidTr="00D16B86">
        <w:trPr>
          <w:divId w:val="2116439976"/>
          <w:tblCellSpacing w:w="142" w:type="dxa"/>
        </w:trPr>
        <w:tc>
          <w:tcPr>
            <w:tcW w:w="4643" w:type="pct"/>
            <w:shd w:val="clear" w:color="auto" w:fill="auto"/>
          </w:tcPr>
          <w:p w14:paraId="208AE16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0AF4D9B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514A5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3F9F193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5984D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4672A7" w14:textId="77777777" w:rsidTr="00D16B86">
        <w:trPr>
          <w:divId w:val="2116439976"/>
          <w:tblCellSpacing w:w="142" w:type="dxa"/>
        </w:trPr>
        <w:tc>
          <w:tcPr>
            <w:tcW w:w="4643" w:type="pct"/>
            <w:shd w:val="clear" w:color="auto" w:fill="auto"/>
          </w:tcPr>
          <w:p w14:paraId="34E6C228"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13B33992"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5DB462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0194CC19" w14:textId="77777777" w:rsidTr="00D16B86">
        <w:trPr>
          <w:divId w:val="2116439976"/>
          <w:tblCellSpacing w:w="142" w:type="dxa"/>
        </w:trPr>
        <w:tc>
          <w:tcPr>
            <w:tcW w:w="4643" w:type="pct"/>
            <w:shd w:val="clear" w:color="auto" w:fill="auto"/>
          </w:tcPr>
          <w:p w14:paraId="65A95C57" w14:textId="117C02E2"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38758F" w:rsidRPr="0038758F">
              <w:rPr>
                <w:rFonts w:ascii="Times New Roman" w:eastAsia="Calibri" w:hAnsi="Times New Roman" w:cs="Times New Roman"/>
                <w:b/>
                <w:sz w:val="22"/>
                <w:szCs w:val="22"/>
              </w:rPr>
              <w:t>P’s current care arrangements and main caregiver(s):</w:t>
            </w:r>
          </w:p>
          <w:p w14:paraId="3FF65810" w14:textId="483EE9C6" w:rsidR="0038758F" w:rsidRPr="0038758F" w:rsidRDefault="0038758F" w:rsidP="0038758F">
            <w:pPr>
              <w:rPr>
                <w:rFonts w:ascii="Times New Roman" w:eastAsia="Calibri" w:hAnsi="Times New Roman" w:cs="Times New Roman"/>
                <w:i/>
                <w:sz w:val="22"/>
                <w:szCs w:val="22"/>
              </w:rPr>
            </w:pPr>
            <w:r w:rsidRPr="0038758F">
              <w:rPr>
                <w:rFonts w:ascii="Times New Roman" w:eastAsia="Calibri" w:hAnsi="Times New Roman" w:cs="Times New Roman"/>
                <w:i/>
                <w:sz w:val="22"/>
                <w:szCs w:val="22"/>
              </w:rPr>
              <w:t>(Please provide information about how P is currently being cared for</w:t>
            </w:r>
            <w:r>
              <w:rPr>
                <w:rFonts w:ascii="Times New Roman" w:eastAsia="Calibri" w:hAnsi="Times New Roman" w:cs="Times New Roman"/>
                <w:i/>
                <w:sz w:val="22"/>
                <w:szCs w:val="22"/>
              </w:rPr>
              <w:t xml:space="preserve"> </w:t>
            </w:r>
            <w:r w:rsidRPr="0038758F">
              <w:rPr>
                <w:rFonts w:ascii="Times New Roman" w:eastAsia="Calibri" w:hAnsi="Times New Roman" w:cs="Times New Roman"/>
                <w:i/>
                <w:sz w:val="22"/>
                <w:szCs w:val="22"/>
              </w:rPr>
              <w:t>and who is P’s main caregiver(s))</w:t>
            </w:r>
          </w:p>
          <w:p w14:paraId="4A3958CB" w14:textId="689D31E1"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5103A4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A98FA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9DC727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91FD6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578EB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AFFA0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BCFE51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0AD1F3" w14:textId="77777777" w:rsidTr="00D16B86">
        <w:trPr>
          <w:divId w:val="2116439976"/>
          <w:tblCellSpacing w:w="142" w:type="dxa"/>
        </w:trPr>
        <w:tc>
          <w:tcPr>
            <w:tcW w:w="4643" w:type="pct"/>
            <w:shd w:val="clear" w:color="auto" w:fill="auto"/>
          </w:tcPr>
          <w:p w14:paraId="14F4968F" w14:textId="79F37773" w:rsidR="0038758F"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k)</w:t>
            </w:r>
            <w:r w:rsidRPr="00632015">
              <w:rPr>
                <w:rFonts w:ascii="Times New Roman" w:eastAsia="Calibri" w:hAnsi="Times New Roman" w:cs="Times New Roman"/>
                <w:b/>
                <w:szCs w:val="22"/>
                <w:lang w:eastAsia="en-GB"/>
              </w:rPr>
              <w:tab/>
              <w:t>P’s</w:t>
            </w:r>
            <w:r>
              <w:rPr>
                <w:rFonts w:ascii="Times New Roman" w:eastAsia="Calibri" w:hAnsi="Times New Roman" w:cs="Times New Roman"/>
                <w:b/>
                <w:szCs w:val="22"/>
                <w:lang w:eastAsia="en-GB"/>
              </w:rPr>
              <w:t xml:space="preserve"> </w:t>
            </w:r>
            <w:r w:rsidRPr="00632015">
              <w:rPr>
                <w:rFonts w:ascii="Times New Roman" w:eastAsia="Calibri" w:hAnsi="Times New Roman" w:cs="Times New Roman"/>
                <w:b/>
                <w:szCs w:val="22"/>
                <w:lang w:eastAsia="en-GB"/>
              </w:rPr>
              <w:t>expenses:</w:t>
            </w:r>
          </w:p>
          <w:p w14:paraId="06409ADC" w14:textId="77777777" w:rsidR="0038758F" w:rsidRPr="00C32762" w:rsidRDefault="0038758F" w:rsidP="0038758F">
            <w:pPr>
              <w:autoSpaceDE w:val="0"/>
              <w:autoSpaceDN w:val="0"/>
              <w:adjustRightInd w:val="0"/>
              <w:spacing w:before="0" w:after="0" w:line="240" w:lineRule="auto"/>
              <w:rPr>
                <w:rFonts w:ascii="Times New Roman" w:eastAsia="Calibri" w:hAnsi="Times New Roman" w:cs="Times New Roman"/>
                <w:b/>
                <w:szCs w:val="22"/>
                <w:u w:val="single"/>
                <w:lang w:eastAsia="en-GB"/>
              </w:rPr>
            </w:pPr>
            <w:r>
              <w:rPr>
                <w:rFonts w:ascii="Times New Roman" w:eastAsia="Calibri" w:hAnsi="Times New Roman" w:cs="Times New Roman"/>
                <w:i/>
                <w:szCs w:val="22"/>
                <w:lang w:eastAsia="en-GB"/>
              </w:rPr>
              <w:tab/>
            </w: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 xml:space="preserve">Please include any expenses which P currently does not have but </w:t>
            </w:r>
            <w:r w:rsidRPr="0038758F">
              <w:rPr>
                <w:rFonts w:ascii="Times New Roman" w:eastAsia="Calibri" w:hAnsi="Times New Roman" w:cs="Times New Roman"/>
                <w:i/>
                <w:szCs w:val="22"/>
                <w:lang w:eastAsia="en-GB"/>
              </w:rPr>
              <w:tab/>
              <w:t>is expected to incur in future and indicate these with an ‘*’)</w:t>
            </w:r>
          </w:p>
          <w:p w14:paraId="7781A929"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p w14:paraId="44436F6C"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38758F" w:rsidRPr="00632015" w14:paraId="7B48ED05" w14:textId="77777777" w:rsidTr="00892A9E">
              <w:tc>
                <w:tcPr>
                  <w:tcW w:w="3642" w:type="dxa"/>
                  <w:shd w:val="clear" w:color="auto" w:fill="auto"/>
                  <w:tcMar>
                    <w:top w:w="57" w:type="dxa"/>
                    <w:bottom w:w="57" w:type="dxa"/>
                  </w:tcMar>
                </w:tcPr>
                <w:p w14:paraId="6A1660DE"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38758F">
                    <w:rPr>
                      <w:rFonts w:ascii="Times New Roman" w:eastAsia="Calibri" w:hAnsi="Times New Roman" w:cs="Times New Roman"/>
                      <w:b/>
                      <w:szCs w:val="22"/>
                      <w:u w:val="single"/>
                      <w:lang w:eastAsia="en-GB"/>
                    </w:rPr>
                    <w:t>Type / Frequency</w:t>
                  </w:r>
                </w:p>
                <w:p w14:paraId="778F0E4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i/>
                      <w:color w:val="FF0000"/>
                      <w:szCs w:val="22"/>
                      <w:u w:val="single"/>
                      <w:lang w:eastAsia="en-GB"/>
                    </w:rPr>
                  </w:pP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e.g. food/monthly, insurance/annually</w:t>
                  </w:r>
                  <w:r w:rsidRPr="0038758F">
                    <w:rPr>
                      <w:rFonts w:ascii="Times New Roman" w:eastAsia="Calibri" w:hAnsi="Times New Roman" w:cs="Times New Roman"/>
                      <w:i/>
                      <w:szCs w:val="22"/>
                      <w:u w:val="single"/>
                      <w:lang w:eastAsia="en-GB"/>
                    </w:rPr>
                    <w:t>)</w:t>
                  </w:r>
                </w:p>
              </w:tc>
              <w:tc>
                <w:tcPr>
                  <w:tcW w:w="3588" w:type="dxa"/>
                  <w:shd w:val="clear" w:color="auto" w:fill="auto"/>
                  <w:tcMar>
                    <w:top w:w="57" w:type="dxa"/>
                    <w:bottom w:w="57" w:type="dxa"/>
                  </w:tcMar>
                </w:tcPr>
                <w:p w14:paraId="462457C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b/>
                      <w:color w:val="FF0000"/>
                      <w:szCs w:val="22"/>
                      <w:u w:val="single"/>
                      <w:lang w:eastAsia="en-GB"/>
                    </w:rPr>
                  </w:pPr>
                  <w:r w:rsidRPr="0038758F">
                    <w:rPr>
                      <w:rFonts w:ascii="Times New Roman" w:eastAsia="Calibri" w:hAnsi="Times New Roman" w:cs="Times New Roman"/>
                      <w:b/>
                      <w:szCs w:val="22"/>
                      <w:u w:val="single"/>
                      <w:lang w:eastAsia="en-GB"/>
                    </w:rPr>
                    <w:t>Amount</w:t>
                  </w:r>
                </w:p>
              </w:tc>
            </w:tr>
            <w:tr w:rsidR="0038758F" w:rsidRPr="00632015" w14:paraId="5B56DF7F" w14:textId="77777777" w:rsidTr="00892A9E">
              <w:tc>
                <w:tcPr>
                  <w:tcW w:w="3642" w:type="dxa"/>
                  <w:shd w:val="clear" w:color="auto" w:fill="auto"/>
                  <w:tcMar>
                    <w:top w:w="57" w:type="dxa"/>
                    <w:bottom w:w="57" w:type="dxa"/>
                  </w:tcMar>
                </w:tcPr>
                <w:p w14:paraId="37B9D6B2"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6E4A7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752CD03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33BAA9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30B2A2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5D242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66420F3D"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F4F9425"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7AF30204"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7A14498"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0D15FD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38758F" w:rsidRPr="00632015" w14:paraId="304CEE15" w14:textId="77777777" w:rsidTr="00892A9E">
              <w:tc>
                <w:tcPr>
                  <w:tcW w:w="3642" w:type="dxa"/>
                  <w:shd w:val="clear" w:color="auto" w:fill="auto"/>
                  <w:tcMar>
                    <w:top w:w="57" w:type="dxa"/>
                    <w:bottom w:w="57" w:type="dxa"/>
                  </w:tcMar>
                </w:tcPr>
                <w:p w14:paraId="2EC8F8E8"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38758F">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F01BA17"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tc>
            </w:tr>
          </w:tbl>
          <w:p w14:paraId="1BBAE5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E9975FE" w14:textId="77777777" w:rsidTr="00D16B86">
        <w:trPr>
          <w:divId w:val="2116439976"/>
          <w:tblCellSpacing w:w="142" w:type="dxa"/>
        </w:trPr>
        <w:tc>
          <w:tcPr>
            <w:tcW w:w="4643" w:type="pct"/>
            <w:shd w:val="clear" w:color="auto" w:fill="auto"/>
          </w:tcPr>
          <w:p w14:paraId="762553E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monthly income and sources of such income:</w:t>
            </w:r>
          </w:p>
          <w:p w14:paraId="110FE1A4" w14:textId="475C047A" w:rsidR="0011790A" w:rsidRPr="00F408A1" w:rsidRDefault="00F408A1" w:rsidP="0092350C">
            <w:pPr>
              <w:autoSpaceDE w:val="0"/>
              <w:autoSpaceDN w:val="0"/>
              <w:adjustRightInd w:val="0"/>
              <w:spacing w:before="0" w:after="0"/>
              <w:jc w:val="both"/>
              <w:rPr>
                <w:rFonts w:ascii="Times New Roman" w:eastAsia="Calibri" w:hAnsi="Times New Roman" w:cs="Times New Roman"/>
                <w:bCs/>
                <w:sz w:val="22"/>
                <w:szCs w:val="22"/>
              </w:rPr>
            </w:pPr>
            <w:r w:rsidRPr="00F408A1">
              <w:rPr>
                <w:rFonts w:ascii="Times New Roman" w:eastAsia="Calibri" w:hAnsi="Times New Roman" w:cs="Times New Roman"/>
                <w:bCs/>
                <w:sz w:val="22"/>
                <w:szCs w:val="22"/>
              </w:rPr>
              <w:t>(Please include any income which P currently does not have but is expected to receive in future and indicate these with an ‘*’)</w:t>
            </w: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F408A1" w:rsidRPr="00C32762" w14:paraId="71F4712F" w14:textId="77777777" w:rsidTr="00892A9E">
              <w:tc>
                <w:tcPr>
                  <w:tcW w:w="3642" w:type="dxa"/>
                  <w:shd w:val="clear" w:color="auto" w:fill="auto"/>
                  <w:tcMar>
                    <w:top w:w="57" w:type="dxa"/>
                    <w:bottom w:w="57" w:type="dxa"/>
                  </w:tcMar>
                </w:tcPr>
                <w:p w14:paraId="37298BCD"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Source of Income</w:t>
                  </w:r>
                </w:p>
                <w:p w14:paraId="4FE513B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F408A1">
                    <w:rPr>
                      <w:rFonts w:ascii="Times New Roman" w:eastAsia="Calibri" w:hAnsi="Times New Roman" w:cs="Times New Roman"/>
                      <w:i/>
                      <w:szCs w:val="22"/>
                      <w:lang w:eastAsia="en-GB"/>
                    </w:rPr>
                    <w:t xml:space="preserve">(e.g. salary, insurance, government </w:t>
                  </w:r>
                  <w:proofErr w:type="spellStart"/>
                  <w:r w:rsidRPr="00F408A1">
                    <w:rPr>
                      <w:rFonts w:ascii="Times New Roman" w:eastAsia="Calibri" w:hAnsi="Times New Roman" w:cs="Times New Roman"/>
                      <w:i/>
                      <w:szCs w:val="22"/>
                      <w:lang w:eastAsia="en-GB"/>
                    </w:rPr>
                    <w:t>payouts</w:t>
                  </w:r>
                  <w:proofErr w:type="spellEnd"/>
                  <w:r w:rsidRPr="00F408A1">
                    <w:rPr>
                      <w:rFonts w:ascii="Times New Roman" w:eastAsia="Calibri" w:hAnsi="Times New Roman" w:cs="Times New Roman"/>
                      <w:i/>
                      <w:szCs w:val="22"/>
                      <w:lang w:eastAsia="en-GB"/>
                    </w:rPr>
                    <w:t>, rental etc</w:t>
                  </w:r>
                  <w:ins w:id="100" w:author="Adriene CHEONG (FJCOURTS)" w:date="2019-11-15T11:15:00Z">
                    <w:r w:rsidRPr="00F408A1">
                      <w:rPr>
                        <w:rFonts w:ascii="Times New Roman" w:eastAsia="Calibri" w:hAnsi="Times New Roman" w:cs="Times New Roman"/>
                        <w:i/>
                        <w:szCs w:val="22"/>
                        <w:lang w:eastAsia="en-GB"/>
                      </w:rPr>
                      <w:t>.</w:t>
                    </w:r>
                  </w:ins>
                  <w:r w:rsidRPr="00F408A1">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2231F799"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Value</w:t>
                  </w:r>
                </w:p>
              </w:tc>
            </w:tr>
            <w:tr w:rsidR="00F408A1" w:rsidRPr="00C32762" w14:paraId="2404193B" w14:textId="77777777" w:rsidTr="00892A9E">
              <w:tc>
                <w:tcPr>
                  <w:tcW w:w="3642" w:type="dxa"/>
                  <w:shd w:val="clear" w:color="auto" w:fill="auto"/>
                  <w:tcMar>
                    <w:top w:w="57" w:type="dxa"/>
                    <w:bottom w:w="57" w:type="dxa"/>
                  </w:tcMar>
                </w:tcPr>
                <w:p w14:paraId="49A718A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A698CD2"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4C1913"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86ABE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7207E68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422E14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928D80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6EF454B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62D7F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c>
                <w:tcPr>
                  <w:tcW w:w="3588" w:type="dxa"/>
                  <w:shd w:val="clear" w:color="auto" w:fill="auto"/>
                  <w:tcMar>
                    <w:top w:w="57" w:type="dxa"/>
                    <w:bottom w:w="57" w:type="dxa"/>
                  </w:tcMar>
                </w:tcPr>
                <w:p w14:paraId="2103A6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r w:rsidR="00F408A1" w:rsidRPr="00C32762" w14:paraId="3075E343" w14:textId="77777777" w:rsidTr="00892A9E">
              <w:tc>
                <w:tcPr>
                  <w:tcW w:w="3642" w:type="dxa"/>
                  <w:shd w:val="clear" w:color="auto" w:fill="auto"/>
                  <w:tcMar>
                    <w:top w:w="57" w:type="dxa"/>
                    <w:bottom w:w="57" w:type="dxa"/>
                  </w:tcMar>
                </w:tcPr>
                <w:p w14:paraId="4C48ADFF"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TOTAL</w:t>
                  </w:r>
                </w:p>
              </w:tc>
              <w:tc>
                <w:tcPr>
                  <w:tcW w:w="3588" w:type="dxa"/>
                  <w:shd w:val="clear" w:color="auto" w:fill="auto"/>
                  <w:tcMar>
                    <w:top w:w="57" w:type="dxa"/>
                    <w:bottom w:w="57" w:type="dxa"/>
                  </w:tcMar>
                </w:tcPr>
                <w:p w14:paraId="1B47E70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bl>
          <w:p w14:paraId="5186E20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AE6CF5B" w14:textId="77777777" w:rsidTr="00D16B86">
        <w:trPr>
          <w:divId w:val="2116439976"/>
          <w:tblCellSpacing w:w="142" w:type="dxa"/>
        </w:trPr>
        <w:tc>
          <w:tcPr>
            <w:tcW w:w="4643" w:type="pct"/>
            <w:shd w:val="clear" w:color="auto" w:fill="auto"/>
          </w:tcPr>
          <w:p w14:paraId="2050672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4791B01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040290D1" w14:textId="77777777" w:rsidTr="0092350C">
              <w:tc>
                <w:tcPr>
                  <w:tcW w:w="3642" w:type="dxa"/>
                  <w:shd w:val="clear" w:color="auto" w:fill="auto"/>
                  <w:tcMar>
                    <w:top w:w="57" w:type="dxa"/>
                    <w:bottom w:w="57" w:type="dxa"/>
                  </w:tcMar>
                </w:tcPr>
                <w:p w14:paraId="3B1C23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18860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7E7D5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65D791D6" w14:textId="77777777" w:rsidTr="0092350C">
              <w:tc>
                <w:tcPr>
                  <w:tcW w:w="3642" w:type="dxa"/>
                  <w:shd w:val="clear" w:color="auto" w:fill="auto"/>
                  <w:tcMar>
                    <w:top w:w="57" w:type="dxa"/>
                    <w:bottom w:w="57" w:type="dxa"/>
                  </w:tcMar>
                </w:tcPr>
                <w:p w14:paraId="717A45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AD81C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FD8067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D7C64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82B9D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C3949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CD1D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92E3F0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E35951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8A646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0DF0B1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1BE936CA" w14:textId="77777777" w:rsidTr="0092350C">
              <w:tc>
                <w:tcPr>
                  <w:tcW w:w="3642" w:type="dxa"/>
                  <w:shd w:val="clear" w:color="auto" w:fill="auto"/>
                  <w:tcMar>
                    <w:top w:w="57" w:type="dxa"/>
                    <w:bottom w:w="57" w:type="dxa"/>
                  </w:tcMar>
                </w:tcPr>
                <w:p w14:paraId="1A029A02" w14:textId="77777777" w:rsidR="0011790A" w:rsidRPr="0092350C" w:rsidRDefault="0011790A" w:rsidP="00D16B86">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70DAFB5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CE7925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574D1E4D" w14:textId="77777777" w:rsidTr="00D16B86">
        <w:trPr>
          <w:divId w:val="2116439976"/>
          <w:tblCellSpacing w:w="142" w:type="dxa"/>
        </w:trPr>
        <w:tc>
          <w:tcPr>
            <w:tcW w:w="4643" w:type="pct"/>
            <w:shd w:val="clear" w:color="auto" w:fill="auto"/>
          </w:tcPr>
          <w:p w14:paraId="67FB5E8C" w14:textId="77777777" w:rsidR="00D16B86" w:rsidRPr="00632015" w:rsidRDefault="00D16B86" w:rsidP="00D16B86">
            <w:pPr>
              <w:autoSpaceDE w:val="0"/>
              <w:autoSpaceDN w:val="0"/>
              <w:adjustRightInd w:val="0"/>
              <w:spacing w:before="0" w:after="0" w:line="240" w:lineRule="auto"/>
              <w:ind w:left="720" w:hanging="720"/>
              <w:rPr>
                <w:rFonts w:ascii="Times New Roman" w:eastAsia="Calibri" w:hAnsi="Times New Roman" w:cs="Times New Roman"/>
                <w:i/>
                <w:szCs w:val="22"/>
                <w:lang w:eastAsia="en-GB"/>
              </w:rPr>
            </w:pPr>
            <w:r w:rsidRPr="00632015">
              <w:rPr>
                <w:rFonts w:ascii="Times New Roman" w:eastAsia="Calibri" w:hAnsi="Times New Roman" w:cs="Times New Roman"/>
                <w:b/>
                <w:szCs w:val="22"/>
                <w:lang w:eastAsia="en-GB"/>
              </w:rPr>
              <w:lastRenderedPageBreak/>
              <w:t>(n)</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i/>
                <w:szCs w:val="22"/>
                <w:u w:val="single"/>
                <w:lang w:eastAsia="en-GB"/>
              </w:rPr>
              <w:t>Please indicate which options are applicable and provide details where applicable</w:t>
            </w:r>
          </w:p>
          <w:p w14:paraId="31671BAB"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 outstanding debts or liabilities</w:t>
            </w:r>
          </w:p>
          <w:p w14:paraId="5B9D3DCB"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777"/>
            </w:tblGrid>
            <w:tr w:rsidR="00D16B86" w:rsidRPr="00632015" w14:paraId="023A7FA2" w14:textId="77777777" w:rsidTr="00892A9E">
              <w:tc>
                <w:tcPr>
                  <w:tcW w:w="3449" w:type="dxa"/>
                  <w:shd w:val="clear" w:color="auto" w:fill="auto"/>
                  <w:tcMar>
                    <w:top w:w="57" w:type="dxa"/>
                    <w:bottom w:w="57" w:type="dxa"/>
                  </w:tcMar>
                </w:tcPr>
                <w:p w14:paraId="3A588A4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loan / debt</w:t>
                  </w:r>
                </w:p>
                <w:p w14:paraId="71BED25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creditor, reason for loan/debt etc.)</w:t>
                  </w:r>
                </w:p>
              </w:tc>
              <w:tc>
                <w:tcPr>
                  <w:tcW w:w="2963" w:type="dxa"/>
                  <w:shd w:val="clear" w:color="auto" w:fill="auto"/>
                  <w:tcMar>
                    <w:top w:w="57" w:type="dxa"/>
                    <w:bottom w:w="57" w:type="dxa"/>
                  </w:tcMar>
                </w:tcPr>
                <w:p w14:paraId="40972A3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 owed</w:t>
                  </w:r>
                </w:p>
              </w:tc>
            </w:tr>
            <w:tr w:rsidR="00D16B86" w:rsidRPr="00632015" w14:paraId="072DDA3A" w14:textId="77777777" w:rsidTr="00892A9E">
              <w:tc>
                <w:tcPr>
                  <w:tcW w:w="3449" w:type="dxa"/>
                  <w:shd w:val="clear" w:color="auto" w:fill="auto"/>
                  <w:tcMar>
                    <w:top w:w="57" w:type="dxa"/>
                    <w:bottom w:w="57" w:type="dxa"/>
                  </w:tcMar>
                </w:tcPr>
                <w:p w14:paraId="193F178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4779B26"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B87D54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50CC6E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1638414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5199FD7"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not received and is not going to receive any form of compensation or award of damages</w:t>
            </w:r>
          </w:p>
          <w:p w14:paraId="4315BA7F"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769"/>
            </w:tblGrid>
            <w:tr w:rsidR="00D16B86" w:rsidRPr="00632015" w14:paraId="514B8D03" w14:textId="77777777" w:rsidTr="00892A9E">
              <w:tc>
                <w:tcPr>
                  <w:tcW w:w="3449" w:type="dxa"/>
                  <w:shd w:val="clear" w:color="auto" w:fill="auto"/>
                  <w:tcMar>
                    <w:top w:w="57" w:type="dxa"/>
                    <w:bottom w:w="57" w:type="dxa"/>
                  </w:tcMar>
                </w:tcPr>
                <w:p w14:paraId="33A0673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compensation</w:t>
                  </w:r>
                </w:p>
                <w:p w14:paraId="2BA5657B"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nature of claim etc.)</w:t>
                  </w:r>
                </w:p>
              </w:tc>
              <w:tc>
                <w:tcPr>
                  <w:tcW w:w="2963" w:type="dxa"/>
                  <w:shd w:val="clear" w:color="auto" w:fill="auto"/>
                  <w:tcMar>
                    <w:top w:w="57" w:type="dxa"/>
                    <w:bottom w:w="57" w:type="dxa"/>
                  </w:tcMar>
                </w:tcPr>
                <w:p w14:paraId="0332DCC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w:t>
                  </w:r>
                </w:p>
              </w:tc>
            </w:tr>
            <w:tr w:rsidR="00D16B86" w:rsidRPr="00632015" w14:paraId="6C7DE335" w14:textId="77777777" w:rsidTr="00892A9E">
              <w:tc>
                <w:tcPr>
                  <w:tcW w:w="3449" w:type="dxa"/>
                  <w:shd w:val="clear" w:color="auto" w:fill="auto"/>
                  <w:tcMar>
                    <w:top w:w="57" w:type="dxa"/>
                    <w:bottom w:w="57" w:type="dxa"/>
                  </w:tcMar>
                </w:tcPr>
                <w:p w14:paraId="5A6D8F12"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816945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54659B3"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6EBFE6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268C3945"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21806FC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FA72170" w14:textId="77777777" w:rsidTr="00D16B86">
        <w:trPr>
          <w:divId w:val="2116439976"/>
          <w:tblCellSpacing w:w="142" w:type="dxa"/>
        </w:trPr>
        <w:tc>
          <w:tcPr>
            <w:tcW w:w="4643" w:type="pct"/>
            <w:shd w:val="clear" w:color="auto" w:fill="auto"/>
          </w:tcPr>
          <w:p w14:paraId="442E7D5D" w14:textId="1EC9A515"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68C44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E30EDC4"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061E2A8F"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lastRenderedPageBreak/>
              <w:t>_______________________________</w:t>
            </w:r>
          </w:p>
          <w:p w14:paraId="4E5365D2"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0761A2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DD552F4"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BDC5B4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6A8EECCB" w14:textId="77777777" w:rsidTr="00D16B86">
        <w:trPr>
          <w:divId w:val="2116439976"/>
          <w:trHeight w:val="1661"/>
          <w:tblCellSpacing w:w="142" w:type="dxa"/>
        </w:trPr>
        <w:tc>
          <w:tcPr>
            <w:tcW w:w="4643" w:type="pct"/>
            <w:shd w:val="clear" w:color="auto" w:fill="auto"/>
          </w:tcPr>
          <w:p w14:paraId="2B3DEF6A"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lastRenderedPageBreak/>
              <w:t>(p)</w:t>
            </w:r>
            <w:r w:rsidRPr="00632015">
              <w:rPr>
                <w:rFonts w:ascii="Times New Roman" w:eastAsia="Calibri" w:hAnsi="Times New Roman" w:cs="Times New Roman"/>
                <w:b/>
                <w:szCs w:val="22"/>
                <w:lang w:eastAsia="en-GB"/>
              </w:rPr>
              <w:tab/>
              <w:t>Has P made a will?</w:t>
            </w:r>
            <w:r w:rsidRPr="00632015">
              <w:rPr>
                <w:rFonts w:ascii="Times New Roman" w:eastAsia="Calibri" w:hAnsi="Times New Roman" w:cs="Times New Roman"/>
                <w:b/>
                <w:szCs w:val="22"/>
                <w:lang w:eastAsia="en-GB"/>
              </w:rPr>
              <w:tab/>
            </w:r>
          </w:p>
          <w:p w14:paraId="02167221"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p>
          <w:p w14:paraId="59BAB3C2" w14:textId="32250D71" w:rsidR="0011790A" w:rsidRPr="0092350C" w:rsidRDefault="00D16B86" w:rsidP="00D16B86">
            <w:pPr>
              <w:autoSpaceDE w:val="0"/>
              <w:autoSpaceDN w:val="0"/>
              <w:adjustRightInd w:val="0"/>
              <w:spacing w:before="0" w:after="0"/>
              <w:jc w:val="both"/>
              <w:rPr>
                <w:rFonts w:ascii="Times New Roman" w:eastAsia="Calibri" w:hAnsi="Times New Roman" w:cs="Times New Roman"/>
                <w:b/>
                <w:sz w:val="22"/>
                <w:szCs w:val="22"/>
                <w:u w:val="single"/>
              </w:rPr>
            </w:pP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Yes</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No</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I do not know</w:t>
            </w:r>
          </w:p>
        </w:tc>
      </w:tr>
      <w:tr w:rsidR="0011790A" w:rsidRPr="0092350C" w14:paraId="2DD509F5" w14:textId="77777777" w:rsidTr="00D16B86">
        <w:trPr>
          <w:divId w:val="2116439976"/>
          <w:tblCellSpacing w:w="142" w:type="dxa"/>
        </w:trPr>
        <w:tc>
          <w:tcPr>
            <w:tcW w:w="4643" w:type="pct"/>
            <w:shd w:val="clear" w:color="auto" w:fill="auto"/>
          </w:tcPr>
          <w:p w14:paraId="2E3567FC" w14:textId="57A91552"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51E3028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0CE559BA"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55AFF622"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5A824DB7"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C6A217A" w14:textId="77777777" w:rsidR="0011790A" w:rsidRPr="00D16B86"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0DA0006C" w14:textId="77777777" w:rsidR="00D16B86" w:rsidRPr="00D16B86"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D16B86">
              <w:rPr>
                <w:rFonts w:ascii="Times New Roman" w:eastAsia="Calibri" w:hAnsi="Times New Roman" w:cs="Times New Roman"/>
                <w:b/>
                <w:szCs w:val="22"/>
                <w:lang w:eastAsia="en-GB"/>
              </w:rPr>
              <w:t>Have the Applicant(s) and/or P been involved in any kind of court proceedings (e.g. criminal, tribunal, civil or family proceedings)?</w:t>
            </w:r>
          </w:p>
          <w:p w14:paraId="4E3CE1A9"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Yes</w:t>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No</w:t>
            </w:r>
          </w:p>
          <w:p w14:paraId="10A9F39A"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t>If yes, please provide details below:</w:t>
            </w:r>
          </w:p>
          <w:p w14:paraId="53EC5DBD" w14:textId="5A68AE96" w:rsidR="00D16B86" w:rsidRPr="00625B2F" w:rsidRDefault="00D16B86" w:rsidP="00625B2F">
            <w:pPr>
              <w:autoSpaceDE w:val="0"/>
              <w:autoSpaceDN w:val="0"/>
              <w:adjustRightInd w:val="0"/>
              <w:spacing w:before="240" w:after="0" w:line="240" w:lineRule="auto"/>
              <w:ind w:left="1077"/>
              <w:rPr>
                <w:rFonts w:ascii="Times New Roman" w:eastAsia="Calibri" w:hAnsi="Times New Roman" w:cs="Times New Roman"/>
                <w:b/>
                <w:szCs w:val="22"/>
                <w:u w:val="single"/>
                <w:lang w:eastAsia="en-GB"/>
              </w:rPr>
            </w:pPr>
            <w:r w:rsidRPr="00D16B86">
              <w:rPr>
                <w:rFonts w:ascii="Times New Roman" w:eastAsia="Calibri" w:hAnsi="Times New Roman" w:cs="Times New Roman"/>
                <w:b/>
                <w:szCs w:val="22"/>
                <w:u w:val="single"/>
                <w:lang w:eastAsia="en-GB"/>
              </w:rPr>
              <w:t>_________________________________________________</w:t>
            </w:r>
          </w:p>
        </w:tc>
      </w:tr>
    </w:tbl>
    <w:p w14:paraId="4EDFBA8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78038E74" w14:textId="338226B1" w:rsidR="0011790A" w:rsidRPr="00A76CF0" w:rsidRDefault="0011790A" w:rsidP="00A76CF0">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A76CF0" w:rsidRPr="00267633">
        <w:rPr>
          <w:rFonts w:ascii="Times New Roman" w:eastAsia="Calibri" w:hAnsi="Times New Roman" w:cs="Times New Roman"/>
          <w:i/>
          <w:lang w:val="en-GB" w:eastAsia="en-GB"/>
        </w:rPr>
        <w:t xml:space="preserve">(Please do not leave any blanks.  Please state “Nil” if there is no one in the category in question.  If a Relevant Person has </w:t>
      </w:r>
      <w:proofErr w:type="gramStart"/>
      <w:r w:rsidR="00A76CF0" w:rsidRPr="00267633">
        <w:rPr>
          <w:rFonts w:ascii="Times New Roman" w:eastAsia="Calibri" w:hAnsi="Times New Roman" w:cs="Times New Roman"/>
          <w:i/>
          <w:lang w:val="en-GB" w:eastAsia="en-GB"/>
        </w:rPr>
        <w:t>passed away</w:t>
      </w:r>
      <w:proofErr w:type="gramEnd"/>
      <w:r w:rsidR="00A76CF0" w:rsidRPr="00267633">
        <w:rPr>
          <w:rFonts w:ascii="Times New Roman" w:eastAsia="Calibri" w:hAnsi="Times New Roman" w:cs="Times New Roman"/>
          <w:i/>
          <w:lang w:val="en-GB" w:eastAsia="en-GB"/>
        </w:rPr>
        <w:t xml:space="preserve">, please state the person’s name </w:t>
      </w:r>
      <w:r w:rsidR="00A76CF0" w:rsidRPr="00267633">
        <w:rPr>
          <w:rFonts w:ascii="Times New Roman" w:eastAsia="Calibri" w:hAnsi="Times New Roman" w:cs="Times New Roman"/>
          <w:i/>
          <w:lang w:val="en-GB" w:eastAsia="en-GB"/>
        </w:rPr>
        <w:lastRenderedPageBreak/>
        <w:t>and indicate “(deceased)” after the name.</w:t>
      </w:r>
      <w:r w:rsidR="00A76CF0">
        <w:rPr>
          <w:rFonts w:ascii="Times New Roman" w:eastAsia="Calibri" w:hAnsi="Times New Roman" w:cs="Times New Roman"/>
          <w:i/>
          <w:lang w:val="en-GB" w:eastAsia="en-GB"/>
        </w:rPr>
        <w:t xml:space="preserve"> </w:t>
      </w:r>
      <w:r w:rsidR="00A76CF0" w:rsidRPr="00A76CF0">
        <w:rPr>
          <w:rFonts w:ascii="Times New Roman" w:eastAsia="Calibri" w:hAnsi="Times New Roman" w:cs="Times New Roman"/>
          <w:i/>
          <w:lang w:val="en-GB" w:eastAsia="en-GB"/>
        </w:rPr>
        <w:t>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B7CE7EF"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79B7EBE9" w14:textId="77777777" w:rsidTr="0092350C">
        <w:trPr>
          <w:divId w:val="2116439976"/>
        </w:trPr>
        <w:tc>
          <w:tcPr>
            <w:tcW w:w="5000" w:type="pct"/>
            <w:gridSpan w:val="3"/>
            <w:shd w:val="clear" w:color="auto" w:fill="D9D9D9"/>
          </w:tcPr>
          <w:p w14:paraId="41DA95F7"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E0CD0E7" w14:textId="77777777" w:rsidTr="0092350C">
        <w:trPr>
          <w:divId w:val="2116439976"/>
        </w:trPr>
        <w:tc>
          <w:tcPr>
            <w:tcW w:w="2544" w:type="pct"/>
            <w:tcBorders>
              <w:bottom w:val="single" w:sz="4" w:space="0" w:color="auto"/>
            </w:tcBorders>
            <w:shd w:val="clear" w:color="auto" w:fill="auto"/>
          </w:tcPr>
          <w:p w14:paraId="1FE238EA"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44AE38C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6AC621D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2CCBD3D4" w14:textId="77777777" w:rsidTr="0092350C">
        <w:trPr>
          <w:divId w:val="2116439976"/>
        </w:trPr>
        <w:tc>
          <w:tcPr>
            <w:tcW w:w="2544" w:type="pct"/>
            <w:tcBorders>
              <w:bottom w:val="single" w:sz="4" w:space="0" w:color="auto"/>
            </w:tcBorders>
            <w:shd w:val="clear" w:color="auto" w:fill="auto"/>
          </w:tcPr>
          <w:p w14:paraId="5CB716BE" w14:textId="77777777" w:rsidR="005D6AD4" w:rsidRPr="0092350C" w:rsidRDefault="005D6AD4" w:rsidP="0092350C">
            <w:pPr>
              <w:spacing w:before="0" w:after="0"/>
              <w:jc w:val="both"/>
              <w:rPr>
                <w:rFonts w:ascii="Times New Roman" w:eastAsia="Calibri" w:hAnsi="Times New Roman" w:cs="Times New Roman"/>
                <w:b/>
              </w:rPr>
            </w:pPr>
          </w:p>
          <w:p w14:paraId="76F05548"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7D049853"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34549B05"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228A2AA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1184EE84" w14:textId="77777777" w:rsidTr="0092350C">
        <w:trPr>
          <w:divId w:val="2116439976"/>
        </w:trPr>
        <w:tc>
          <w:tcPr>
            <w:tcW w:w="5000" w:type="pct"/>
            <w:gridSpan w:val="3"/>
            <w:shd w:val="clear" w:color="auto" w:fill="D9D9D9"/>
          </w:tcPr>
          <w:p w14:paraId="2993432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2C705291" w14:textId="77777777" w:rsidTr="0092350C">
        <w:trPr>
          <w:divId w:val="2116439976"/>
        </w:trPr>
        <w:tc>
          <w:tcPr>
            <w:tcW w:w="2544" w:type="pct"/>
            <w:shd w:val="clear" w:color="auto" w:fill="auto"/>
          </w:tcPr>
          <w:p w14:paraId="33BEF74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021108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8495B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42616EFC" w14:textId="77777777" w:rsidTr="0092350C">
        <w:trPr>
          <w:divId w:val="2116439976"/>
        </w:trPr>
        <w:tc>
          <w:tcPr>
            <w:tcW w:w="2544" w:type="pct"/>
            <w:tcBorders>
              <w:bottom w:val="single" w:sz="4" w:space="0" w:color="auto"/>
            </w:tcBorders>
            <w:shd w:val="clear" w:color="auto" w:fill="auto"/>
          </w:tcPr>
          <w:p w14:paraId="6C1C4A48" w14:textId="77777777" w:rsidR="0011790A" w:rsidRPr="0092350C" w:rsidRDefault="0011790A" w:rsidP="0092350C">
            <w:pPr>
              <w:spacing w:before="0" w:after="0"/>
              <w:jc w:val="both"/>
              <w:rPr>
                <w:rFonts w:ascii="Times New Roman" w:eastAsia="Calibri" w:hAnsi="Times New Roman" w:cs="Times New Roman"/>
                <w:sz w:val="22"/>
                <w:szCs w:val="22"/>
              </w:rPr>
            </w:pPr>
          </w:p>
          <w:p w14:paraId="145AA28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741A88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38E19D6F"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65BDB894" w14:textId="77777777" w:rsidTr="0092350C">
        <w:trPr>
          <w:divId w:val="2116439976"/>
        </w:trPr>
        <w:tc>
          <w:tcPr>
            <w:tcW w:w="2544" w:type="pct"/>
            <w:tcBorders>
              <w:bottom w:val="single" w:sz="4" w:space="0" w:color="auto"/>
            </w:tcBorders>
            <w:shd w:val="clear" w:color="auto" w:fill="auto"/>
          </w:tcPr>
          <w:p w14:paraId="2EEB9436" w14:textId="77777777" w:rsidR="005D6AD4" w:rsidRPr="0092350C" w:rsidRDefault="005D6AD4" w:rsidP="0092350C">
            <w:pPr>
              <w:spacing w:before="0" w:after="0"/>
              <w:jc w:val="both"/>
              <w:rPr>
                <w:rFonts w:ascii="Times New Roman" w:eastAsia="Calibri" w:hAnsi="Times New Roman" w:cs="Times New Roman"/>
              </w:rPr>
            </w:pPr>
          </w:p>
          <w:p w14:paraId="1EA1AD3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3B7EE96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ECCE6C4"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3A5EFBA1"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2BEB3FAF" w14:textId="77777777" w:rsidTr="0092350C">
        <w:trPr>
          <w:divId w:val="2116439976"/>
        </w:trPr>
        <w:tc>
          <w:tcPr>
            <w:tcW w:w="5000" w:type="pct"/>
            <w:gridSpan w:val="3"/>
            <w:shd w:val="clear" w:color="auto" w:fill="D9D9D9"/>
          </w:tcPr>
          <w:p w14:paraId="68E81E9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749F6818" w14:textId="77777777" w:rsidTr="0092350C">
        <w:trPr>
          <w:divId w:val="2116439976"/>
        </w:trPr>
        <w:tc>
          <w:tcPr>
            <w:tcW w:w="2544" w:type="pct"/>
            <w:shd w:val="clear" w:color="auto" w:fill="auto"/>
          </w:tcPr>
          <w:p w14:paraId="7AF6DD7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6B9ADD3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F268A9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36C34579" w14:textId="77777777" w:rsidTr="0092350C">
        <w:trPr>
          <w:divId w:val="2116439976"/>
        </w:trPr>
        <w:tc>
          <w:tcPr>
            <w:tcW w:w="2544" w:type="pct"/>
            <w:shd w:val="clear" w:color="auto" w:fill="auto"/>
          </w:tcPr>
          <w:p w14:paraId="22694520" w14:textId="77777777" w:rsidR="0011790A" w:rsidRPr="0092350C" w:rsidRDefault="0011790A" w:rsidP="0092350C">
            <w:pPr>
              <w:spacing w:before="0" w:after="0"/>
              <w:jc w:val="both"/>
              <w:rPr>
                <w:rFonts w:ascii="Times New Roman" w:eastAsia="Calibri" w:hAnsi="Times New Roman" w:cs="Times New Roman"/>
                <w:sz w:val="22"/>
                <w:szCs w:val="22"/>
              </w:rPr>
            </w:pPr>
          </w:p>
          <w:p w14:paraId="3B8D9F6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3286CB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0E044F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39BCC72" w14:textId="77777777" w:rsidTr="0092350C">
        <w:trPr>
          <w:divId w:val="2116439976"/>
        </w:trPr>
        <w:tc>
          <w:tcPr>
            <w:tcW w:w="2544" w:type="pct"/>
            <w:shd w:val="clear" w:color="auto" w:fill="auto"/>
          </w:tcPr>
          <w:p w14:paraId="7C4D0933" w14:textId="77777777" w:rsidR="0011790A" w:rsidRPr="0092350C" w:rsidRDefault="0011790A" w:rsidP="0092350C">
            <w:pPr>
              <w:spacing w:before="0" w:after="0"/>
              <w:jc w:val="both"/>
              <w:rPr>
                <w:rFonts w:ascii="Times New Roman" w:eastAsia="Calibri" w:hAnsi="Times New Roman" w:cs="Times New Roman"/>
                <w:sz w:val="22"/>
                <w:szCs w:val="22"/>
              </w:rPr>
            </w:pPr>
          </w:p>
          <w:p w14:paraId="3266D174"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7E269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B9AFAFE"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40BFCB59" w14:textId="77777777" w:rsidTr="0092350C">
        <w:trPr>
          <w:divId w:val="2116439976"/>
        </w:trPr>
        <w:tc>
          <w:tcPr>
            <w:tcW w:w="2544" w:type="pct"/>
            <w:shd w:val="clear" w:color="auto" w:fill="auto"/>
          </w:tcPr>
          <w:p w14:paraId="6AFF1A03" w14:textId="77777777" w:rsidR="0011790A" w:rsidRPr="0092350C" w:rsidRDefault="0011790A" w:rsidP="0092350C">
            <w:pPr>
              <w:spacing w:before="0" w:after="0"/>
              <w:jc w:val="both"/>
              <w:rPr>
                <w:rFonts w:ascii="Times New Roman" w:eastAsia="Calibri" w:hAnsi="Times New Roman" w:cs="Times New Roman"/>
                <w:sz w:val="22"/>
                <w:szCs w:val="22"/>
              </w:rPr>
            </w:pPr>
          </w:p>
          <w:p w14:paraId="5795D4C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A11DC7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A42D3B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3A3DA764"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D1A46A1" w14:textId="77777777" w:rsidTr="0092350C">
        <w:trPr>
          <w:divId w:val="2116439976"/>
        </w:trPr>
        <w:tc>
          <w:tcPr>
            <w:tcW w:w="5000" w:type="pct"/>
            <w:gridSpan w:val="3"/>
            <w:shd w:val="clear" w:color="auto" w:fill="D9D9D9"/>
          </w:tcPr>
          <w:p w14:paraId="6A4B7D7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12C54F67" w14:textId="77777777" w:rsidTr="0092350C">
        <w:trPr>
          <w:divId w:val="2116439976"/>
        </w:trPr>
        <w:tc>
          <w:tcPr>
            <w:tcW w:w="2544" w:type="pct"/>
            <w:shd w:val="clear" w:color="auto" w:fill="auto"/>
          </w:tcPr>
          <w:p w14:paraId="241471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F65FF8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07D6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0EF0CCFE" w14:textId="77777777" w:rsidTr="0092350C">
        <w:trPr>
          <w:divId w:val="2116439976"/>
        </w:trPr>
        <w:tc>
          <w:tcPr>
            <w:tcW w:w="2544" w:type="pct"/>
            <w:shd w:val="clear" w:color="auto" w:fill="auto"/>
          </w:tcPr>
          <w:p w14:paraId="3683CDE1" w14:textId="77777777" w:rsidR="0011790A" w:rsidRPr="0092350C" w:rsidRDefault="0011790A" w:rsidP="0092350C">
            <w:pPr>
              <w:spacing w:before="0" w:after="0"/>
              <w:jc w:val="both"/>
              <w:rPr>
                <w:rFonts w:ascii="Times New Roman" w:eastAsia="Calibri" w:hAnsi="Times New Roman" w:cs="Times New Roman"/>
                <w:sz w:val="22"/>
                <w:szCs w:val="22"/>
              </w:rPr>
            </w:pPr>
          </w:p>
          <w:p w14:paraId="797DF1B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FAE4C5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CB4CB88"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EC609D6" w14:textId="77777777" w:rsidTr="0092350C">
        <w:trPr>
          <w:divId w:val="2116439976"/>
        </w:trPr>
        <w:tc>
          <w:tcPr>
            <w:tcW w:w="2544" w:type="pct"/>
            <w:shd w:val="clear" w:color="auto" w:fill="auto"/>
          </w:tcPr>
          <w:p w14:paraId="46F4E2AC" w14:textId="77777777" w:rsidR="0011790A" w:rsidRPr="0092350C" w:rsidRDefault="0011790A" w:rsidP="0092350C">
            <w:pPr>
              <w:spacing w:before="0" w:after="0"/>
              <w:jc w:val="both"/>
              <w:rPr>
                <w:rFonts w:ascii="Times New Roman" w:eastAsia="Calibri" w:hAnsi="Times New Roman" w:cs="Times New Roman"/>
                <w:sz w:val="22"/>
                <w:szCs w:val="22"/>
              </w:rPr>
            </w:pPr>
          </w:p>
          <w:p w14:paraId="3BA8B56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52431C5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3A3D24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CD3BAE8" w14:textId="77777777" w:rsidTr="0092350C">
        <w:trPr>
          <w:divId w:val="2116439976"/>
        </w:trPr>
        <w:tc>
          <w:tcPr>
            <w:tcW w:w="2544" w:type="pct"/>
            <w:shd w:val="clear" w:color="auto" w:fill="auto"/>
          </w:tcPr>
          <w:p w14:paraId="3E744B42" w14:textId="77777777" w:rsidR="0011790A" w:rsidRPr="0092350C" w:rsidRDefault="0011790A" w:rsidP="0092350C">
            <w:pPr>
              <w:spacing w:before="0" w:after="0"/>
              <w:jc w:val="both"/>
              <w:rPr>
                <w:rFonts w:ascii="Times New Roman" w:eastAsia="Calibri" w:hAnsi="Times New Roman" w:cs="Times New Roman"/>
                <w:sz w:val="22"/>
                <w:szCs w:val="22"/>
              </w:rPr>
            </w:pPr>
          </w:p>
          <w:p w14:paraId="0E77E7D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905D3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F9B8896"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11B63D03"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174F50C4"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562B14AD" w14:textId="77777777" w:rsidTr="0092350C">
        <w:trPr>
          <w:divId w:val="2116439976"/>
        </w:trPr>
        <w:tc>
          <w:tcPr>
            <w:tcW w:w="5000" w:type="pct"/>
            <w:gridSpan w:val="4"/>
            <w:shd w:val="clear" w:color="auto" w:fill="auto"/>
          </w:tcPr>
          <w:p w14:paraId="58DA3D47"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76DB0F9"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45CE0E28" w14:textId="77777777" w:rsidTr="0092350C">
        <w:trPr>
          <w:divId w:val="2116439976"/>
        </w:trPr>
        <w:tc>
          <w:tcPr>
            <w:tcW w:w="1755" w:type="pct"/>
            <w:shd w:val="clear" w:color="auto" w:fill="auto"/>
            <w:vAlign w:val="center"/>
          </w:tcPr>
          <w:p w14:paraId="4DC510F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1C2948C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76D89FE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6F7A421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045836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0E3DDD99" w14:textId="77777777" w:rsidTr="0092350C">
        <w:trPr>
          <w:divId w:val="2116439976"/>
        </w:trPr>
        <w:tc>
          <w:tcPr>
            <w:tcW w:w="1755" w:type="pct"/>
            <w:shd w:val="clear" w:color="auto" w:fill="auto"/>
          </w:tcPr>
          <w:p w14:paraId="0D020048" w14:textId="77777777" w:rsidR="0011790A" w:rsidRPr="0092350C" w:rsidRDefault="0011790A" w:rsidP="0092350C">
            <w:pPr>
              <w:spacing w:before="0" w:after="0"/>
              <w:jc w:val="both"/>
              <w:rPr>
                <w:rFonts w:ascii="Times New Roman" w:eastAsia="Calibri" w:hAnsi="Times New Roman" w:cs="Times New Roman"/>
                <w:sz w:val="22"/>
                <w:szCs w:val="22"/>
              </w:rPr>
            </w:pPr>
          </w:p>
          <w:p w14:paraId="20D1854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20F2B45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19FCFBE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9593473"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2308C901" w14:textId="77777777" w:rsidTr="0092350C">
        <w:trPr>
          <w:divId w:val="2116439976"/>
        </w:trPr>
        <w:tc>
          <w:tcPr>
            <w:tcW w:w="1755" w:type="pct"/>
            <w:shd w:val="clear" w:color="auto" w:fill="auto"/>
          </w:tcPr>
          <w:p w14:paraId="766AE46F" w14:textId="77777777" w:rsidR="0011790A" w:rsidRPr="0092350C" w:rsidRDefault="0011790A" w:rsidP="0092350C">
            <w:pPr>
              <w:spacing w:before="0" w:after="0"/>
              <w:jc w:val="both"/>
              <w:rPr>
                <w:rFonts w:ascii="Times New Roman" w:eastAsia="Calibri" w:hAnsi="Times New Roman" w:cs="Times New Roman"/>
                <w:sz w:val="22"/>
                <w:szCs w:val="22"/>
              </w:rPr>
            </w:pPr>
          </w:p>
          <w:p w14:paraId="7DCA7CD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5C235FE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5423E6A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00539F0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160E5AB8" w14:textId="77777777" w:rsidTr="0092350C">
        <w:trPr>
          <w:divId w:val="2116439976"/>
        </w:trPr>
        <w:tc>
          <w:tcPr>
            <w:tcW w:w="1755" w:type="pct"/>
            <w:shd w:val="clear" w:color="auto" w:fill="auto"/>
          </w:tcPr>
          <w:p w14:paraId="2313EFB4" w14:textId="77777777" w:rsidR="00270D8B" w:rsidRPr="0092350C" w:rsidRDefault="00270D8B" w:rsidP="0092350C">
            <w:pPr>
              <w:spacing w:before="0" w:after="0"/>
              <w:jc w:val="both"/>
              <w:rPr>
                <w:rFonts w:ascii="Times New Roman" w:eastAsia="Calibri" w:hAnsi="Times New Roman" w:cs="Times New Roman"/>
              </w:rPr>
            </w:pPr>
          </w:p>
          <w:p w14:paraId="4EDF8111"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F673740"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65BF766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7D2F2E40"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3FBAF5EC" w14:textId="77777777" w:rsidR="0011790A" w:rsidRDefault="0011790A" w:rsidP="0051115B">
      <w:pPr>
        <w:spacing w:before="0" w:after="0"/>
        <w:jc w:val="both"/>
        <w:divId w:val="2116439976"/>
        <w:rPr>
          <w:rFonts w:ascii="Times New Roman" w:eastAsia="Calibri" w:hAnsi="Times New Roman" w:cs="Times New Roman"/>
          <w:sz w:val="22"/>
          <w:szCs w:val="22"/>
        </w:rPr>
      </w:pPr>
    </w:p>
    <w:p w14:paraId="0279379A"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05FCB596" w14:textId="77777777" w:rsidTr="0092350C">
        <w:trPr>
          <w:divId w:val="2116439976"/>
        </w:trPr>
        <w:tc>
          <w:tcPr>
            <w:tcW w:w="5000" w:type="pct"/>
            <w:shd w:val="clear" w:color="auto" w:fill="auto"/>
          </w:tcPr>
          <w:p w14:paraId="7F56D2C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40E01EB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710732E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C390C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You will normally have to obtain the consent of the Relevant Persons named above.  If you have not done so, please explain why.</w:t>
            </w:r>
          </w:p>
          <w:p w14:paraId="739149C8" w14:textId="77777777" w:rsidR="0011790A" w:rsidRPr="0092350C" w:rsidRDefault="0011790A" w:rsidP="0092350C">
            <w:pPr>
              <w:spacing w:before="0" w:after="0"/>
              <w:jc w:val="both"/>
              <w:rPr>
                <w:rFonts w:ascii="Times New Roman" w:eastAsia="Calibri" w:hAnsi="Times New Roman" w:cs="Times New Roman"/>
                <w:sz w:val="22"/>
                <w:szCs w:val="22"/>
              </w:rPr>
            </w:pPr>
          </w:p>
          <w:p w14:paraId="27C87ACA" w14:textId="77777777" w:rsidR="0011790A" w:rsidRPr="0092350C" w:rsidRDefault="0011790A" w:rsidP="0092350C">
            <w:pPr>
              <w:spacing w:before="0" w:after="0"/>
              <w:jc w:val="both"/>
              <w:rPr>
                <w:rFonts w:ascii="Times New Roman" w:eastAsia="Calibri" w:hAnsi="Times New Roman" w:cs="Times New Roman"/>
                <w:sz w:val="22"/>
                <w:szCs w:val="22"/>
              </w:rPr>
            </w:pPr>
          </w:p>
          <w:p w14:paraId="511B580C" w14:textId="77777777" w:rsidR="0011790A" w:rsidRPr="0092350C" w:rsidRDefault="0011790A" w:rsidP="0092350C">
            <w:pPr>
              <w:spacing w:before="0" w:after="0"/>
              <w:jc w:val="both"/>
              <w:rPr>
                <w:rFonts w:ascii="Times New Roman" w:eastAsia="Calibri" w:hAnsi="Times New Roman" w:cs="Times New Roman"/>
                <w:sz w:val="22"/>
                <w:szCs w:val="22"/>
              </w:rPr>
            </w:pPr>
          </w:p>
          <w:p w14:paraId="210D94D6" w14:textId="77777777" w:rsidR="0011790A" w:rsidRPr="0092350C" w:rsidRDefault="0011790A" w:rsidP="0092350C">
            <w:pPr>
              <w:spacing w:before="0" w:after="0"/>
              <w:jc w:val="both"/>
              <w:rPr>
                <w:rFonts w:ascii="Times New Roman" w:eastAsia="Calibri" w:hAnsi="Times New Roman" w:cs="Times New Roman"/>
                <w:sz w:val="22"/>
                <w:szCs w:val="22"/>
              </w:rPr>
            </w:pPr>
          </w:p>
          <w:p w14:paraId="21138C5E"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4ACF014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26FD237"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6E032EB"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320E17EC"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50AE856D"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4367D5AE" w14:textId="79A8909C"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w:t>
            </w:r>
            <w:r w:rsidRPr="00A45225">
              <w:rPr>
                <w:rFonts w:ascii="Times New Roman" w:eastAsia="Calibri" w:hAnsi="Times New Roman" w:cs="Times New Roman"/>
                <w:b/>
                <w:szCs w:val="22"/>
                <w:lang w:eastAsia="en-GB"/>
              </w:rPr>
              <w:tab/>
              <w:t xml:space="preserve">Of all relevant persons, why are you best suited to be </w:t>
            </w:r>
          </w:p>
          <w:p w14:paraId="017D59BE"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appointed the Deputy/Deputies for the patient?</w:t>
            </w:r>
          </w:p>
          <w:p w14:paraId="40E8863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p>
          <w:p w14:paraId="3371F507"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szCs w:val="22"/>
                <w:lang w:eastAsia="en-GB"/>
              </w:rPr>
            </w:pP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Please state the reasons why you believe the Court should appoint you as Deputy/Deputies</w:t>
            </w:r>
            <w:r w:rsidRPr="00A45225">
              <w:rPr>
                <w:rFonts w:ascii="Times New Roman" w:eastAsia="Calibri" w:hAnsi="Times New Roman" w:cs="Times New Roman"/>
                <w:szCs w:val="22"/>
                <w:lang w:eastAsia="en-GB"/>
              </w:rPr>
              <w:t>)</w:t>
            </w:r>
          </w:p>
          <w:p w14:paraId="5B759B6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9D843E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8B2655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EE7763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527C212"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33437EB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(b)</w:t>
            </w:r>
            <w:r w:rsidRPr="00A45225">
              <w:rPr>
                <w:rFonts w:ascii="Times New Roman" w:eastAsia="Calibri" w:hAnsi="Times New Roman" w:cs="Times New Roman"/>
                <w:b/>
                <w:szCs w:val="22"/>
                <w:lang w:eastAsia="en-GB"/>
              </w:rPr>
              <w:tab/>
              <w:t xml:space="preserve">What is your proposed plan for the care of P? (“care </w:t>
            </w:r>
          </w:p>
          <w:p w14:paraId="3F613814"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arrangements’)</w:t>
            </w:r>
          </w:p>
          <w:p w14:paraId="3A94288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0E48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B67B8C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A45225" w14:paraId="64E47876"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4CFFD5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bookmarkStart w:id="101" w:name="_Hlk25592687"/>
            <w:r w:rsidRPr="00A45225">
              <w:rPr>
                <w:rFonts w:ascii="Times New Roman" w:eastAsia="Calibri" w:hAnsi="Times New Roman" w:cs="Times New Roman"/>
                <w:b/>
                <w:szCs w:val="22"/>
                <w:lang w:eastAsia="en-GB"/>
              </w:rPr>
              <w:t>(c)</w:t>
            </w:r>
            <w:r w:rsidRPr="00A45225">
              <w:rPr>
                <w:rFonts w:ascii="Times New Roman" w:eastAsia="Calibri" w:hAnsi="Times New Roman" w:cs="Times New Roman"/>
                <w:b/>
                <w:szCs w:val="22"/>
                <w:lang w:eastAsia="en-GB"/>
              </w:rPr>
              <w:tab/>
              <w:t xml:space="preserve">What is your proposed plan for the management of P’s </w:t>
            </w:r>
          </w:p>
          <w:p w14:paraId="0A35AB3A"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property and affairs? (“financial management plan”)</w:t>
            </w:r>
          </w:p>
          <w:p w14:paraId="4B0943FD"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bookmarkEnd w:id="101"/>
          <w:p w14:paraId="3D8222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4853B32"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63CCD9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5A837A8"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16BF00A"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r w:rsidR="00A45225" w14:paraId="04425C3B"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74FFCB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lastRenderedPageBreak/>
              <w:t xml:space="preserve">(d) </w:t>
            </w:r>
            <w:r w:rsidRPr="00A45225">
              <w:rPr>
                <w:rFonts w:ascii="Times New Roman" w:eastAsia="Calibri" w:hAnsi="Times New Roman" w:cs="Times New Roman"/>
                <w:b/>
                <w:szCs w:val="22"/>
                <w:lang w:eastAsia="en-GB"/>
              </w:rPr>
              <w:tab/>
              <w:t xml:space="preserve">Why do you require an Order under the Mental Capacity Act </w:t>
            </w:r>
            <w:r w:rsidRPr="00A45225">
              <w:rPr>
                <w:rFonts w:ascii="Times New Roman" w:eastAsia="Calibri" w:hAnsi="Times New Roman" w:cs="Times New Roman"/>
                <w:b/>
                <w:szCs w:val="22"/>
                <w:lang w:eastAsia="en-GB"/>
              </w:rPr>
              <w:tab/>
            </w:r>
            <w:proofErr w:type="gramStart"/>
            <w:r w:rsidRPr="00A45225">
              <w:rPr>
                <w:rFonts w:ascii="Times New Roman" w:eastAsia="Calibri" w:hAnsi="Times New Roman" w:cs="Times New Roman"/>
                <w:b/>
                <w:szCs w:val="22"/>
                <w:lang w:eastAsia="en-GB"/>
              </w:rPr>
              <w:t>at this point in time</w:t>
            </w:r>
            <w:proofErr w:type="gramEnd"/>
            <w:r w:rsidRPr="00A45225">
              <w:rPr>
                <w:rFonts w:ascii="Times New Roman" w:eastAsia="Calibri" w:hAnsi="Times New Roman" w:cs="Times New Roman"/>
                <w:b/>
                <w:szCs w:val="22"/>
                <w:lang w:eastAsia="en-GB"/>
              </w:rPr>
              <w:t xml:space="preserve">? </w:t>
            </w:r>
          </w:p>
          <w:p w14:paraId="729DA987"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b/>
            </w:r>
          </w:p>
          <w:p w14:paraId="257D85B9"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r w:rsidRPr="00A45225">
              <w:rPr>
                <w:rFonts w:ascii="Times New Roman" w:eastAsia="Calibri" w:hAnsi="Times New Roman" w:cs="Times New Roman"/>
                <w:b/>
                <w:szCs w:val="22"/>
                <w:lang w:eastAsia="en-GB"/>
              </w:rPr>
              <w:tab/>
            </w: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 xml:space="preserve">Please state the circumstances that may have required or led to </w:t>
            </w:r>
            <w:r w:rsidRPr="00A45225">
              <w:rPr>
                <w:rFonts w:ascii="Times New Roman" w:eastAsia="Calibri" w:hAnsi="Times New Roman" w:cs="Times New Roman"/>
                <w:i/>
                <w:szCs w:val="22"/>
                <w:lang w:eastAsia="en-GB"/>
              </w:rPr>
              <w:tab/>
              <w:t>this application being filed.</w:t>
            </w:r>
            <w:r w:rsidRPr="00A45225">
              <w:rPr>
                <w:rFonts w:ascii="Times New Roman" w:eastAsia="Calibri" w:hAnsi="Times New Roman" w:cs="Times New Roman"/>
                <w:szCs w:val="22"/>
                <w:lang w:eastAsia="en-GB"/>
              </w:rPr>
              <w:t>)</w:t>
            </w:r>
          </w:p>
          <w:p w14:paraId="3901C5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41564C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F9FFAB6" w14:textId="77777777" w:rsid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3C83FC0" w14:textId="1D7F16F2"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314CECFB"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2C14C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0924F31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698EEEE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B70188B"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066A534F"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380AA3C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B39542C"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315ED7C7"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1E88C530"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14:paraId="00017864"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53743F69"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2DB189FF"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0F07BDBA"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370643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6B1C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562A66B4" w14:textId="3710190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7F06518" w14:textId="77777777" w:rsidR="00480028" w:rsidRPr="00FD402A" w:rsidRDefault="00480028"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3B2FD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4AD559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8BA10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50C35C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078683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643CE8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625770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F942A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2BD0B8"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5F2DCC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10C0E5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68F06DC"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806E4F0"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B899BD0"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7BE563CB"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A32601A"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699D9AF0"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5E4DCCB1"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69B284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009334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48ECE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AB4DF0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DC68EC"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DB1D40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206737"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8246BE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684BEB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397BB37"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2EF5FBA8"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2DC42B3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9BB500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01FABF7E"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0B91042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5598C5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76A92B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8C015F"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5C1D99D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6A492F7"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2A70C36"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D8C3E7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8456D0B"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A7504C1"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6443E13" w14:textId="77777777" w:rsidR="0011790A" w:rsidRPr="00FD402A" w:rsidRDefault="0011790A" w:rsidP="0011790A">
      <w:pPr>
        <w:divId w:val="2116439976"/>
        <w:rPr>
          <w:rFonts w:ascii="Times New Roman" w:eastAsia="Calibri" w:hAnsi="Times New Roman" w:cs="Times New Roman"/>
          <w:sz w:val="22"/>
          <w:szCs w:val="22"/>
        </w:rPr>
      </w:pPr>
    </w:p>
    <w:p w14:paraId="230E3034" w14:textId="77777777" w:rsidR="0011790A" w:rsidRPr="00FD402A" w:rsidRDefault="0011790A" w:rsidP="0011790A">
      <w:pPr>
        <w:divId w:val="2116439976"/>
        <w:rPr>
          <w:rFonts w:ascii="Times New Roman" w:eastAsia="Calibri" w:hAnsi="Times New Roman" w:cs="Times New Roman"/>
          <w:sz w:val="22"/>
          <w:szCs w:val="22"/>
        </w:rPr>
      </w:pPr>
    </w:p>
    <w:p w14:paraId="725BF170" w14:textId="77777777" w:rsidR="0011790A" w:rsidRPr="00FD402A" w:rsidRDefault="0011790A" w:rsidP="0011790A">
      <w:pPr>
        <w:divId w:val="2116439976"/>
        <w:rPr>
          <w:rFonts w:ascii="Times New Roman" w:eastAsia="Calibri" w:hAnsi="Times New Roman" w:cs="Times New Roman"/>
          <w:sz w:val="22"/>
          <w:szCs w:val="22"/>
        </w:rPr>
      </w:pPr>
    </w:p>
    <w:p w14:paraId="56671045"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4AE80B9F"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4434D22" w14:textId="77777777" w:rsidTr="0092350C">
        <w:trPr>
          <w:divId w:val="2116439976"/>
        </w:trPr>
        <w:tc>
          <w:tcPr>
            <w:tcW w:w="6487" w:type="dxa"/>
            <w:shd w:val="clear" w:color="auto" w:fill="auto"/>
          </w:tcPr>
          <w:p w14:paraId="4312A37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3D15B165"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1017071" w14:textId="77777777" w:rsidTr="0092350C">
        <w:trPr>
          <w:divId w:val="2116439976"/>
        </w:trPr>
        <w:tc>
          <w:tcPr>
            <w:tcW w:w="6487" w:type="dxa"/>
            <w:shd w:val="clear" w:color="auto" w:fill="auto"/>
          </w:tcPr>
          <w:p w14:paraId="24F2B1D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0D9E8B6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14:paraId="1656F4F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7C19D93F" w14:textId="77777777" w:rsidTr="0092350C">
        <w:trPr>
          <w:divId w:val="2116439976"/>
        </w:trPr>
        <w:tc>
          <w:tcPr>
            <w:tcW w:w="6487" w:type="dxa"/>
            <w:shd w:val="clear" w:color="auto" w:fill="auto"/>
          </w:tcPr>
          <w:p w14:paraId="4F43736B"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69AFBDF0"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161699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1320AFB" w14:textId="77777777" w:rsidTr="0092350C">
        <w:trPr>
          <w:divId w:val="2116439976"/>
        </w:trPr>
        <w:tc>
          <w:tcPr>
            <w:tcW w:w="6487" w:type="dxa"/>
            <w:shd w:val="clear" w:color="auto" w:fill="auto"/>
          </w:tcPr>
          <w:p w14:paraId="06B052E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5693C1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6381C09" w14:textId="77777777" w:rsidTr="0092350C">
        <w:trPr>
          <w:divId w:val="2116439976"/>
        </w:trPr>
        <w:tc>
          <w:tcPr>
            <w:tcW w:w="6487" w:type="dxa"/>
            <w:shd w:val="clear" w:color="auto" w:fill="auto"/>
          </w:tcPr>
          <w:p w14:paraId="17DBF88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6CD944FA"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F7C840E" w14:textId="77777777" w:rsidTr="0092350C">
        <w:trPr>
          <w:divId w:val="2116439976"/>
        </w:trPr>
        <w:tc>
          <w:tcPr>
            <w:tcW w:w="6487" w:type="dxa"/>
            <w:shd w:val="clear" w:color="auto" w:fill="auto"/>
          </w:tcPr>
          <w:p w14:paraId="119870CB"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202BE85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C923FED" w14:textId="77777777" w:rsidTr="0092350C">
        <w:trPr>
          <w:divId w:val="2116439976"/>
        </w:trPr>
        <w:tc>
          <w:tcPr>
            <w:tcW w:w="6487" w:type="dxa"/>
            <w:shd w:val="clear" w:color="auto" w:fill="auto"/>
          </w:tcPr>
          <w:p w14:paraId="76E2E6F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79C4C3A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B10C76A" w14:textId="77777777" w:rsidTr="0092350C">
        <w:trPr>
          <w:divId w:val="2116439976"/>
        </w:trPr>
        <w:tc>
          <w:tcPr>
            <w:tcW w:w="6487" w:type="dxa"/>
            <w:shd w:val="clear" w:color="auto" w:fill="auto"/>
          </w:tcPr>
          <w:p w14:paraId="61AB1660"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B86525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7DBF0D30"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2569E8FE"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B1C2A2B"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328AA1EB"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0B72763D"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412EA8AC"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3609B64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2DA1F1C5"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38C4ECB5"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75B9A2EF"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6DAC9A1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1A05A8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FBD65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2FD986A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710591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937853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1FDE34C"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405B86B"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2A80CA9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29E90E60"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6CD93497"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63C37C2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D7E518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209DFA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FD644C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A18DC0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66BE0E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242CE45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94056C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44E48E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A50286E"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602BBB42"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08BBAEC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32C5C3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77DB4B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2DE08F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0B0A5C1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77AF9C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33CE107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35A09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303CD15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3818E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9935CA7" w14:textId="77777777" w:rsidTr="0092350C">
        <w:trPr>
          <w:divId w:val="2116439976"/>
          <w:tblCellSpacing w:w="142" w:type="dxa"/>
        </w:trPr>
        <w:tc>
          <w:tcPr>
            <w:tcW w:w="4643" w:type="pct"/>
            <w:shd w:val="clear" w:color="auto" w:fill="auto"/>
          </w:tcPr>
          <w:p w14:paraId="0B201A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6B90DF96" w14:textId="77777777" w:rsidTr="0092350C">
        <w:trPr>
          <w:divId w:val="2116439976"/>
          <w:tblCellSpacing w:w="142" w:type="dxa"/>
        </w:trPr>
        <w:tc>
          <w:tcPr>
            <w:tcW w:w="4643" w:type="pct"/>
            <w:shd w:val="clear" w:color="auto" w:fill="auto"/>
          </w:tcPr>
          <w:p w14:paraId="555651E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ED8D1" w14:textId="77777777" w:rsidTr="0092350C">
        <w:trPr>
          <w:divId w:val="2116439976"/>
          <w:tblCellSpacing w:w="142" w:type="dxa"/>
        </w:trPr>
        <w:tc>
          <w:tcPr>
            <w:tcW w:w="4643" w:type="pct"/>
            <w:shd w:val="clear" w:color="auto" w:fill="auto"/>
          </w:tcPr>
          <w:p w14:paraId="2FDE611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0BD57C84" w14:textId="77777777" w:rsidTr="0092350C">
        <w:trPr>
          <w:divId w:val="2116439976"/>
          <w:tblCellSpacing w:w="142" w:type="dxa"/>
        </w:trPr>
        <w:tc>
          <w:tcPr>
            <w:tcW w:w="4643" w:type="pct"/>
            <w:shd w:val="clear" w:color="auto" w:fill="auto"/>
          </w:tcPr>
          <w:p w14:paraId="6310854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3361D81E" w14:textId="77777777" w:rsidTr="0092350C">
        <w:trPr>
          <w:divId w:val="2116439976"/>
          <w:tblCellSpacing w:w="142" w:type="dxa"/>
        </w:trPr>
        <w:tc>
          <w:tcPr>
            <w:tcW w:w="4643" w:type="pct"/>
            <w:shd w:val="clear" w:color="auto" w:fill="auto"/>
          </w:tcPr>
          <w:p w14:paraId="181687B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797EFA" w14:textId="77777777" w:rsidTr="0092350C">
        <w:trPr>
          <w:divId w:val="2116439976"/>
          <w:tblCellSpacing w:w="142" w:type="dxa"/>
        </w:trPr>
        <w:tc>
          <w:tcPr>
            <w:tcW w:w="4643" w:type="pct"/>
            <w:shd w:val="clear" w:color="auto" w:fill="auto"/>
          </w:tcPr>
          <w:p w14:paraId="4BACBFC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D4711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F2C57CB" w14:textId="77777777" w:rsidTr="0092350C">
        <w:trPr>
          <w:divId w:val="2116439976"/>
          <w:tblCellSpacing w:w="142" w:type="dxa"/>
        </w:trPr>
        <w:tc>
          <w:tcPr>
            <w:tcW w:w="4643" w:type="pct"/>
            <w:shd w:val="clear" w:color="auto" w:fill="auto"/>
          </w:tcPr>
          <w:p w14:paraId="5209297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14:paraId="4488A29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8D2EF1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4330F74A" w14:textId="77777777" w:rsidR="000F03A7" w:rsidRDefault="000F03A7" w:rsidP="000F03A7">
      <w:pPr>
        <w:spacing w:before="0" w:after="0"/>
        <w:jc w:val="both"/>
        <w:divId w:val="2116439976"/>
        <w:rPr>
          <w:rFonts w:ascii="Times New Roman" w:eastAsia="Calibri" w:hAnsi="Times New Roman" w:cs="Times New Roman"/>
          <w:sz w:val="22"/>
          <w:szCs w:val="22"/>
        </w:rPr>
      </w:pPr>
    </w:p>
    <w:p w14:paraId="488BA4FA"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3044F5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BB6EBF6" w14:textId="77777777" w:rsidTr="0092350C">
        <w:trPr>
          <w:divId w:val="2116439976"/>
          <w:tblCellSpacing w:w="142" w:type="dxa"/>
        </w:trPr>
        <w:tc>
          <w:tcPr>
            <w:tcW w:w="4643" w:type="pct"/>
            <w:shd w:val="clear" w:color="auto" w:fill="auto"/>
          </w:tcPr>
          <w:p w14:paraId="608BBB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559045C5" w14:textId="77777777" w:rsidTr="0092350C">
        <w:trPr>
          <w:divId w:val="2116439976"/>
          <w:tblCellSpacing w:w="142" w:type="dxa"/>
        </w:trPr>
        <w:tc>
          <w:tcPr>
            <w:tcW w:w="4643" w:type="pct"/>
            <w:shd w:val="clear" w:color="auto" w:fill="auto"/>
          </w:tcPr>
          <w:p w14:paraId="6387388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6FA6F964" w14:textId="77777777" w:rsidTr="0092350C">
        <w:trPr>
          <w:divId w:val="2116439976"/>
          <w:tblCellSpacing w:w="142" w:type="dxa"/>
        </w:trPr>
        <w:tc>
          <w:tcPr>
            <w:tcW w:w="4643" w:type="pct"/>
            <w:shd w:val="clear" w:color="auto" w:fill="auto"/>
          </w:tcPr>
          <w:p w14:paraId="1AD16F4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5054FABD" w14:textId="77777777" w:rsidTr="0092350C">
        <w:trPr>
          <w:divId w:val="2116439976"/>
          <w:tblCellSpacing w:w="142" w:type="dxa"/>
        </w:trPr>
        <w:tc>
          <w:tcPr>
            <w:tcW w:w="4643" w:type="pct"/>
            <w:shd w:val="clear" w:color="auto" w:fill="auto"/>
          </w:tcPr>
          <w:p w14:paraId="73BA622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6D0F2D57" w14:textId="77777777" w:rsidTr="0092350C">
        <w:trPr>
          <w:divId w:val="2116439976"/>
          <w:tblCellSpacing w:w="142" w:type="dxa"/>
        </w:trPr>
        <w:tc>
          <w:tcPr>
            <w:tcW w:w="4643" w:type="pct"/>
            <w:shd w:val="clear" w:color="auto" w:fill="auto"/>
          </w:tcPr>
          <w:p w14:paraId="67240C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FEB4147" w14:textId="77777777" w:rsidTr="0092350C">
        <w:trPr>
          <w:divId w:val="2116439976"/>
          <w:tblCellSpacing w:w="142" w:type="dxa"/>
        </w:trPr>
        <w:tc>
          <w:tcPr>
            <w:tcW w:w="4643" w:type="pct"/>
            <w:shd w:val="clear" w:color="auto" w:fill="auto"/>
          </w:tcPr>
          <w:p w14:paraId="7A4B4A6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35715B1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58C0FBF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7E90094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76C1BA7E"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011C66C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39A0265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167E6C10" w14:textId="77777777" w:rsidTr="0092350C">
        <w:trPr>
          <w:divId w:val="2116439976"/>
          <w:tblCellSpacing w:w="142" w:type="dxa"/>
        </w:trPr>
        <w:tc>
          <w:tcPr>
            <w:tcW w:w="4643" w:type="pct"/>
            <w:shd w:val="clear" w:color="auto" w:fill="auto"/>
          </w:tcPr>
          <w:p w14:paraId="0F3421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DE89F4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0330C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5926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F8194E7" w14:textId="77777777" w:rsidTr="0092350C">
        <w:trPr>
          <w:divId w:val="2116439976"/>
          <w:tblCellSpacing w:w="142" w:type="dxa"/>
        </w:trPr>
        <w:tc>
          <w:tcPr>
            <w:tcW w:w="4643" w:type="pct"/>
            <w:shd w:val="clear" w:color="auto" w:fill="auto"/>
          </w:tcPr>
          <w:p w14:paraId="0B0451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3FC49B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47B5B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3B64CAF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4CB8A3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25DCDE6A" w14:textId="77777777" w:rsidTr="0092350C">
        <w:trPr>
          <w:divId w:val="2116439976"/>
          <w:tblCellSpacing w:w="142" w:type="dxa"/>
        </w:trPr>
        <w:tc>
          <w:tcPr>
            <w:tcW w:w="4643" w:type="pct"/>
            <w:shd w:val="clear" w:color="auto" w:fill="auto"/>
          </w:tcPr>
          <w:p w14:paraId="193A3B9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6A0D93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0BA6DFFE" w14:textId="77777777" w:rsidTr="0092350C">
        <w:trPr>
          <w:divId w:val="2116439976"/>
          <w:tblCellSpacing w:w="142" w:type="dxa"/>
        </w:trPr>
        <w:tc>
          <w:tcPr>
            <w:tcW w:w="4643" w:type="pct"/>
            <w:shd w:val="clear" w:color="auto" w:fill="auto"/>
          </w:tcPr>
          <w:p w14:paraId="254D55F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22E8775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B3739C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0B0FD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10898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CE3DD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027197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5708416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2C1B0C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559BFCE8" w14:textId="77777777" w:rsidTr="0092350C">
        <w:trPr>
          <w:divId w:val="2116439976"/>
          <w:tblCellSpacing w:w="142" w:type="dxa"/>
        </w:trPr>
        <w:tc>
          <w:tcPr>
            <w:tcW w:w="4643" w:type="pct"/>
            <w:shd w:val="clear" w:color="auto" w:fill="auto"/>
          </w:tcPr>
          <w:p w14:paraId="1BEBBAC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3D689A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0ED2B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5C42366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1350F49C" w14:textId="77777777" w:rsidTr="0092350C">
        <w:trPr>
          <w:divId w:val="2116439976"/>
          <w:tblCellSpacing w:w="142" w:type="dxa"/>
        </w:trPr>
        <w:tc>
          <w:tcPr>
            <w:tcW w:w="4643" w:type="pct"/>
            <w:shd w:val="clear" w:color="auto" w:fill="auto"/>
          </w:tcPr>
          <w:p w14:paraId="732E23B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C1D584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6334BECE" w14:textId="77777777" w:rsidTr="0092350C">
              <w:tc>
                <w:tcPr>
                  <w:tcW w:w="3642" w:type="dxa"/>
                  <w:shd w:val="clear" w:color="auto" w:fill="auto"/>
                  <w:tcMar>
                    <w:top w:w="57" w:type="dxa"/>
                    <w:bottom w:w="57" w:type="dxa"/>
                  </w:tcMar>
                </w:tcPr>
                <w:p w14:paraId="1CD0A78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0BB8036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D66FE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09A97F1" w14:textId="77777777" w:rsidTr="0092350C">
              <w:tc>
                <w:tcPr>
                  <w:tcW w:w="3642" w:type="dxa"/>
                  <w:shd w:val="clear" w:color="auto" w:fill="auto"/>
                  <w:tcMar>
                    <w:top w:w="57" w:type="dxa"/>
                    <w:bottom w:w="57" w:type="dxa"/>
                  </w:tcMar>
                </w:tcPr>
                <w:p w14:paraId="7988D1B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0E1E3A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44E80BE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51EB07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56544A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907E96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F91DE6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A0CC71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73DA7E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35E07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4962065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1FDCFECB" w14:textId="77777777" w:rsidTr="0092350C">
              <w:tc>
                <w:tcPr>
                  <w:tcW w:w="3642" w:type="dxa"/>
                  <w:shd w:val="clear" w:color="auto" w:fill="auto"/>
                  <w:tcMar>
                    <w:top w:w="57" w:type="dxa"/>
                    <w:bottom w:w="57" w:type="dxa"/>
                  </w:tcMar>
                </w:tcPr>
                <w:p w14:paraId="55C3CB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5373E31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7C2786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8BCBBCD" w14:textId="77777777" w:rsidTr="0092350C">
        <w:trPr>
          <w:divId w:val="2116439976"/>
          <w:tblCellSpacing w:w="142" w:type="dxa"/>
        </w:trPr>
        <w:tc>
          <w:tcPr>
            <w:tcW w:w="4643" w:type="pct"/>
            <w:shd w:val="clear" w:color="auto" w:fill="auto"/>
          </w:tcPr>
          <w:p w14:paraId="23C4B1B5"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4BE2269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3DEF9E1D"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1A6D56AD" w14:textId="77777777" w:rsidTr="0092350C">
              <w:tc>
                <w:tcPr>
                  <w:tcW w:w="3449" w:type="dxa"/>
                  <w:shd w:val="clear" w:color="auto" w:fill="auto"/>
                  <w:tcMar>
                    <w:top w:w="57" w:type="dxa"/>
                    <w:bottom w:w="57" w:type="dxa"/>
                  </w:tcMar>
                </w:tcPr>
                <w:p w14:paraId="2C9192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67BD95F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6F2FDE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2D205029" w14:textId="77777777" w:rsidTr="0092350C">
              <w:tc>
                <w:tcPr>
                  <w:tcW w:w="3449" w:type="dxa"/>
                  <w:shd w:val="clear" w:color="auto" w:fill="auto"/>
                  <w:tcMar>
                    <w:top w:w="57" w:type="dxa"/>
                    <w:bottom w:w="57" w:type="dxa"/>
                  </w:tcMar>
                </w:tcPr>
                <w:p w14:paraId="6FA2EB3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826519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114886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BC10D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83CBCB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BAFF7A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12526AC4" w14:textId="77777777" w:rsidTr="0092350C">
        <w:trPr>
          <w:divId w:val="2116439976"/>
          <w:tblCellSpacing w:w="142" w:type="dxa"/>
        </w:trPr>
        <w:tc>
          <w:tcPr>
            <w:tcW w:w="4643" w:type="pct"/>
            <w:shd w:val="clear" w:color="auto" w:fill="auto"/>
          </w:tcPr>
          <w:p w14:paraId="3B7D842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5943E6D2"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CFADC8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27CA2EEE" w14:textId="77777777" w:rsidTr="0092350C">
              <w:tc>
                <w:tcPr>
                  <w:tcW w:w="3449" w:type="dxa"/>
                  <w:shd w:val="clear" w:color="auto" w:fill="auto"/>
                  <w:tcMar>
                    <w:top w:w="57" w:type="dxa"/>
                    <w:bottom w:w="57" w:type="dxa"/>
                  </w:tcMar>
                </w:tcPr>
                <w:p w14:paraId="5EEB29D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7EB2090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14:paraId="0F115A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342BAF3" w14:textId="77777777" w:rsidTr="0092350C">
              <w:tc>
                <w:tcPr>
                  <w:tcW w:w="3449" w:type="dxa"/>
                  <w:shd w:val="clear" w:color="auto" w:fill="auto"/>
                  <w:tcMar>
                    <w:top w:w="57" w:type="dxa"/>
                    <w:bottom w:w="57" w:type="dxa"/>
                  </w:tcMar>
                </w:tcPr>
                <w:p w14:paraId="12772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FAEB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C3E52C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DFB7AE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23A6060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220AC5C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5C18BC1A" w14:textId="77777777" w:rsidTr="0092350C">
        <w:trPr>
          <w:divId w:val="2116439976"/>
          <w:tblCellSpacing w:w="142" w:type="dxa"/>
        </w:trPr>
        <w:tc>
          <w:tcPr>
            <w:tcW w:w="4643" w:type="pct"/>
            <w:shd w:val="clear" w:color="auto" w:fill="auto"/>
          </w:tcPr>
          <w:p w14:paraId="7ED6A44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0B688DF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51BC8E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55F6FCEA"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7F51834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5265F0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44962BFB" w14:textId="77777777" w:rsidTr="0092350C">
        <w:trPr>
          <w:divId w:val="2116439976"/>
          <w:tblCellSpacing w:w="142" w:type="dxa"/>
        </w:trPr>
        <w:tc>
          <w:tcPr>
            <w:tcW w:w="4643" w:type="pct"/>
            <w:shd w:val="clear" w:color="auto" w:fill="auto"/>
          </w:tcPr>
          <w:p w14:paraId="3BF517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50222442" w14:textId="77777777" w:rsidR="000F03A7" w:rsidRPr="000F03A7" w:rsidRDefault="000F03A7" w:rsidP="000F03A7">
      <w:pPr>
        <w:spacing w:before="0" w:after="0"/>
        <w:divId w:val="2116439976"/>
        <w:rPr>
          <w:rFonts w:ascii="Times New Roman" w:hAnsi="Times New Roman" w:cs="Times New Roman"/>
          <w:sz w:val="22"/>
          <w:szCs w:val="22"/>
        </w:rPr>
      </w:pPr>
    </w:p>
    <w:p w14:paraId="48D5DD4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02A444B" w14:textId="77777777" w:rsidTr="0092350C">
        <w:trPr>
          <w:divId w:val="2116439976"/>
          <w:tblCellSpacing w:w="142" w:type="dxa"/>
        </w:trPr>
        <w:tc>
          <w:tcPr>
            <w:tcW w:w="4643" w:type="pct"/>
            <w:shd w:val="clear" w:color="auto" w:fill="auto"/>
          </w:tcPr>
          <w:p w14:paraId="4F96DC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69A1E03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2248BB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4F1068C8"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390AC2E"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108AB41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42B6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7FB642B6"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 xml:space="preserve">(Please do not leave any blanks.  Please state “Nil” if there is no one in the category in question.  If a Relevant Person has </w:t>
      </w:r>
      <w:proofErr w:type="gramStart"/>
      <w:r w:rsidRPr="000F03A7">
        <w:rPr>
          <w:rFonts w:ascii="Times New Roman" w:eastAsia="Calibri" w:hAnsi="Times New Roman" w:cs="Times New Roman"/>
          <w:i/>
          <w:sz w:val="22"/>
          <w:szCs w:val="22"/>
        </w:rPr>
        <w:t>passed away</w:t>
      </w:r>
      <w:proofErr w:type="gramEnd"/>
      <w:r w:rsidRPr="000F03A7">
        <w:rPr>
          <w:rFonts w:ascii="Times New Roman" w:eastAsia="Calibri" w:hAnsi="Times New Roman" w:cs="Times New Roman"/>
          <w:i/>
          <w:sz w:val="22"/>
          <w:szCs w:val="22"/>
        </w:rPr>
        <w:t>, please state the person’s name and indicate “(deceased)” after the name.)</w:t>
      </w:r>
    </w:p>
    <w:p w14:paraId="0E2A34C9"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752C3F7" w14:textId="77777777" w:rsidTr="0092350C">
        <w:trPr>
          <w:divId w:val="2116439976"/>
        </w:trPr>
        <w:tc>
          <w:tcPr>
            <w:tcW w:w="5000" w:type="pct"/>
            <w:gridSpan w:val="3"/>
            <w:shd w:val="clear" w:color="auto" w:fill="D9D9D9"/>
          </w:tcPr>
          <w:p w14:paraId="0437AF75"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08744FEA" w14:textId="77777777" w:rsidTr="0092350C">
        <w:trPr>
          <w:divId w:val="2116439976"/>
        </w:trPr>
        <w:tc>
          <w:tcPr>
            <w:tcW w:w="2544" w:type="pct"/>
            <w:shd w:val="clear" w:color="auto" w:fill="auto"/>
          </w:tcPr>
          <w:p w14:paraId="6D34B7D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1A7E9106"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8E50D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62C05B1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2C04189F" w14:textId="77777777" w:rsidTr="0092350C">
        <w:trPr>
          <w:divId w:val="2116439976"/>
        </w:trPr>
        <w:tc>
          <w:tcPr>
            <w:tcW w:w="2544" w:type="pct"/>
            <w:shd w:val="clear" w:color="auto" w:fill="auto"/>
          </w:tcPr>
          <w:p w14:paraId="712A7874" w14:textId="77777777" w:rsidR="00E44DCD" w:rsidRPr="0092350C" w:rsidRDefault="00E44DCD" w:rsidP="0092350C">
            <w:pPr>
              <w:spacing w:before="0" w:after="0"/>
              <w:jc w:val="center"/>
              <w:rPr>
                <w:rFonts w:ascii="Times New Roman" w:eastAsia="Calibri" w:hAnsi="Times New Roman" w:cs="Times New Roman"/>
                <w:b/>
                <w:sz w:val="22"/>
                <w:szCs w:val="22"/>
              </w:rPr>
            </w:pPr>
          </w:p>
          <w:p w14:paraId="055C000B"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357A49E3"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2F716388"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343158CA"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F7D497B" w14:textId="77777777" w:rsidTr="0092350C">
        <w:trPr>
          <w:divId w:val="2116439976"/>
        </w:trPr>
        <w:tc>
          <w:tcPr>
            <w:tcW w:w="5000" w:type="pct"/>
            <w:gridSpan w:val="3"/>
            <w:shd w:val="clear" w:color="auto" w:fill="D9D9D9"/>
          </w:tcPr>
          <w:p w14:paraId="64280CB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1F9F23C4" w14:textId="77777777" w:rsidTr="0092350C">
        <w:trPr>
          <w:divId w:val="2116439976"/>
        </w:trPr>
        <w:tc>
          <w:tcPr>
            <w:tcW w:w="2544" w:type="pct"/>
            <w:shd w:val="clear" w:color="auto" w:fill="auto"/>
          </w:tcPr>
          <w:p w14:paraId="3478F4F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F595B67"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2144B72"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2F2EC47" w14:textId="77777777" w:rsidTr="0092350C">
        <w:trPr>
          <w:divId w:val="2116439976"/>
        </w:trPr>
        <w:tc>
          <w:tcPr>
            <w:tcW w:w="2544" w:type="pct"/>
            <w:shd w:val="clear" w:color="auto" w:fill="auto"/>
          </w:tcPr>
          <w:p w14:paraId="372BD764" w14:textId="77777777" w:rsidR="000F03A7" w:rsidRPr="0092350C" w:rsidRDefault="000F03A7" w:rsidP="0092350C">
            <w:pPr>
              <w:spacing w:before="0" w:after="0"/>
              <w:jc w:val="both"/>
              <w:rPr>
                <w:rFonts w:ascii="Times New Roman" w:eastAsia="Calibri" w:hAnsi="Times New Roman" w:cs="Times New Roman"/>
                <w:sz w:val="22"/>
                <w:szCs w:val="22"/>
              </w:rPr>
            </w:pPr>
          </w:p>
          <w:p w14:paraId="27F2F238"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E430E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5D8F711A"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B5849A2" w14:textId="77777777" w:rsidTr="0092350C">
        <w:trPr>
          <w:divId w:val="2116439976"/>
        </w:trPr>
        <w:tc>
          <w:tcPr>
            <w:tcW w:w="2544" w:type="pct"/>
            <w:shd w:val="clear" w:color="auto" w:fill="auto"/>
          </w:tcPr>
          <w:p w14:paraId="1C5F46F9" w14:textId="77777777" w:rsidR="00E44DCD" w:rsidRPr="0092350C" w:rsidRDefault="00E44DCD" w:rsidP="0092350C">
            <w:pPr>
              <w:spacing w:before="0" w:after="0"/>
              <w:jc w:val="both"/>
              <w:rPr>
                <w:rFonts w:ascii="Times New Roman" w:eastAsia="Calibri" w:hAnsi="Times New Roman" w:cs="Times New Roman"/>
                <w:sz w:val="22"/>
                <w:szCs w:val="22"/>
              </w:rPr>
            </w:pPr>
          </w:p>
          <w:p w14:paraId="0E327682"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0F9079C"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A5AFDC"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6D8AE48F" w14:textId="77777777" w:rsidTr="0092350C">
        <w:trPr>
          <w:divId w:val="2116439976"/>
        </w:trPr>
        <w:tc>
          <w:tcPr>
            <w:tcW w:w="5000" w:type="pct"/>
            <w:gridSpan w:val="3"/>
            <w:shd w:val="clear" w:color="auto" w:fill="D9D9D9"/>
          </w:tcPr>
          <w:p w14:paraId="350DCD54"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07D76B29" w14:textId="77777777" w:rsidTr="0092350C">
        <w:trPr>
          <w:divId w:val="2116439976"/>
        </w:trPr>
        <w:tc>
          <w:tcPr>
            <w:tcW w:w="2544" w:type="pct"/>
            <w:shd w:val="clear" w:color="auto" w:fill="auto"/>
          </w:tcPr>
          <w:p w14:paraId="046F220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36787B79"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25952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1BF36D" w14:textId="77777777" w:rsidTr="0092350C">
        <w:trPr>
          <w:divId w:val="2116439976"/>
        </w:trPr>
        <w:tc>
          <w:tcPr>
            <w:tcW w:w="2544" w:type="pct"/>
            <w:shd w:val="clear" w:color="auto" w:fill="auto"/>
          </w:tcPr>
          <w:p w14:paraId="6E36B8A4" w14:textId="77777777" w:rsidR="000F03A7" w:rsidRPr="0092350C" w:rsidRDefault="000F03A7" w:rsidP="0092350C">
            <w:pPr>
              <w:spacing w:before="0" w:after="0"/>
              <w:jc w:val="both"/>
              <w:rPr>
                <w:rFonts w:ascii="Times New Roman" w:eastAsia="Calibri" w:hAnsi="Times New Roman" w:cs="Times New Roman"/>
                <w:sz w:val="22"/>
                <w:szCs w:val="22"/>
              </w:rPr>
            </w:pPr>
          </w:p>
          <w:p w14:paraId="445666F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1B9B1AE"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BE23BC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EC0565" w14:textId="77777777" w:rsidTr="0092350C">
        <w:trPr>
          <w:divId w:val="2116439976"/>
        </w:trPr>
        <w:tc>
          <w:tcPr>
            <w:tcW w:w="2544" w:type="pct"/>
            <w:shd w:val="clear" w:color="auto" w:fill="auto"/>
          </w:tcPr>
          <w:p w14:paraId="28563D91" w14:textId="77777777" w:rsidR="000F03A7" w:rsidRPr="0092350C" w:rsidRDefault="000F03A7" w:rsidP="0092350C">
            <w:pPr>
              <w:spacing w:before="0" w:after="0"/>
              <w:jc w:val="both"/>
              <w:rPr>
                <w:rFonts w:ascii="Times New Roman" w:eastAsia="Calibri" w:hAnsi="Times New Roman" w:cs="Times New Roman"/>
                <w:sz w:val="22"/>
                <w:szCs w:val="22"/>
              </w:rPr>
            </w:pPr>
          </w:p>
          <w:p w14:paraId="0F84BA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1F4534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52C7E09"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F4D0095" w14:textId="77777777" w:rsidTr="0092350C">
        <w:trPr>
          <w:divId w:val="2116439976"/>
        </w:trPr>
        <w:tc>
          <w:tcPr>
            <w:tcW w:w="2544" w:type="pct"/>
            <w:shd w:val="clear" w:color="auto" w:fill="auto"/>
          </w:tcPr>
          <w:p w14:paraId="3797E3A3" w14:textId="77777777" w:rsidR="000F03A7" w:rsidRPr="0092350C" w:rsidRDefault="000F03A7" w:rsidP="0092350C">
            <w:pPr>
              <w:spacing w:before="0" w:after="0"/>
              <w:jc w:val="both"/>
              <w:rPr>
                <w:rFonts w:ascii="Times New Roman" w:eastAsia="Calibri" w:hAnsi="Times New Roman" w:cs="Times New Roman"/>
                <w:sz w:val="22"/>
                <w:szCs w:val="22"/>
              </w:rPr>
            </w:pPr>
          </w:p>
          <w:p w14:paraId="5904A5E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25E5A67"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8BEEB13"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1C354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6D36082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4CE425D3"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7BFCAA4A" w14:textId="77777777" w:rsidTr="0092350C">
        <w:trPr>
          <w:divId w:val="2116439976"/>
        </w:trPr>
        <w:tc>
          <w:tcPr>
            <w:tcW w:w="5000" w:type="pct"/>
            <w:gridSpan w:val="3"/>
            <w:shd w:val="clear" w:color="auto" w:fill="D9D9D9"/>
          </w:tcPr>
          <w:p w14:paraId="678BDF26"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1225FF75" w14:textId="77777777" w:rsidTr="0092350C">
        <w:trPr>
          <w:divId w:val="2116439976"/>
        </w:trPr>
        <w:tc>
          <w:tcPr>
            <w:tcW w:w="2544" w:type="pct"/>
            <w:shd w:val="clear" w:color="auto" w:fill="auto"/>
          </w:tcPr>
          <w:p w14:paraId="271DD1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E09FF2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08E678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DA7299" w14:textId="77777777" w:rsidTr="0092350C">
        <w:trPr>
          <w:divId w:val="2116439976"/>
        </w:trPr>
        <w:tc>
          <w:tcPr>
            <w:tcW w:w="2544" w:type="pct"/>
            <w:shd w:val="clear" w:color="auto" w:fill="auto"/>
          </w:tcPr>
          <w:p w14:paraId="56C5F070" w14:textId="77777777" w:rsidR="000F03A7" w:rsidRPr="0092350C" w:rsidRDefault="000F03A7" w:rsidP="0092350C">
            <w:pPr>
              <w:spacing w:before="0" w:after="0"/>
              <w:jc w:val="both"/>
              <w:rPr>
                <w:rFonts w:ascii="Times New Roman" w:eastAsia="Calibri" w:hAnsi="Times New Roman" w:cs="Times New Roman"/>
                <w:sz w:val="22"/>
                <w:szCs w:val="22"/>
              </w:rPr>
            </w:pPr>
          </w:p>
          <w:p w14:paraId="02A5D6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F2B4F7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94ADC0"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4A90DD" w14:textId="77777777" w:rsidTr="0092350C">
        <w:trPr>
          <w:divId w:val="2116439976"/>
        </w:trPr>
        <w:tc>
          <w:tcPr>
            <w:tcW w:w="2544" w:type="pct"/>
            <w:shd w:val="clear" w:color="auto" w:fill="auto"/>
          </w:tcPr>
          <w:p w14:paraId="346B14E0" w14:textId="77777777" w:rsidR="000F03A7" w:rsidRPr="0092350C" w:rsidRDefault="000F03A7" w:rsidP="0092350C">
            <w:pPr>
              <w:spacing w:before="0" w:after="0"/>
              <w:jc w:val="both"/>
              <w:rPr>
                <w:rFonts w:ascii="Times New Roman" w:eastAsia="Calibri" w:hAnsi="Times New Roman" w:cs="Times New Roman"/>
                <w:sz w:val="22"/>
                <w:szCs w:val="22"/>
              </w:rPr>
            </w:pPr>
          </w:p>
          <w:p w14:paraId="0B0C9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E43955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1C4ADC2"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BBA8EF" w14:textId="77777777" w:rsidTr="0092350C">
        <w:trPr>
          <w:divId w:val="2116439976"/>
        </w:trPr>
        <w:tc>
          <w:tcPr>
            <w:tcW w:w="2544" w:type="pct"/>
            <w:shd w:val="clear" w:color="auto" w:fill="auto"/>
          </w:tcPr>
          <w:p w14:paraId="54A460A1" w14:textId="77777777" w:rsidR="000F03A7" w:rsidRPr="0092350C" w:rsidRDefault="000F03A7" w:rsidP="0092350C">
            <w:pPr>
              <w:spacing w:before="0" w:after="0"/>
              <w:jc w:val="both"/>
              <w:rPr>
                <w:rFonts w:ascii="Times New Roman" w:eastAsia="Calibri" w:hAnsi="Times New Roman" w:cs="Times New Roman"/>
                <w:sz w:val="22"/>
                <w:szCs w:val="22"/>
              </w:rPr>
            </w:pPr>
          </w:p>
          <w:p w14:paraId="411BD21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357686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4D7CD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4CCEA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35A20510"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7C0F357D" w14:textId="77777777" w:rsidTr="0092350C">
        <w:trPr>
          <w:divId w:val="2116439976"/>
        </w:trPr>
        <w:tc>
          <w:tcPr>
            <w:tcW w:w="5000" w:type="pct"/>
            <w:gridSpan w:val="4"/>
            <w:shd w:val="clear" w:color="auto" w:fill="auto"/>
          </w:tcPr>
          <w:p w14:paraId="23A90976"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26DCB4C2"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64F04910" w14:textId="77777777" w:rsidTr="0092350C">
        <w:trPr>
          <w:divId w:val="2116439976"/>
        </w:trPr>
        <w:tc>
          <w:tcPr>
            <w:tcW w:w="1649" w:type="pct"/>
            <w:shd w:val="clear" w:color="auto" w:fill="auto"/>
            <w:vAlign w:val="center"/>
          </w:tcPr>
          <w:p w14:paraId="6E83F36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571D549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B43ECA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17DB299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4DD7A56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43ADC7E6" w14:textId="77777777" w:rsidTr="0092350C">
        <w:trPr>
          <w:divId w:val="2116439976"/>
        </w:trPr>
        <w:tc>
          <w:tcPr>
            <w:tcW w:w="1649" w:type="pct"/>
            <w:shd w:val="clear" w:color="auto" w:fill="auto"/>
          </w:tcPr>
          <w:p w14:paraId="712FC7F2" w14:textId="77777777" w:rsidR="000F03A7" w:rsidRPr="0092350C" w:rsidRDefault="000F03A7" w:rsidP="0092350C">
            <w:pPr>
              <w:spacing w:before="0" w:after="0"/>
              <w:jc w:val="both"/>
              <w:rPr>
                <w:rFonts w:ascii="Times New Roman" w:eastAsia="Calibri" w:hAnsi="Times New Roman" w:cs="Times New Roman"/>
                <w:sz w:val="22"/>
                <w:szCs w:val="22"/>
              </w:rPr>
            </w:pPr>
          </w:p>
          <w:p w14:paraId="511686A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838725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588713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5104E40E"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53367CD" w14:textId="77777777" w:rsidTr="0092350C">
        <w:trPr>
          <w:divId w:val="2116439976"/>
        </w:trPr>
        <w:tc>
          <w:tcPr>
            <w:tcW w:w="1649" w:type="pct"/>
            <w:shd w:val="clear" w:color="auto" w:fill="auto"/>
          </w:tcPr>
          <w:p w14:paraId="7CDAA216" w14:textId="77777777" w:rsidR="000F03A7" w:rsidRPr="0092350C" w:rsidRDefault="000F03A7" w:rsidP="0092350C">
            <w:pPr>
              <w:spacing w:before="0" w:after="0"/>
              <w:jc w:val="both"/>
              <w:rPr>
                <w:rFonts w:ascii="Times New Roman" w:eastAsia="Calibri" w:hAnsi="Times New Roman" w:cs="Times New Roman"/>
                <w:sz w:val="22"/>
                <w:szCs w:val="22"/>
              </w:rPr>
            </w:pPr>
          </w:p>
          <w:p w14:paraId="6A89168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2832590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2E8DC0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0F2763FC"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7423161" w14:textId="77777777" w:rsidTr="0092350C">
        <w:trPr>
          <w:divId w:val="2116439976"/>
          <w:trHeight w:val="486"/>
        </w:trPr>
        <w:tc>
          <w:tcPr>
            <w:tcW w:w="1649" w:type="pct"/>
            <w:shd w:val="clear" w:color="auto" w:fill="auto"/>
          </w:tcPr>
          <w:p w14:paraId="50221896" w14:textId="77777777" w:rsidR="000F03A7" w:rsidRPr="0092350C" w:rsidRDefault="000F03A7" w:rsidP="0092350C">
            <w:pPr>
              <w:spacing w:before="0" w:after="0"/>
              <w:jc w:val="both"/>
              <w:rPr>
                <w:rFonts w:ascii="Times New Roman" w:eastAsia="Calibri" w:hAnsi="Times New Roman" w:cs="Times New Roman"/>
                <w:sz w:val="22"/>
                <w:szCs w:val="22"/>
              </w:rPr>
            </w:pPr>
          </w:p>
          <w:p w14:paraId="471608B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59F0C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1C7621D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AFDD78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16D4043"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472515"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F6648D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3204E1A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052A2F0"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7D4172A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2D95E7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80A00F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2D4596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177785F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F5A0BC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1C827EA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54095D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9C1518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8610AD1"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3DE8FA4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2DD61D2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A2862B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5EE2C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2E311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81E794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1E7F0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0FC86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62D26D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DC08592"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1DD10E5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20642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DAEA3EE"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FD395D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3280B4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46A42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B14268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F1742B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1A674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B6947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56AED5B"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220782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AE3D9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17CD5D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D25789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052F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CC596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8D8AD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B13828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6843EC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A6A27A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580CC3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9277F46"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B4A6EBB"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186CEA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BB2CAE2"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65815308" w14:textId="77777777" w:rsidTr="0092350C">
        <w:trPr>
          <w:divId w:val="2116439976"/>
        </w:trPr>
        <w:tc>
          <w:tcPr>
            <w:tcW w:w="6487" w:type="dxa"/>
            <w:shd w:val="clear" w:color="auto" w:fill="auto"/>
          </w:tcPr>
          <w:p w14:paraId="151E47BA"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45B2555B"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0A5F84F8" w14:textId="77777777" w:rsidTr="0092350C">
        <w:trPr>
          <w:divId w:val="2116439976"/>
        </w:trPr>
        <w:tc>
          <w:tcPr>
            <w:tcW w:w="6487" w:type="dxa"/>
            <w:shd w:val="clear" w:color="auto" w:fill="auto"/>
          </w:tcPr>
          <w:p w14:paraId="2D5B44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21721A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3168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DF8B964" w14:textId="77777777" w:rsidTr="0092350C">
        <w:trPr>
          <w:divId w:val="2116439976"/>
        </w:trPr>
        <w:tc>
          <w:tcPr>
            <w:tcW w:w="6487" w:type="dxa"/>
            <w:shd w:val="clear" w:color="auto" w:fill="auto"/>
          </w:tcPr>
          <w:p w14:paraId="0D7CE58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0B7D3D5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14:paraId="5EA5E96C"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03B3C898" w14:textId="77777777" w:rsidTr="0092350C">
        <w:trPr>
          <w:divId w:val="2116439976"/>
        </w:trPr>
        <w:tc>
          <w:tcPr>
            <w:tcW w:w="6487" w:type="dxa"/>
            <w:shd w:val="clear" w:color="auto" w:fill="auto"/>
          </w:tcPr>
          <w:p w14:paraId="69ECED0B"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414EB64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3A7CF6C" w14:textId="77777777" w:rsidTr="0092350C">
        <w:trPr>
          <w:divId w:val="2116439976"/>
        </w:trPr>
        <w:tc>
          <w:tcPr>
            <w:tcW w:w="6487" w:type="dxa"/>
            <w:shd w:val="clear" w:color="auto" w:fill="auto"/>
          </w:tcPr>
          <w:p w14:paraId="232319EE"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14A6877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629D37BD" w14:textId="77777777" w:rsidTr="0092350C">
        <w:trPr>
          <w:divId w:val="2116439976"/>
        </w:trPr>
        <w:tc>
          <w:tcPr>
            <w:tcW w:w="6487" w:type="dxa"/>
            <w:shd w:val="clear" w:color="auto" w:fill="auto"/>
          </w:tcPr>
          <w:p w14:paraId="67CD515A"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AB6D1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27D6C007" w14:textId="77777777" w:rsidTr="0092350C">
        <w:trPr>
          <w:divId w:val="2116439976"/>
        </w:trPr>
        <w:tc>
          <w:tcPr>
            <w:tcW w:w="6487" w:type="dxa"/>
            <w:shd w:val="clear" w:color="auto" w:fill="auto"/>
          </w:tcPr>
          <w:p w14:paraId="4470398F"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205CEC02"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749181F7"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0D33CE21"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177782F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5EE7C8F8"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7D15B55F"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7BCD651" w14:textId="77777777" w:rsidTr="00267633">
        <w:trPr>
          <w:divId w:val="2116439976"/>
          <w:jc w:val="center"/>
        </w:trPr>
        <w:tc>
          <w:tcPr>
            <w:tcW w:w="3080" w:type="dxa"/>
          </w:tcPr>
          <w:p w14:paraId="44DBF133"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4C11CC0"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3F78C8D1"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276937A"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A04960C"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7CFD2552"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168DA84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537CD45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76EB5B8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3E2269C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940281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3D4EFAC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19F7B13C"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E5717D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7E39C8FF"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09E0EC8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14DFB84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5ACB06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2CF8B6B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5C85522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01ADA8A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7E2C5D5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0704EB4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2C3077D"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6F033A8C"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69E9FB87"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50634ED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0CD3B3E5"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30A9175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61F1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16A97C15"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F09ED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3AEBDFD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5F81BCC"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1A4F13EA"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BBB15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3C100B5" w14:textId="77777777" w:rsidTr="00632015">
        <w:trPr>
          <w:divId w:val="2116439976"/>
          <w:tblCellSpacing w:w="142" w:type="dxa"/>
        </w:trPr>
        <w:tc>
          <w:tcPr>
            <w:tcW w:w="4672" w:type="pct"/>
            <w:shd w:val="clear" w:color="auto" w:fill="auto"/>
          </w:tcPr>
          <w:p w14:paraId="498EBBA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540BD1B7" w14:textId="77777777" w:rsidTr="00632015">
        <w:trPr>
          <w:divId w:val="2116439976"/>
          <w:tblCellSpacing w:w="142" w:type="dxa"/>
        </w:trPr>
        <w:tc>
          <w:tcPr>
            <w:tcW w:w="4672" w:type="pct"/>
            <w:shd w:val="clear" w:color="auto" w:fill="auto"/>
          </w:tcPr>
          <w:p w14:paraId="1E44E4D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173A1368" w14:textId="77777777" w:rsidTr="00632015">
        <w:trPr>
          <w:divId w:val="2116439976"/>
          <w:tblCellSpacing w:w="142" w:type="dxa"/>
        </w:trPr>
        <w:tc>
          <w:tcPr>
            <w:tcW w:w="4672" w:type="pct"/>
            <w:shd w:val="clear" w:color="auto" w:fill="auto"/>
          </w:tcPr>
          <w:p w14:paraId="6479298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712C41A3" w14:textId="77777777" w:rsidTr="00632015">
        <w:trPr>
          <w:divId w:val="2116439976"/>
          <w:tblCellSpacing w:w="142" w:type="dxa"/>
        </w:trPr>
        <w:tc>
          <w:tcPr>
            <w:tcW w:w="4672" w:type="pct"/>
            <w:shd w:val="clear" w:color="auto" w:fill="auto"/>
          </w:tcPr>
          <w:p w14:paraId="2A073295"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AA8732E" w14:textId="77777777" w:rsidTr="00632015">
        <w:trPr>
          <w:divId w:val="2116439976"/>
          <w:tblCellSpacing w:w="142" w:type="dxa"/>
        </w:trPr>
        <w:tc>
          <w:tcPr>
            <w:tcW w:w="4672" w:type="pct"/>
            <w:shd w:val="clear" w:color="auto" w:fill="auto"/>
          </w:tcPr>
          <w:p w14:paraId="49DEFD4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60B23434" w14:textId="77777777" w:rsidTr="00632015">
        <w:trPr>
          <w:divId w:val="2116439976"/>
          <w:tblCellSpacing w:w="142" w:type="dxa"/>
        </w:trPr>
        <w:tc>
          <w:tcPr>
            <w:tcW w:w="4672" w:type="pct"/>
            <w:shd w:val="clear" w:color="auto" w:fill="auto"/>
          </w:tcPr>
          <w:p w14:paraId="7B57570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4E54514E" w14:textId="77777777" w:rsidTr="00F70F79">
        <w:trPr>
          <w:divId w:val="2116439976"/>
          <w:trHeight w:val="1066"/>
          <w:tblCellSpacing w:w="142" w:type="dxa"/>
        </w:trPr>
        <w:tc>
          <w:tcPr>
            <w:tcW w:w="4672" w:type="pct"/>
            <w:shd w:val="clear" w:color="auto" w:fill="auto"/>
          </w:tcPr>
          <w:p w14:paraId="2F89A38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79D5EC37" w14:textId="77777777" w:rsidTr="00632015">
        <w:trPr>
          <w:divId w:val="2116439976"/>
          <w:tblCellSpacing w:w="142" w:type="dxa"/>
        </w:trPr>
        <w:tc>
          <w:tcPr>
            <w:tcW w:w="4672" w:type="pct"/>
            <w:shd w:val="clear" w:color="auto" w:fill="auto"/>
          </w:tcPr>
          <w:p w14:paraId="13C00B8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498827D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76D5A7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9346EA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3B8509C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421E1242" w14:textId="77777777" w:rsidTr="00632015">
        <w:trPr>
          <w:divId w:val="2116439976"/>
          <w:tblCellSpacing w:w="142" w:type="dxa"/>
        </w:trPr>
        <w:tc>
          <w:tcPr>
            <w:tcW w:w="4672" w:type="pct"/>
            <w:shd w:val="clear" w:color="auto" w:fill="auto"/>
          </w:tcPr>
          <w:p w14:paraId="45F0F99D" w14:textId="30118C14"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2C37A213" w14:textId="661CCB83" w:rsidR="00D41250"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D41250" w14:paraId="60153D16" w14:textId="77777777" w:rsidTr="00D41250">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84B371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Source of Income</w:t>
                  </w:r>
                </w:p>
                <w:p w14:paraId="088E05BE"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D41250">
                    <w:rPr>
                      <w:rFonts w:ascii="Times New Roman" w:eastAsia="Calibri" w:hAnsi="Times New Roman" w:cs="Times New Roman"/>
                      <w:i/>
                      <w:szCs w:val="22"/>
                      <w:lang w:eastAsia="en-GB"/>
                    </w:rPr>
                    <w:t xml:space="preserve">(e.g. salary, insurance, government </w:t>
                  </w:r>
                  <w:proofErr w:type="spellStart"/>
                  <w:r w:rsidRPr="00D41250">
                    <w:rPr>
                      <w:rFonts w:ascii="Times New Roman" w:eastAsia="Calibri" w:hAnsi="Times New Roman" w:cs="Times New Roman"/>
                      <w:i/>
                      <w:szCs w:val="22"/>
                      <w:lang w:eastAsia="en-GB"/>
                    </w:rPr>
                    <w:t>payouts</w:t>
                  </w:r>
                  <w:proofErr w:type="spellEnd"/>
                  <w:r w:rsidRPr="00D41250">
                    <w:rPr>
                      <w:rFonts w:ascii="Times New Roman" w:eastAsia="Calibri" w:hAnsi="Times New Roman" w:cs="Times New Roman"/>
                      <w:i/>
                      <w:szCs w:val="22"/>
                      <w:lang w:eastAsia="en-GB"/>
                    </w:rPr>
                    <w:t>, rental etc</w:t>
                  </w:r>
                  <w:ins w:id="102" w:author="Adriene CHEONG (FJCOURTS)" w:date="2019-11-15T10:23:00Z">
                    <w:r w:rsidRPr="00D41250">
                      <w:rPr>
                        <w:rFonts w:ascii="Times New Roman" w:eastAsia="Calibri" w:hAnsi="Times New Roman" w:cs="Times New Roman"/>
                        <w:i/>
                        <w:szCs w:val="22"/>
                        <w:lang w:eastAsia="en-GB"/>
                      </w:rPr>
                      <w:t>.</w:t>
                    </w:r>
                  </w:ins>
                  <w:r w:rsidRPr="00D41250">
                    <w:rPr>
                      <w:rFonts w:ascii="Times New Roman" w:eastAsia="Calibri" w:hAnsi="Times New Roman" w:cs="Times New Roman"/>
                      <w:i/>
                      <w:szCs w:val="22"/>
                      <w:lang w:eastAsia="en-GB"/>
                    </w:rPr>
                    <w:t>)</w:t>
                  </w: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B7EF1F6"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Value</w:t>
                  </w:r>
                </w:p>
              </w:tc>
            </w:tr>
            <w:tr w:rsidR="00D41250" w14:paraId="6A8BF254" w14:textId="77777777" w:rsidTr="00D41250">
              <w:trPr>
                <w:trHeight w:val="1436"/>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9D56337" w14:textId="77777777" w:rsidR="00D41250" w:rsidRPr="00D41250" w:rsidRDefault="00D41250" w:rsidP="00D41250">
                  <w:pPr>
                    <w:autoSpaceDE w:val="0"/>
                    <w:autoSpaceDN w:val="0"/>
                    <w:adjustRightInd w:val="0"/>
                    <w:spacing w:before="0" w:after="0" w:line="240" w:lineRule="auto"/>
                    <w:rPr>
                      <w:rFonts w:ascii="Times New Roman" w:eastAsia="Calibri" w:hAnsi="Times New Roman" w:cs="Times New Roman"/>
                      <w:szCs w:val="22"/>
                      <w:lang w:eastAsia="en-GB"/>
                    </w:rPr>
                  </w:pPr>
                </w:p>
                <w:p w14:paraId="7A4BEFD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3E355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39264F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23911D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26DDCA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BB6454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D41250" w14:paraId="7D1D033A" w14:textId="77777777" w:rsidTr="00D41250">
              <w:trPr>
                <w:trHeight w:val="214"/>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DC7C4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TOTAL</w:t>
                  </w:r>
                </w:p>
                <w:p w14:paraId="46994C25"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20B0DC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1ED3E5A8" w14:textId="2F9017E2" w:rsidR="00D41250" w:rsidRPr="00F70F79"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298C7129" w14:textId="77777777" w:rsidTr="00632015">
        <w:trPr>
          <w:divId w:val="2116439976"/>
          <w:tblCellSpacing w:w="142" w:type="dxa"/>
        </w:trPr>
        <w:tc>
          <w:tcPr>
            <w:tcW w:w="4672" w:type="pct"/>
            <w:shd w:val="clear" w:color="auto" w:fill="auto"/>
          </w:tcPr>
          <w:p w14:paraId="16AF389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14:paraId="5B1B68D9" w14:textId="77777777" w:rsidR="00267633" w:rsidRPr="00F70F79" w:rsidRDefault="00267633" w:rsidP="006172E9">
            <w:pPr>
              <w:numPr>
                <w:ilvl w:val="0"/>
                <w:numId w:val="97"/>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4592452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17745186"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64683F6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0E55DF7D"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0F6B7C4E"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BDE0DE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60C8593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168A0D0"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01138E5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6476C26"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5D0CECE2"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009C90B8"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07403BC7"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75EE075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lastRenderedPageBreak/>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479D1173"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6FB353D9"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4DA49B5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C80C5C2" w14:textId="77777777" w:rsidTr="00632015">
              <w:tc>
                <w:tcPr>
                  <w:tcW w:w="3449" w:type="dxa"/>
                  <w:shd w:val="clear" w:color="auto" w:fill="auto"/>
                  <w:tcMar>
                    <w:top w:w="57" w:type="dxa"/>
                    <w:bottom w:w="57" w:type="dxa"/>
                  </w:tcMar>
                </w:tcPr>
                <w:p w14:paraId="3EE7A3C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5783075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14:paraId="58BCC28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1EFCA7D3" w14:textId="77777777" w:rsidTr="00632015">
              <w:tc>
                <w:tcPr>
                  <w:tcW w:w="3449" w:type="dxa"/>
                  <w:shd w:val="clear" w:color="auto" w:fill="auto"/>
                  <w:tcMar>
                    <w:top w:w="57" w:type="dxa"/>
                    <w:bottom w:w="57" w:type="dxa"/>
                  </w:tcMar>
                </w:tcPr>
                <w:p w14:paraId="532F8D33"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248C2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C616F4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0F7612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0D578F0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317DD2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758C35E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5DBF197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14:paraId="46420374" w14:textId="4D3051C6" w:rsidR="00267633" w:rsidRDefault="00267633" w:rsidP="00267633">
      <w:pPr>
        <w:spacing w:before="0" w:after="200" w:line="276" w:lineRule="auto"/>
        <w:divId w:val="2116439976"/>
        <w:rPr>
          <w:rFonts w:ascii="Times New Roman" w:eastAsia="Calibri" w:hAnsi="Times New Roman" w:cs="Times New Roman"/>
          <w:sz w:val="22"/>
          <w:szCs w:val="22"/>
          <w:lang w:eastAsia="en-GB"/>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6A36A1" w:rsidRPr="00F70F79" w14:paraId="055E55A2" w14:textId="77777777" w:rsidTr="006A36A1">
        <w:trPr>
          <w:divId w:val="2116439976"/>
          <w:tblCellSpacing w:w="142" w:type="dxa"/>
        </w:trPr>
        <w:tc>
          <w:tcPr>
            <w:tcW w:w="4672" w:type="pct"/>
            <w:shd w:val="clear" w:color="auto" w:fill="auto"/>
          </w:tcPr>
          <w:p w14:paraId="15B32872"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b/>
                <w:szCs w:val="22"/>
                <w:lang w:eastAsia="en-GB"/>
              </w:rPr>
            </w:pPr>
            <w:r w:rsidRPr="00F70F79">
              <w:rPr>
                <w:rFonts w:ascii="Times New Roman" w:eastAsia="Calibri" w:hAnsi="Times New Roman" w:cs="Times New Roman"/>
                <w:b/>
                <w:sz w:val="22"/>
                <w:szCs w:val="22"/>
                <w:lang w:eastAsia="en-GB"/>
              </w:rPr>
              <w:t>(</w:t>
            </w:r>
            <w:r>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r>
            <w:r w:rsidRPr="006A36A1">
              <w:rPr>
                <w:rFonts w:ascii="Times New Roman" w:eastAsia="Calibri" w:hAnsi="Times New Roman" w:cs="Times New Roman"/>
                <w:b/>
                <w:szCs w:val="22"/>
                <w:lang w:eastAsia="en-GB"/>
              </w:rPr>
              <w:t xml:space="preserve">PREVIOUS LEGAL APPLICATIONS CONCERNING </w:t>
            </w:r>
          </w:p>
          <w:p w14:paraId="15234A26"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APPLICANT(S) AND/OR P</w:t>
            </w:r>
          </w:p>
          <w:p w14:paraId="05E05825"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0AA229BC"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i/>
                <w:szCs w:val="22"/>
                <w:lang w:eastAsia="en-GB"/>
              </w:rPr>
            </w:pPr>
            <w:r w:rsidRPr="006A36A1">
              <w:rPr>
                <w:rFonts w:ascii="Times New Roman" w:eastAsia="Calibri" w:hAnsi="Times New Roman" w:cs="Times New Roman"/>
                <w:i/>
                <w:szCs w:val="22"/>
                <w:lang w:eastAsia="en-GB"/>
              </w:rPr>
              <w:tab/>
              <w:t>(Please indicate which of the following is applicable)</w:t>
            </w:r>
          </w:p>
          <w:p w14:paraId="0A27BDCF" w14:textId="77777777" w:rsidR="006A36A1" w:rsidRPr="006A36A1" w:rsidRDefault="006A36A1" w:rsidP="006172E9">
            <w:pPr>
              <w:numPr>
                <w:ilvl w:val="0"/>
                <w:numId w:val="139"/>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6A36A1">
              <w:rPr>
                <w:rFonts w:ascii="Times New Roman" w:eastAsia="Calibri" w:hAnsi="Times New Roman" w:cs="Times New Roman"/>
                <w:b/>
                <w:szCs w:val="22"/>
                <w:lang w:eastAsia="en-GB"/>
              </w:rPr>
              <w:t>Have you and/or P been involved in any kind of court proceedings (e.g. criminal, tribunal, civil or family proceedings)?</w:t>
            </w:r>
          </w:p>
          <w:p w14:paraId="31A95DA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Yes</w:t>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No</w:t>
            </w:r>
          </w:p>
          <w:p w14:paraId="4979C28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If yes, please provide details below:</w:t>
            </w:r>
          </w:p>
          <w:p w14:paraId="5F27A09C"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_________________________________________________</w:t>
            </w:r>
          </w:p>
          <w:p w14:paraId="63D534FA" w14:textId="0E496108" w:rsidR="006A36A1" w:rsidRPr="00F70F79" w:rsidRDefault="006A36A1" w:rsidP="006A36A1">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51BDF205" w14:textId="6AA85138"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640CC00" w14:textId="77777777"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1FD1F62B" w14:textId="54DD874B"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19C2083" w14:textId="77777777" w:rsidR="006A36A1" w:rsidRPr="00F70F79" w:rsidRDefault="006A36A1" w:rsidP="00267633">
      <w:pPr>
        <w:spacing w:before="0" w:after="200" w:line="276" w:lineRule="auto"/>
        <w:divId w:val="2116439976"/>
        <w:rPr>
          <w:rFonts w:ascii="Times New Roman" w:eastAsia="Calibri" w:hAnsi="Times New Roman" w:cs="Times New Roman"/>
          <w:sz w:val="22"/>
          <w:szCs w:val="22"/>
          <w:lang w:eastAsia="en-GB"/>
        </w:rPr>
      </w:pPr>
    </w:p>
    <w:p w14:paraId="6D8B61E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lastRenderedPageBreak/>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3D7D5344" w14:textId="77777777" w:rsidTr="00632015">
        <w:trPr>
          <w:divId w:val="2116439976"/>
          <w:tblCellSpacing w:w="142" w:type="dxa"/>
        </w:trPr>
        <w:tc>
          <w:tcPr>
            <w:tcW w:w="4672" w:type="pct"/>
            <w:shd w:val="clear" w:color="auto" w:fill="auto"/>
          </w:tcPr>
          <w:p w14:paraId="17373F1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17A3DEF0" w14:textId="77777777" w:rsidTr="00632015">
        <w:trPr>
          <w:divId w:val="2116439976"/>
          <w:tblCellSpacing w:w="142" w:type="dxa"/>
        </w:trPr>
        <w:tc>
          <w:tcPr>
            <w:tcW w:w="4672" w:type="pct"/>
            <w:shd w:val="clear" w:color="auto" w:fill="auto"/>
          </w:tcPr>
          <w:p w14:paraId="0BF02AB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04AC6DF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0348DC"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270F1F9A"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0A3C1E35"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3F5F80C4" w14:textId="0EDF031B" w:rsidR="00267633"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14:paraId="1C86D3E4" w14:textId="44E7628C" w:rsidR="006A36A1" w:rsidRPr="006A36A1" w:rsidRDefault="006A36A1" w:rsidP="006A36A1">
      <w:pPr>
        <w:autoSpaceDE w:val="0"/>
        <w:autoSpaceDN w:val="0"/>
        <w:adjustRightInd w:val="0"/>
        <w:spacing w:before="120" w:after="0"/>
        <w:ind w:left="1440" w:hanging="720"/>
        <w:jc w:val="both"/>
        <w:divId w:val="2116439976"/>
        <w:rPr>
          <w:rFonts w:ascii="Times New Roman" w:eastAsia="Calibri" w:hAnsi="Times New Roman" w:cs="Times New Roman"/>
          <w:lang w:val="en-GB" w:eastAsia="en-GB"/>
        </w:rPr>
      </w:pPr>
      <w:r w:rsidRPr="006A36A1">
        <w:rPr>
          <w:rFonts w:ascii="Times New Roman" w:eastAsia="Calibri" w:hAnsi="Times New Roman" w:cs="Times New Roman"/>
          <w:lang w:val="en-GB" w:eastAsia="en-GB"/>
        </w:rPr>
        <w:t>(e)</w:t>
      </w:r>
      <w:r w:rsidRPr="006A36A1">
        <w:rPr>
          <w:rFonts w:ascii="Times New Roman" w:eastAsia="Calibri" w:hAnsi="Times New Roman" w:cs="Times New Roman"/>
          <w:lang w:val="en-GB" w:eastAsia="en-GB"/>
        </w:rPr>
        <w:tab/>
        <w:t xml:space="preserve">I consent to the care arrangements / financial management plan / care arrangements and financial management plan* proposed by the Applicants and I understand that I am to abide by all orders made by the Court. </w:t>
      </w:r>
    </w:p>
    <w:p w14:paraId="4DDBAACE"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7F34853C"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1CE85E4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14:paraId="1975EA5E"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5BACD570"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108519DC"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5D3DBD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lastRenderedPageBreak/>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48F404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6A221A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34F234E0"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4AE33F1B"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AF8BE7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3AF6B9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BBE641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52123B4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0787E0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49881368"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045D6B74"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7DFD9D67" wp14:editId="058C62AC">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14:paraId="0EEFFF7C"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2828F052"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45983D13"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C6BE01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5180923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7558B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D9221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0FCF23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42E5147A"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694F66C2"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6260389"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1B625731"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26B7C406"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2E7F01F"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46F3BC37"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0F8853A3"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7BFD5CE4"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2A647350" w14:textId="77777777" w:rsidTr="00632015">
        <w:trPr>
          <w:divId w:val="2116439976"/>
        </w:trPr>
        <w:tc>
          <w:tcPr>
            <w:tcW w:w="6487" w:type="dxa"/>
            <w:shd w:val="clear" w:color="auto" w:fill="auto"/>
          </w:tcPr>
          <w:p w14:paraId="41E19E60"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078592F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23111A12" w14:textId="77777777" w:rsidTr="00632015">
        <w:trPr>
          <w:divId w:val="2116439976"/>
        </w:trPr>
        <w:tc>
          <w:tcPr>
            <w:tcW w:w="6487" w:type="dxa"/>
            <w:shd w:val="clear" w:color="auto" w:fill="auto"/>
          </w:tcPr>
          <w:p w14:paraId="6AA88C84"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5F239698"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14:paraId="73551B9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28CAFFF9" w14:textId="77777777" w:rsidTr="00632015">
        <w:trPr>
          <w:divId w:val="2116439976"/>
        </w:trPr>
        <w:tc>
          <w:tcPr>
            <w:tcW w:w="6487" w:type="dxa"/>
            <w:shd w:val="clear" w:color="auto" w:fill="auto"/>
          </w:tcPr>
          <w:p w14:paraId="6221FBAE"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4CC12591"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0ECAB433"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116FB99C"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0630482D"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054DAA29"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0F85A922"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15B646B6"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BAD1F86" w14:textId="77777777" w:rsidTr="00267633">
        <w:trPr>
          <w:divId w:val="2116439976"/>
          <w:jc w:val="center"/>
        </w:trPr>
        <w:tc>
          <w:tcPr>
            <w:tcW w:w="3080" w:type="dxa"/>
          </w:tcPr>
          <w:p w14:paraId="0CC360EE"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3E6A2F67"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0AA94AF4"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5B9F29F3"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04193A0E"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56D4D857"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3E7C76B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47E3470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7528139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1D841EA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70980F14"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487777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2BFFCEC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0FAB7B83"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0AE0950"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FA808CB"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C663F92"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19A18634"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64A63B46"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3CEA1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33ED18E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9E1E1CA"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599FC3DE"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12A1268"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6111C2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723ED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2EE09D5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FFC154"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63A8A75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292101"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3CE4002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11E5A086"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314BE070"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6EE058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3456C18B"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 xml:space="preserve">name and ID number of relevant </w:t>
      </w:r>
      <w:proofErr w:type="gramStart"/>
      <w:r w:rsidRPr="00267633">
        <w:rPr>
          <w:rFonts w:ascii="Times New Roman" w:eastAsia="SimSun" w:hAnsi="Times New Roman" w:cs="Times New Roman"/>
          <w:i/>
          <w:sz w:val="22"/>
          <w:szCs w:val="22"/>
          <w:lang w:val="en-US" w:eastAsia="zh-CN"/>
        </w:rPr>
        <w:t>person</w:t>
      </w:r>
      <w:proofErr w:type="gram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7F4BBF7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7FE485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12A56AD"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04BE43F"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01D66175" w14:textId="77777777" w:rsidTr="00267633">
        <w:trPr>
          <w:divId w:val="2116439976"/>
        </w:trPr>
        <w:tc>
          <w:tcPr>
            <w:tcW w:w="1908" w:type="dxa"/>
          </w:tcPr>
          <w:p w14:paraId="1A7FFD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3B31106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644F2B3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4C3AAB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4D5BB7CC" w14:textId="77777777" w:rsidTr="00267633">
        <w:trPr>
          <w:divId w:val="2116439976"/>
        </w:trPr>
        <w:tc>
          <w:tcPr>
            <w:tcW w:w="1908" w:type="dxa"/>
          </w:tcPr>
          <w:p w14:paraId="18657A8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81B642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1DDD9F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5A42BD0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1E5C949D" w14:textId="77777777" w:rsidTr="00267633">
        <w:trPr>
          <w:divId w:val="2116439976"/>
        </w:trPr>
        <w:tc>
          <w:tcPr>
            <w:tcW w:w="1908" w:type="dxa"/>
          </w:tcPr>
          <w:p w14:paraId="52A6F4A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6A04D24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03FA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71B3EB73"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0FD21AF1" w14:textId="77777777" w:rsidTr="00267633">
        <w:trPr>
          <w:divId w:val="2116439976"/>
        </w:trPr>
        <w:tc>
          <w:tcPr>
            <w:tcW w:w="1908" w:type="dxa"/>
          </w:tcPr>
          <w:p w14:paraId="60BE0BF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5DF21F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0C278D0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645AF0B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A603D5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291DBF0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7536E8AD"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27F36957" w14:textId="77777777" w:rsidR="008D15C3" w:rsidRDefault="008D15C3" w:rsidP="008D15C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2.</w:t>
      </w:r>
      <w:r>
        <w:rPr>
          <w:rFonts w:ascii="Times New Roman" w:eastAsia="SimSun" w:hAnsi="Times New Roman" w:cs="Times New Roman"/>
          <w:lang w:val="en-US" w:eastAsia="zh-CN"/>
        </w:rPr>
        <w:tab/>
      </w:r>
      <w:r>
        <w:rPr>
          <w:rFonts w:ascii="EANDO E+ Times Ten" w:eastAsia="SimSun" w:hAnsi="EANDO E+ Times Ten" w:cs="EANDO E+ Times Ten"/>
          <w:lang w:val="en-US" w:eastAsia="zh-CN"/>
        </w:rPr>
        <w:t>I/We* have read</w:t>
      </w:r>
      <w:r w:rsidRPr="008D15C3">
        <w:rPr>
          <w:rFonts w:ascii="EANDO E+ Times Ten" w:eastAsia="SimSun" w:hAnsi="EANDO E+ Times Ten" w:cs="EANDO E+ Times Ten"/>
          <w:lang w:val="en-US" w:eastAsia="zh-CN"/>
        </w:rPr>
        <w:t xml:space="preserve">, </w:t>
      </w:r>
      <w:proofErr w:type="gramStart"/>
      <w:r w:rsidRPr="008D15C3">
        <w:rPr>
          <w:rFonts w:ascii="EANDO E+ Times Ten" w:eastAsia="SimSun" w:hAnsi="EANDO E+ Times Ten" w:cs="EANDO E+ Times Ten"/>
          <w:lang w:val="en-US" w:eastAsia="zh-CN"/>
        </w:rPr>
        <w:t>considered</w:t>
      </w:r>
      <w:proofErr w:type="gramEnd"/>
      <w:r w:rsidRPr="008D15C3">
        <w:rPr>
          <w:rFonts w:ascii="EANDO E+ Times Ten" w:eastAsia="SimSun" w:hAnsi="EANDO E+ Times Ten" w:cs="EANDO E+ Times Ten"/>
          <w:lang w:val="en-US" w:eastAsia="zh-CN"/>
        </w:rPr>
        <w:t xml:space="preserve"> </w:t>
      </w:r>
      <w:r>
        <w:rPr>
          <w:rFonts w:ascii="EANDO E+ Times Ten" w:eastAsia="SimSun" w:hAnsi="EANDO E+ Times Ten" w:cs="EANDO E+ Times Ten"/>
          <w:lang w:val="en-US" w:eastAsia="zh-CN"/>
        </w:rPr>
        <w:t xml:space="preserve">and understood all the contents of the Originating Summons and the supporting affidavits and I/we* consent to the Originating </w:t>
      </w:r>
      <w:r>
        <w:rPr>
          <w:rFonts w:ascii="EANDO E+ Times Ten" w:eastAsia="SimSun" w:hAnsi="EANDO E+ Times Ten" w:cs="EANDO E+ Times Ten"/>
          <w:lang w:val="en-US" w:eastAsia="zh-CN"/>
        </w:rPr>
        <w:lastRenderedPageBreak/>
        <w:t xml:space="preserve">Summons filed / </w:t>
      </w:r>
      <w:r w:rsidRPr="008D15C3">
        <w:rPr>
          <w:rFonts w:ascii="EANDO E+ Times Ten" w:eastAsia="SimSun" w:hAnsi="EANDO E+ Times Ten" w:cs="EANDO E+ Times Ten"/>
          <w:lang w:val="en-US" w:eastAsia="zh-CN"/>
        </w:rPr>
        <w:t xml:space="preserve">to be filed* </w:t>
      </w:r>
      <w:r>
        <w:rPr>
          <w:rFonts w:ascii="EANDO E+ Times Ten" w:eastAsia="SimSun" w:hAnsi="EANDO E+ Times Ten" w:cs="EANDO E+ Times Ten"/>
          <w:lang w:val="en-US" w:eastAsia="zh-CN"/>
        </w:rPr>
        <w:t>in these proceedings.</w:t>
      </w:r>
    </w:p>
    <w:p w14:paraId="401D09DE" w14:textId="77777777" w:rsidR="008D15C3" w:rsidRDefault="008D15C3" w:rsidP="008D15C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w:t>
      </w:r>
      <w:r>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Pr>
          <w:rFonts w:ascii="Times New Roman" w:eastAsia="SimSun" w:hAnsi="Times New Roman" w:cs="Times New Roman"/>
          <w:lang w:val="en-US" w:eastAsia="zh-CN"/>
        </w:rPr>
        <w:t>]</w:t>
      </w:r>
    </w:p>
    <w:p w14:paraId="35106CA1"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14:paraId="5224344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Pr>
          <w:rFonts w:ascii="Times New Roman" w:eastAsia="Calibri" w:hAnsi="Times New Roman" w:cs="Times New Roman"/>
          <w:color w:val="000000"/>
          <w:sz w:val="22"/>
          <w:szCs w:val="22"/>
          <w:lang w:val="en-US" w:eastAsia="en-GB"/>
        </w:rPr>
        <w:t>3.</w:t>
      </w:r>
      <w:r>
        <w:rPr>
          <w:rFonts w:ascii="Times New Roman" w:eastAsia="Calibri" w:hAnsi="Times New Roman" w:cs="Times New Roman"/>
          <w:color w:val="000000"/>
          <w:sz w:val="22"/>
          <w:szCs w:val="22"/>
          <w:lang w:val="en-US" w:eastAsia="en-GB"/>
        </w:rPr>
        <w:tab/>
        <w:t xml:space="preserve">I/We* consent to </w:t>
      </w:r>
      <w:r>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w:t>
      </w:r>
      <w:proofErr w:type="gramStart"/>
      <w:r>
        <w:rPr>
          <w:rFonts w:ascii="Times New Roman" w:eastAsia="Calibri" w:hAnsi="Times New Roman" w:cs="Times New Roman"/>
          <w:sz w:val="22"/>
          <w:szCs w:val="22"/>
          <w:lang w:val="en-US" w:eastAsia="en-GB"/>
        </w:rPr>
        <w:t>us.*</w:t>
      </w:r>
      <w:proofErr w:type="gramEnd"/>
    </w:p>
    <w:p w14:paraId="51F769A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1B9E0DC8" w14:textId="77777777" w:rsidR="008D15C3" w:rsidRP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8D15C3">
        <w:rPr>
          <w:rFonts w:ascii="Times New Roman" w:eastAsia="Calibri" w:hAnsi="Times New Roman" w:cs="Times New Roman"/>
          <w:sz w:val="22"/>
          <w:szCs w:val="22"/>
          <w:lang w:val="en-US" w:eastAsia="en-GB"/>
        </w:rPr>
        <w:t>4.</w:t>
      </w:r>
      <w:r w:rsidRPr="008D15C3">
        <w:rPr>
          <w:rFonts w:ascii="Times New Roman" w:eastAsia="Calibri" w:hAnsi="Times New Roman" w:cs="Times New Roman"/>
          <w:sz w:val="22"/>
          <w:szCs w:val="22"/>
          <w:lang w:val="en-US" w:eastAsia="en-GB"/>
        </w:rPr>
        <w:tab/>
        <w:t>I/We* confirm that I am /we are* aware of my/our* right to seek independent legal advice.</w:t>
      </w:r>
    </w:p>
    <w:p w14:paraId="425D7FD3"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17FDA6A9"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78EF4F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0FBD4A8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BE0636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1A530C4A"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7F0B35A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6C15CEB5"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1BA7F8F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606849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318F6B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FBE6363"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05F7A5AF"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089BE074"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EFE6641"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w:t>
      </w:r>
    </w:p>
    <w:p w14:paraId="60A5BA9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50F3C058"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3226BE1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1358700D"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42CF4C7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5B5050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C8E1C2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2DA083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7AD55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0583C6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4114F2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7162C9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B950C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85CDDD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DB7BBD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CAD805F"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72273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FB628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5A3CB46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5E0CD1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2811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37B6D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6DCF4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BB60F6B"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7A44E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7B315C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568F4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FC2EAB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63B40FA0"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DC86B75"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5CCF246B"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11B51090" w14:textId="77777777"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4D73197" w14:textId="77777777" w:rsidTr="00267633">
        <w:trPr>
          <w:divId w:val="2116439976"/>
          <w:jc w:val="center"/>
        </w:trPr>
        <w:tc>
          <w:tcPr>
            <w:tcW w:w="3080" w:type="dxa"/>
          </w:tcPr>
          <w:p w14:paraId="6A49292B"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br w:type="page"/>
            </w:r>
            <w:r w:rsidRPr="00267633">
              <w:rPr>
                <w:rFonts w:ascii="Times New Roman" w:eastAsia="Calibri" w:hAnsi="Times New Roman" w:cs="Times New Roman"/>
                <w:sz w:val="22"/>
                <w:szCs w:val="22"/>
                <w:lang w:val="en-GB" w:eastAsia="zh-CN"/>
              </w:rPr>
              <w:br w:type="page"/>
            </w:r>
          </w:p>
        </w:tc>
        <w:tc>
          <w:tcPr>
            <w:tcW w:w="3080" w:type="dxa"/>
          </w:tcPr>
          <w:p w14:paraId="13BD540E"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14:paraId="614E531C"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1E962E39"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14:paraId="0277F550"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14:paraId="4F0A9ECE"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657B2D23"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14:paraId="417F8290"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14:paraId="53C0A8E6"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211C708C"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5B168166"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14:paraId="096F1E65" w14:textId="77777777"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14:paraId="06EDB13B" w14:textId="77777777" w:rsidR="00267633" w:rsidRPr="00267633" w:rsidRDefault="00267633" w:rsidP="006172E9">
      <w:pPr>
        <w:numPr>
          <w:ilvl w:val="0"/>
          <w:numId w:val="7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14:paraId="67B4E22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2155A59A"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267633">
        <w:rPr>
          <w:rFonts w:ascii="Times New Roman" w:eastAsia="Calibri" w:hAnsi="Times New Roman" w:cs="Times New Roman"/>
          <w:lang w:val="en-US" w:eastAsia="zh-CN"/>
        </w:rPr>
        <w:t>authorised</w:t>
      </w:r>
      <w:proofErr w:type="spellEnd"/>
      <w:r w:rsidRPr="00267633">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6DBEC2D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A4566EE"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267633">
        <w:rPr>
          <w:rFonts w:ascii="Times New Roman" w:eastAsia="Calibri" w:hAnsi="Times New Roman" w:cs="Times New Roman"/>
          <w:i/>
          <w:lang w:val="en-US" w:eastAsia="zh-CN"/>
        </w:rPr>
        <w:t>paragraph:-</w:t>
      </w:r>
      <w:proofErr w:type="gramEnd"/>
    </w:p>
    <w:p w14:paraId="638A948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14:paraId="5671A1C4"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267633">
        <w:rPr>
          <w:rFonts w:ascii="Times New Roman" w:eastAsia="Calibri" w:hAnsi="Times New Roman" w:cs="Times New Roman"/>
          <w:lang w:val="en-US" w:eastAsia="zh-CN"/>
        </w:rPr>
        <w:t>and  the</w:t>
      </w:r>
      <w:proofErr w:type="gramEnd"/>
      <w:r w:rsidRPr="00267633">
        <w:rPr>
          <w:rFonts w:ascii="Times New Roman" w:eastAsia="Calibri" w:hAnsi="Times New Roman" w:cs="Times New Roman"/>
          <w:lang w:val="en-US" w:eastAsia="zh-CN"/>
        </w:rPr>
        <w:t xml:space="preserv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6057AD0D"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14:paraId="1E96A530"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3.</w:t>
      </w:r>
      <w:r w:rsidRPr="00267633">
        <w:rPr>
          <w:rFonts w:ascii="Times New Roman" w:eastAsia="Calibri" w:hAnsi="Times New Roman" w:cs="Times New Roman"/>
          <w:lang w:val="en-US" w:eastAsia="zh-CN"/>
        </w:rPr>
        <w:tab/>
        <w:t>If you intend to contest the application or any part of it, you are required to file an application in Form 4 in Appendix A of these Practice Directions to seek the permission of the Court to be joined as a party to the proceedings.  This application must be 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14:paraId="144BF7A2"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167C97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3 is to be deleted.</w:t>
      </w:r>
      <w:r w:rsidRPr="00267633">
        <w:rPr>
          <w:rFonts w:ascii="Times New Roman" w:eastAsia="Calibri" w:hAnsi="Times New Roman" w:cs="Times New Roman"/>
          <w:lang w:val="en-US" w:eastAsia="zh-CN"/>
        </w:rPr>
        <w:t>]</w:t>
      </w:r>
    </w:p>
    <w:p w14:paraId="45A96666"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0ECA346B"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7E49ACC8"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6B767289"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4 is to be deleted.</w:t>
      </w:r>
      <w:r w:rsidRPr="00267633">
        <w:rPr>
          <w:rFonts w:ascii="Times New Roman" w:eastAsia="Calibri" w:hAnsi="Times New Roman" w:cs="Times New Roman"/>
          <w:lang w:val="en-US" w:eastAsia="zh-CN"/>
        </w:rPr>
        <w:t>]</w:t>
      </w:r>
    </w:p>
    <w:p w14:paraId="3A14D19A"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BB9E712"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14:paraId="35E28D7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F5A8FC2"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14:paraId="6049EAC7"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EC0C450"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14:paraId="1437F9BF"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274CF3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163DEE49"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14:paraId="60EB2BAD"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14:paraId="38F77ECA"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9C7D74A"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14:paraId="529AE56F"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w:t>
      </w:r>
      <w:proofErr w:type="spellStart"/>
      <w:r w:rsidRPr="00267633">
        <w:rPr>
          <w:rFonts w:ascii="Times New Roman" w:eastAsia="Calibri" w:hAnsi="Times New Roman" w:cs="Times New Roman"/>
          <w:i/>
          <w:lang w:val="en-US" w:eastAsia="zh-CN"/>
        </w:rPr>
        <w:t>Lawnet</w:t>
      </w:r>
      <w:proofErr w:type="spellEnd"/>
      <w:r w:rsidRPr="00267633">
        <w:rPr>
          <w:rFonts w:ascii="Times New Roman" w:eastAsia="Calibri" w:hAnsi="Times New Roman" w:cs="Times New Roman"/>
          <w:i/>
          <w:lang w:val="en-US" w:eastAsia="zh-CN"/>
        </w:rPr>
        <w:t xml:space="preserve"> and </w:t>
      </w:r>
      <w:proofErr w:type="spellStart"/>
      <w:r w:rsidRPr="00267633">
        <w:rPr>
          <w:rFonts w:ascii="Times New Roman" w:eastAsia="Calibri" w:hAnsi="Times New Roman" w:cs="Times New Roman"/>
          <w:i/>
          <w:lang w:val="en-US" w:eastAsia="zh-CN"/>
        </w:rPr>
        <w:t>Crimsonlogic</w:t>
      </w:r>
      <w:proofErr w:type="spellEnd"/>
      <w:r w:rsidRPr="00267633">
        <w:rPr>
          <w:rFonts w:ascii="Times New Roman" w:eastAsia="Calibri" w:hAnsi="Times New Roman" w:cs="Times New Roman"/>
          <w:i/>
          <w:lang w:val="en-US" w:eastAsia="zh-CN"/>
        </w:rPr>
        <w:t xml:space="preserve"> Service Bureau located at 133 New Bridge Road, Chinatown Point #19-01/02, Singapore 059413. </w:t>
      </w:r>
    </w:p>
    <w:p w14:paraId="1B60ABF8"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66B1F7F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5483E699"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63326A2D"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20201E16"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B2EEE63"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227C0E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C53891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7BBEBF12"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5FB50A93"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F639F1D"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BDC031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726F3DE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A5C75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2DC3B8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5E4805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1A1D2CDB"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C4E8275"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AEFA57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6AC5D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D9C9C80"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C2CABF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8CD4DC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72D0C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642A29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564516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493880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5AD64371"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68E62A3A"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60EEEDA7"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491FFFC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6BA53708"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3C3D2CC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1EAFC4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7EDBDAB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361C86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95163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25737D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1706730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D76818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6539FD5"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0127AA6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69C0631E"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14A756DC"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2BBF682"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2FECC91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29EB7EE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A702DF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4C9F887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F41FD44"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19DE59B"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617E45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432745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EA64F99"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D48958C"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549DE41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4844241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929691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44B2407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55F373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30D55494"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031A7C5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2A20255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2E4636E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B43B44"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B527E4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06C2B30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65AA91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0F16F01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E05767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29FE5A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3A8A9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FE3A8E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6BD3B54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3DD6AD0"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0576C2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4DBFB2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63F578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070E4EC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AF210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36ED16A"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0D64B916"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6C1D31D8"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370E15CB"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266DCF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F38EA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59164A5"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5CED29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0A7139EE"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C821D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CC7591F"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5B20379" wp14:editId="493C327E">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14:paraId="06B2EB8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90372A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3451BF1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F1BBF93"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2691406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D6136C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57FCF22"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133A0679"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4170F7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3BA562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E88CA6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0CA7590"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220CF7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67E8EA2"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032C71A"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570CF9A6"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27D240E7"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374EA03" w14:textId="77777777" w:rsidTr="00632015">
        <w:trPr>
          <w:divId w:val="2116439976"/>
          <w:tblCellSpacing w:w="142" w:type="dxa"/>
        </w:trPr>
        <w:tc>
          <w:tcPr>
            <w:tcW w:w="4710" w:type="pct"/>
            <w:shd w:val="clear" w:color="auto" w:fill="000000"/>
          </w:tcPr>
          <w:p w14:paraId="4810B17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45EC115B" w14:textId="77777777" w:rsidTr="00632015">
        <w:trPr>
          <w:divId w:val="2116439976"/>
          <w:tblCellSpacing w:w="142" w:type="dxa"/>
        </w:trPr>
        <w:tc>
          <w:tcPr>
            <w:tcW w:w="4710" w:type="pct"/>
            <w:shd w:val="clear" w:color="auto" w:fill="auto"/>
          </w:tcPr>
          <w:p w14:paraId="77424F6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42169777" w14:textId="77777777" w:rsidTr="00632015">
        <w:trPr>
          <w:divId w:val="2116439976"/>
          <w:tblCellSpacing w:w="142" w:type="dxa"/>
        </w:trPr>
        <w:tc>
          <w:tcPr>
            <w:tcW w:w="4710" w:type="pct"/>
            <w:shd w:val="clear" w:color="auto" w:fill="auto"/>
          </w:tcPr>
          <w:p w14:paraId="0C62B71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3DDF60C8" w14:textId="77777777" w:rsidTr="00632015">
        <w:trPr>
          <w:divId w:val="2116439976"/>
          <w:tblCellSpacing w:w="142" w:type="dxa"/>
        </w:trPr>
        <w:tc>
          <w:tcPr>
            <w:tcW w:w="4710" w:type="pct"/>
            <w:shd w:val="clear" w:color="auto" w:fill="auto"/>
          </w:tcPr>
          <w:p w14:paraId="77BD8D3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3D909E6A"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6429AE4" w14:textId="77777777" w:rsidTr="00632015">
        <w:trPr>
          <w:divId w:val="2116439976"/>
          <w:tblCellSpacing w:w="142" w:type="dxa"/>
        </w:trPr>
        <w:tc>
          <w:tcPr>
            <w:tcW w:w="4710" w:type="pct"/>
            <w:shd w:val="clear" w:color="auto" w:fill="000000"/>
          </w:tcPr>
          <w:p w14:paraId="701A26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22488A5D" w14:textId="77777777" w:rsidTr="00632015">
        <w:trPr>
          <w:divId w:val="2116439976"/>
          <w:tblCellSpacing w:w="142" w:type="dxa"/>
        </w:trPr>
        <w:tc>
          <w:tcPr>
            <w:tcW w:w="4710" w:type="pct"/>
            <w:shd w:val="clear" w:color="auto" w:fill="auto"/>
          </w:tcPr>
          <w:p w14:paraId="343CF9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5989CD74" w14:textId="77777777" w:rsidTr="00632015">
        <w:trPr>
          <w:divId w:val="2116439976"/>
          <w:tblCellSpacing w:w="142" w:type="dxa"/>
        </w:trPr>
        <w:tc>
          <w:tcPr>
            <w:tcW w:w="4710" w:type="pct"/>
            <w:shd w:val="clear" w:color="auto" w:fill="auto"/>
          </w:tcPr>
          <w:p w14:paraId="53F0D7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72F2DF62" w14:textId="77777777" w:rsidTr="00632015">
        <w:trPr>
          <w:divId w:val="2116439976"/>
          <w:tblCellSpacing w:w="142" w:type="dxa"/>
        </w:trPr>
        <w:tc>
          <w:tcPr>
            <w:tcW w:w="4710" w:type="pct"/>
            <w:shd w:val="clear" w:color="auto" w:fill="auto"/>
          </w:tcPr>
          <w:p w14:paraId="169BD2C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4C0F722D" w14:textId="77777777" w:rsidTr="00632015">
        <w:trPr>
          <w:divId w:val="2116439976"/>
          <w:tblCellSpacing w:w="142" w:type="dxa"/>
        </w:trPr>
        <w:tc>
          <w:tcPr>
            <w:tcW w:w="4710" w:type="pct"/>
            <w:shd w:val="clear" w:color="auto" w:fill="auto"/>
          </w:tcPr>
          <w:p w14:paraId="6A70956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C218D4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35C15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47442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2FC43225" w14:textId="77777777" w:rsidTr="00632015">
        <w:trPr>
          <w:divId w:val="2116439976"/>
          <w:tblCellSpacing w:w="142" w:type="dxa"/>
        </w:trPr>
        <w:tc>
          <w:tcPr>
            <w:tcW w:w="4710" w:type="pct"/>
            <w:shd w:val="clear" w:color="auto" w:fill="auto"/>
          </w:tcPr>
          <w:p w14:paraId="079BFD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65A852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9B20F5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F0359F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E9F3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E4107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FBFB55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9D4A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30FD2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6C60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4941ECF2" w14:textId="77777777" w:rsidTr="00632015">
        <w:trPr>
          <w:divId w:val="2116439976"/>
          <w:tblCellSpacing w:w="142" w:type="dxa"/>
        </w:trPr>
        <w:tc>
          <w:tcPr>
            <w:tcW w:w="4710" w:type="pct"/>
            <w:shd w:val="clear" w:color="auto" w:fill="auto"/>
          </w:tcPr>
          <w:p w14:paraId="14C4829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51D3C4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Please state if you have been seeing the patient regularly over a period of time (if so, please state when you first started seeing the patient and how often you see the patient) or if you saw the patient specifically for this mental capacity assessment only.</w:t>
            </w:r>
          </w:p>
          <w:p w14:paraId="442D4CE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8EB55B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745131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FB4F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24AC2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4EDFE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12BEE5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52A8C257" w14:textId="77777777" w:rsidTr="00632015">
        <w:trPr>
          <w:divId w:val="2116439976"/>
          <w:tblCellSpacing w:w="142" w:type="dxa"/>
        </w:trPr>
        <w:tc>
          <w:tcPr>
            <w:tcW w:w="4710" w:type="pct"/>
            <w:shd w:val="clear" w:color="auto" w:fill="000000"/>
          </w:tcPr>
          <w:p w14:paraId="0D640F3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63EC837C" w14:textId="77777777" w:rsidTr="00632015">
        <w:trPr>
          <w:divId w:val="2116439976"/>
          <w:tblCellSpacing w:w="142" w:type="dxa"/>
        </w:trPr>
        <w:tc>
          <w:tcPr>
            <w:tcW w:w="4710" w:type="pct"/>
            <w:shd w:val="clear" w:color="auto" w:fill="auto"/>
          </w:tcPr>
          <w:p w14:paraId="2F3477A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0ADE52E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0E20161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14:paraId="7FFCD2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129A65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DEF31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211F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2C964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1B9A2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4F497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66F016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B94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8F69B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1D835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829DC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E12361E" w14:textId="77777777" w:rsidTr="00632015">
        <w:trPr>
          <w:divId w:val="2116439976"/>
          <w:tblCellSpacing w:w="142" w:type="dxa"/>
        </w:trPr>
        <w:tc>
          <w:tcPr>
            <w:tcW w:w="4710" w:type="pct"/>
            <w:shd w:val="clear" w:color="auto" w:fill="auto"/>
          </w:tcPr>
          <w:p w14:paraId="037D06D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6E7D057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4D4723A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3D30C3D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D5219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7555B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1666DD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902CC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312315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BFCD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040CF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97162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E63A7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45EA5F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78D49ADE" w14:textId="77777777" w:rsidTr="00632015">
        <w:trPr>
          <w:divId w:val="2116439976"/>
          <w:tblCellSpacing w:w="142" w:type="dxa"/>
        </w:trPr>
        <w:tc>
          <w:tcPr>
            <w:tcW w:w="4710" w:type="pct"/>
            <w:shd w:val="clear" w:color="auto" w:fill="auto"/>
          </w:tcPr>
          <w:p w14:paraId="1BB315F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14:paraId="405F2C6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1E374C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A8559D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5BCB84A" w14:textId="77777777" w:rsidTr="00632015">
        <w:trPr>
          <w:divId w:val="2116439976"/>
          <w:tblCellSpacing w:w="142" w:type="dxa"/>
        </w:trPr>
        <w:tc>
          <w:tcPr>
            <w:tcW w:w="4710" w:type="pct"/>
            <w:shd w:val="clear" w:color="auto" w:fill="auto"/>
          </w:tcPr>
          <w:p w14:paraId="0F4629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11C4B13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1CE4A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21524E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03469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3F6AB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2BEA7B39" w14:textId="77777777" w:rsidTr="00632015">
        <w:trPr>
          <w:divId w:val="2116439976"/>
          <w:tblCellSpacing w:w="142" w:type="dxa"/>
        </w:trPr>
        <w:tc>
          <w:tcPr>
            <w:tcW w:w="4710" w:type="pct"/>
            <w:shd w:val="clear" w:color="auto" w:fill="000000"/>
          </w:tcPr>
          <w:p w14:paraId="292C84A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037A092C" w14:textId="77777777" w:rsidTr="00632015">
        <w:trPr>
          <w:divId w:val="2116439976"/>
          <w:tblCellSpacing w:w="142" w:type="dxa"/>
        </w:trPr>
        <w:tc>
          <w:tcPr>
            <w:tcW w:w="4710" w:type="pct"/>
            <w:shd w:val="clear" w:color="auto" w:fill="auto"/>
          </w:tcPr>
          <w:p w14:paraId="5D8611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7B4CB7A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If you are unable to state “Yes” or “No” in respect of a </w:t>
            </w:r>
            <w:proofErr w:type="gramStart"/>
            <w:r w:rsidRPr="00632015">
              <w:rPr>
                <w:rFonts w:ascii="Times New Roman" w:eastAsia="Calibri" w:hAnsi="Times New Roman" w:cs="Times New Roman"/>
                <w:i/>
                <w:sz w:val="22"/>
                <w:szCs w:val="22"/>
                <w:lang w:eastAsia="en-GB"/>
              </w:rPr>
              <w:t>particular question</w:t>
            </w:r>
            <w:proofErr w:type="gramEnd"/>
            <w:r w:rsidRPr="00632015">
              <w:rPr>
                <w:rFonts w:ascii="Times New Roman" w:eastAsia="Calibri" w:hAnsi="Times New Roman" w:cs="Times New Roman"/>
                <w:i/>
                <w:sz w:val="22"/>
                <w:szCs w:val="22"/>
                <w:lang w:eastAsia="en-GB"/>
              </w:rPr>
              <w:t>, please state your opinion of P in respect of that item and provide sufficient supporting information.</w:t>
            </w:r>
          </w:p>
          <w:p w14:paraId="492F054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2BEAF6EC"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700F8C0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1F7CEA8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63CFC4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3CA61597"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A9722B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31C81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1794975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3A7F492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0259DB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7E1FE1F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82DEB26"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04A2DF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7772A03C"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026C815B" w14:textId="77777777" w:rsidTr="00632015">
        <w:trPr>
          <w:divId w:val="2116439976"/>
          <w:tblCellSpacing w:w="142" w:type="dxa"/>
        </w:trPr>
        <w:tc>
          <w:tcPr>
            <w:tcW w:w="4710" w:type="pct"/>
            <w:shd w:val="clear" w:color="auto" w:fill="auto"/>
          </w:tcPr>
          <w:p w14:paraId="7BBE9BB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14:paraId="5A67FD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 xml:space="preserve">If you are unable to state “Yes” or “No” in respect of a </w:t>
            </w:r>
            <w:proofErr w:type="gramStart"/>
            <w:r w:rsidRPr="00ED3579">
              <w:rPr>
                <w:rFonts w:ascii="Times New Roman" w:eastAsia="Calibri" w:hAnsi="Times New Roman" w:cs="Times New Roman"/>
                <w:b/>
                <w:i/>
                <w:sz w:val="22"/>
                <w:szCs w:val="22"/>
                <w:lang w:eastAsia="en-GB"/>
              </w:rPr>
              <w:t>particular question</w:t>
            </w:r>
            <w:proofErr w:type="gramEnd"/>
            <w:r w:rsidRPr="00ED3579">
              <w:rPr>
                <w:rFonts w:ascii="Times New Roman" w:eastAsia="Calibri" w:hAnsi="Times New Roman" w:cs="Times New Roman"/>
                <w:b/>
                <w:i/>
                <w:sz w:val="22"/>
                <w:szCs w:val="22"/>
                <w:lang w:eastAsia="en-GB"/>
              </w:rPr>
              <w:t>, please state your opinion of P in respect of that item and provide sufficient supporting information.</w:t>
            </w:r>
          </w:p>
          <w:p w14:paraId="6267231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29BB3C52"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0F05EA6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FD8E3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A459AF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6B55C3A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43EB4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49327A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1C64C41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60C3E7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6875E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223373E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AF243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B08028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6D5574B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7BE603ED" w14:textId="77777777" w:rsidTr="00632015">
        <w:trPr>
          <w:divId w:val="2116439976"/>
          <w:tblCellSpacing w:w="142" w:type="dxa"/>
        </w:trPr>
        <w:tc>
          <w:tcPr>
            <w:tcW w:w="4710" w:type="pct"/>
            <w:shd w:val="clear" w:color="auto" w:fill="auto"/>
          </w:tcPr>
          <w:p w14:paraId="17AB3BEE"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1F26D1F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F51933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788D4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44B64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212BA9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38DB83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EE0924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859BE5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8AB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A02BD6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6287E9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A8C676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767B56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0A637B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3B4030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48B45936" w14:textId="77777777" w:rsidTr="00632015">
        <w:trPr>
          <w:divId w:val="2116439976"/>
          <w:tblCellSpacing w:w="142" w:type="dxa"/>
        </w:trPr>
        <w:tc>
          <w:tcPr>
            <w:tcW w:w="4710" w:type="pct"/>
            <w:shd w:val="clear" w:color="auto" w:fill="auto"/>
          </w:tcPr>
          <w:p w14:paraId="4231A51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059839D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3BF044C0"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0B8A4A7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5356E94E"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484132C5"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08459C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19DAAF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22CA3B0E" w14:textId="77777777" w:rsidTr="00632015">
        <w:trPr>
          <w:divId w:val="2116439976"/>
          <w:tblCellSpacing w:w="142" w:type="dxa"/>
        </w:trPr>
        <w:tc>
          <w:tcPr>
            <w:tcW w:w="4710" w:type="pct"/>
            <w:shd w:val="clear" w:color="auto" w:fill="auto"/>
          </w:tcPr>
          <w:p w14:paraId="49CF4F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311C392D"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7588DAF3" w14:textId="77777777" w:rsidTr="00632015">
        <w:trPr>
          <w:divId w:val="2116439976"/>
          <w:tblCellSpacing w:w="142" w:type="dxa"/>
        </w:trPr>
        <w:tc>
          <w:tcPr>
            <w:tcW w:w="4710" w:type="pct"/>
            <w:shd w:val="clear" w:color="auto" w:fill="auto"/>
          </w:tcPr>
          <w:p w14:paraId="43485B6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49E77E0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0DA6C7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6800B9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9496B1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09DEC8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1E4494B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B6713B1" w14:textId="77777777" w:rsidTr="00632015">
        <w:trPr>
          <w:divId w:val="2116439976"/>
          <w:tblCellSpacing w:w="142" w:type="dxa"/>
        </w:trPr>
        <w:tc>
          <w:tcPr>
            <w:tcW w:w="4710" w:type="pct"/>
            <w:shd w:val="clear" w:color="auto" w:fill="000000"/>
          </w:tcPr>
          <w:p w14:paraId="4808F9E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3466F0FC" w14:textId="77777777" w:rsidTr="00632015">
        <w:trPr>
          <w:divId w:val="2116439976"/>
          <w:tblCellSpacing w:w="142" w:type="dxa"/>
        </w:trPr>
        <w:tc>
          <w:tcPr>
            <w:tcW w:w="4710" w:type="pct"/>
            <w:shd w:val="clear" w:color="auto" w:fill="auto"/>
          </w:tcPr>
          <w:p w14:paraId="5C6B36C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18225DF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97ACFF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789731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F1178C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0C54078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0EB24C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939C84A"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8C59AF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FD6FEF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60173D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0C6255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C9489C0"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975553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1553810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F8A36D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6C37B85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14:paraId="30A764FB"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20D9AB6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59916D6D"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3B1FD4BA"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4F30AD26"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96F72E2"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397070A"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33F5FAA7"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7E9DA15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0043B485"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4070F60F"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89C6994"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103" w:name="pr3-ps2-."/>
      <w:bookmarkEnd w:id="103"/>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338B299C"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7CC80D26"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21AD75F3"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4" w:name="pr3-ps5-."/>
      <w:bookmarkEnd w:id="104"/>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1692AA9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5" w:name="pr3-ps6-."/>
      <w:bookmarkEnd w:id="105"/>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13A74F5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149C0A23"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13D9D6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73CC7D9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06" w:name="pr3-ps3-."/>
      <w:bookmarkStart w:id="107" w:name="pr3-ps4-."/>
      <w:bookmarkStart w:id="108" w:name="pr4-ps1-."/>
      <w:bookmarkEnd w:id="106"/>
      <w:bookmarkEnd w:id="107"/>
      <w:bookmarkEnd w:id="108"/>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14:paraId="06F9F4E7"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09" w:name="pr4-ps2-."/>
      <w:bookmarkEnd w:id="109"/>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3E34F17F"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0" w:name="pr4-ps3-."/>
      <w:bookmarkEnd w:id="110"/>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10217C17"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6FA247D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3FABA40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1" w:name="pr4-ps4-."/>
      <w:bookmarkEnd w:id="111"/>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36C089F8"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2" w:name="pr4-ps5-."/>
      <w:bookmarkEnd w:id="112"/>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1379B860"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3FA3071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6C5359B0"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54A4A375"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113" w:name="pr5-he-."/>
      <w:bookmarkEnd w:id="113"/>
    </w:p>
    <w:p w14:paraId="4B1F9658"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15D79BD1"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0B815F5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7D33723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9B140C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600F174A"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3DFD5B8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3BAD4E9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4" w:name="pr5-ps2-."/>
      <w:bookmarkEnd w:id="114"/>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02ACDD1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5" w:name="pr5-ps3-."/>
      <w:bookmarkEnd w:id="115"/>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3CA958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6" w:name="pr5-ps4-."/>
      <w:bookmarkEnd w:id="116"/>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47C8129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617E278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FBF9633"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33F1FDCB"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65A2115C"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1580F49B"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0F348D4B"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6E1D257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6F32973F"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02E15070"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18D7989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206237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608B5CB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5D70426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36AF46A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7D3720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6EAB84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35AC008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229C8C7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6AC47F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0F53916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13FEB2C8"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D1D4E4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85055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1CF0D90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5EC394F9"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1036F8B7"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27F0394F"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45D3415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547ECF4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1FE25F0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4A64B55C"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148E6324"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156D1643" w14:textId="77777777" w:rsidTr="00267633">
        <w:trPr>
          <w:divId w:val="2116439976"/>
        </w:trPr>
        <w:tc>
          <w:tcPr>
            <w:tcW w:w="7372" w:type="dxa"/>
            <w:shd w:val="clear" w:color="auto" w:fill="auto"/>
          </w:tcPr>
          <w:p w14:paraId="357E11F4"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408388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1109D5D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15E7FD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14:paraId="615C0F6F"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23C90079"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7123F20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0B09E39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54FE707" w14:textId="77777777" w:rsidTr="00267633">
        <w:trPr>
          <w:divId w:val="2116439976"/>
        </w:trPr>
        <w:tc>
          <w:tcPr>
            <w:tcW w:w="7372" w:type="dxa"/>
            <w:shd w:val="clear" w:color="auto" w:fill="auto"/>
          </w:tcPr>
          <w:p w14:paraId="14FBCC3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AD696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0DF8E01" w14:textId="77777777" w:rsidTr="00267633">
        <w:trPr>
          <w:divId w:val="2116439976"/>
        </w:trPr>
        <w:tc>
          <w:tcPr>
            <w:tcW w:w="7372" w:type="dxa"/>
            <w:shd w:val="clear" w:color="auto" w:fill="auto"/>
          </w:tcPr>
          <w:p w14:paraId="555ECB1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A1F92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8F5D096" w14:textId="77777777" w:rsidTr="00267633">
        <w:trPr>
          <w:divId w:val="2116439976"/>
        </w:trPr>
        <w:tc>
          <w:tcPr>
            <w:tcW w:w="7372" w:type="dxa"/>
            <w:shd w:val="clear" w:color="auto" w:fill="auto"/>
          </w:tcPr>
          <w:p w14:paraId="2B5791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97502B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9F09BE9" w14:textId="77777777" w:rsidTr="00267633">
        <w:trPr>
          <w:divId w:val="2116439976"/>
        </w:trPr>
        <w:tc>
          <w:tcPr>
            <w:tcW w:w="7372" w:type="dxa"/>
            <w:shd w:val="clear" w:color="auto" w:fill="auto"/>
          </w:tcPr>
          <w:p w14:paraId="09500D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F2FDAF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2B4653C" w14:textId="77777777" w:rsidTr="00267633">
        <w:trPr>
          <w:divId w:val="2116439976"/>
        </w:trPr>
        <w:tc>
          <w:tcPr>
            <w:tcW w:w="7372" w:type="dxa"/>
            <w:shd w:val="clear" w:color="auto" w:fill="auto"/>
          </w:tcPr>
          <w:p w14:paraId="2E9A13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EA4DB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0E05457" w14:textId="77777777" w:rsidTr="00267633">
        <w:trPr>
          <w:divId w:val="2116439976"/>
        </w:trPr>
        <w:tc>
          <w:tcPr>
            <w:tcW w:w="7372" w:type="dxa"/>
            <w:shd w:val="clear" w:color="auto" w:fill="auto"/>
          </w:tcPr>
          <w:p w14:paraId="7D9C7D0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77751AE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62970EE0"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58228F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4A7BD76" w14:textId="77777777" w:rsidTr="00267633">
        <w:trPr>
          <w:divId w:val="2116439976"/>
        </w:trPr>
        <w:tc>
          <w:tcPr>
            <w:tcW w:w="7372" w:type="dxa"/>
            <w:shd w:val="clear" w:color="auto" w:fill="auto"/>
          </w:tcPr>
          <w:p w14:paraId="79105F8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042C9F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3EFB16F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1AD1B55"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28FE73A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6CEDCB4" w14:textId="77777777" w:rsidTr="00267633">
        <w:trPr>
          <w:divId w:val="2116439976"/>
        </w:trPr>
        <w:tc>
          <w:tcPr>
            <w:tcW w:w="7372" w:type="dxa"/>
            <w:shd w:val="clear" w:color="auto" w:fill="auto"/>
          </w:tcPr>
          <w:p w14:paraId="721C320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EB73D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C2E919B" w14:textId="77777777" w:rsidTr="00267633">
        <w:trPr>
          <w:divId w:val="2116439976"/>
        </w:trPr>
        <w:tc>
          <w:tcPr>
            <w:tcW w:w="7372" w:type="dxa"/>
            <w:shd w:val="clear" w:color="auto" w:fill="auto"/>
          </w:tcPr>
          <w:p w14:paraId="18F59CB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188E7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40D6C3" w14:textId="77777777" w:rsidTr="00267633">
        <w:trPr>
          <w:divId w:val="2116439976"/>
        </w:trPr>
        <w:tc>
          <w:tcPr>
            <w:tcW w:w="7372" w:type="dxa"/>
            <w:shd w:val="clear" w:color="auto" w:fill="auto"/>
          </w:tcPr>
          <w:p w14:paraId="4194A2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2255C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DE86BA" w14:textId="77777777" w:rsidTr="00267633">
        <w:trPr>
          <w:divId w:val="2116439976"/>
        </w:trPr>
        <w:tc>
          <w:tcPr>
            <w:tcW w:w="7372" w:type="dxa"/>
            <w:shd w:val="clear" w:color="auto" w:fill="auto"/>
          </w:tcPr>
          <w:p w14:paraId="007B9D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21648C91"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297169A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EDE1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354F376" w14:textId="77777777" w:rsidTr="00267633">
        <w:trPr>
          <w:divId w:val="2116439976"/>
        </w:trPr>
        <w:tc>
          <w:tcPr>
            <w:tcW w:w="7372" w:type="dxa"/>
            <w:shd w:val="clear" w:color="auto" w:fill="auto"/>
          </w:tcPr>
          <w:p w14:paraId="21E339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252F4773"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14:paraId="21D4C5CB"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AB4CD5E"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05377A13"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3C52E62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D6C6143" w14:textId="77777777" w:rsidTr="00267633">
        <w:trPr>
          <w:divId w:val="2116439976"/>
        </w:trPr>
        <w:tc>
          <w:tcPr>
            <w:tcW w:w="7372" w:type="dxa"/>
            <w:shd w:val="clear" w:color="auto" w:fill="auto"/>
          </w:tcPr>
          <w:p w14:paraId="7D0CC8A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E7AF09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583E421" w14:textId="77777777" w:rsidTr="00267633">
        <w:trPr>
          <w:divId w:val="2116439976"/>
        </w:trPr>
        <w:tc>
          <w:tcPr>
            <w:tcW w:w="7372" w:type="dxa"/>
            <w:shd w:val="clear" w:color="auto" w:fill="auto"/>
          </w:tcPr>
          <w:p w14:paraId="41DC3F2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96F7F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031D689" w14:textId="77777777" w:rsidTr="00267633">
        <w:trPr>
          <w:divId w:val="2116439976"/>
        </w:trPr>
        <w:tc>
          <w:tcPr>
            <w:tcW w:w="7372" w:type="dxa"/>
            <w:shd w:val="clear" w:color="auto" w:fill="auto"/>
          </w:tcPr>
          <w:p w14:paraId="2FD38C7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1C1BB0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CAF2E7D" w14:textId="77777777" w:rsidTr="00267633">
        <w:trPr>
          <w:divId w:val="2116439976"/>
        </w:trPr>
        <w:tc>
          <w:tcPr>
            <w:tcW w:w="7372" w:type="dxa"/>
            <w:shd w:val="clear" w:color="auto" w:fill="auto"/>
          </w:tcPr>
          <w:p w14:paraId="7300266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CF099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971BF8"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3B18D98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435DE11E"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039203E9"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13ACA41D"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6120B54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A712F1" w14:textId="77777777" w:rsidTr="00267633">
        <w:trPr>
          <w:divId w:val="2116439976"/>
          <w:jc w:val="center"/>
        </w:trPr>
        <w:tc>
          <w:tcPr>
            <w:tcW w:w="3080" w:type="dxa"/>
          </w:tcPr>
          <w:p w14:paraId="3ED7C00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5EEDF2D"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67F4AD3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48E8537"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3A994468"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4E210D1"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0FABDCE6"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4615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4EA682D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4F532E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2DAE19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B1C4C0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579C9EC0"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E83042B"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7343A5FB"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05438F8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BE55BD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90163B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55AE25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AAAA18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F03F4DE"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5D591F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4C5AE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454780DE"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6327ACA6"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4173AA5" w14:textId="107AAB6C" w:rsidR="00267633" w:rsidRPr="00267633" w:rsidRDefault="00657740"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657740">
        <w:rPr>
          <w:rFonts w:ascii="Times New Roman" w:hAnsi="Times New Roman" w:cs="Times New Roman"/>
          <w:caps/>
          <w:lang w:val="en-US" w:eastAsia="en-GB"/>
        </w:rPr>
        <w:t xml:space="preserve">EX PARTE </w:t>
      </w:r>
      <w:r w:rsidR="00267633" w:rsidRPr="00267633">
        <w:rPr>
          <w:rFonts w:ascii="Times New Roman" w:hAnsi="Times New Roman" w:cs="Times New Roman"/>
          <w:caps/>
          <w:sz w:val="22"/>
          <w:szCs w:val="22"/>
          <w:lang w:val="en-US" w:eastAsia="en-GB"/>
        </w:rPr>
        <w:t xml:space="preserve">ORIGINATING SUMMONS </w:t>
      </w:r>
    </w:p>
    <w:p w14:paraId="0A31735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2623325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2F4FFE7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AE2E00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5CB9EFA5"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642B6B2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70B990D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19F5E591"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974A958"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5B915B40"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72668E9F" w14:textId="77777777" w:rsidR="00267633" w:rsidRP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637A6AF0"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6A6558B8"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4D097B63" w14:textId="50016503" w:rsid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08D050C" w14:textId="1D0778D9" w:rsidR="000D6545" w:rsidRDefault="000D6545"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42B3EE5B" w14:textId="77777777" w:rsidR="000D6545" w:rsidRPr="00267633" w:rsidRDefault="000D6545" w:rsidP="000D6545">
      <w:pPr>
        <w:spacing w:before="120" w:after="0" w:line="240" w:lineRule="auto"/>
        <w:divId w:val="2116439976"/>
        <w:rPr>
          <w:rFonts w:ascii="Times New Roman" w:hAnsi="Times New Roman" w:cs="Times New Roman"/>
          <w:sz w:val="22"/>
          <w:szCs w:val="22"/>
          <w:lang w:val="en-US" w:eastAsia="en-GB"/>
        </w:rPr>
      </w:pPr>
    </w:p>
    <w:p w14:paraId="65865816" w14:textId="77777777" w:rsidR="000D6545" w:rsidRPr="000D6545"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 xml:space="preserve">Note:  </w:t>
      </w:r>
    </w:p>
    <w:p w14:paraId="7FCF580F" w14:textId="6DEE3236" w:rsidR="00267633" w:rsidRPr="00267633"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1.</w:t>
      </w:r>
      <w:r w:rsidRPr="000D6545">
        <w:rPr>
          <w:rFonts w:ascii="Times New Roman" w:hAnsi="Times New Roman" w:cs="Times New Roman"/>
          <w:sz w:val="22"/>
          <w:szCs w:val="22"/>
          <w:lang w:val="en-US" w:eastAsia="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2C57AFA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3AFB9A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16B965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5"/>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E4617BC" w14:textId="77777777" w:rsidTr="00267633">
        <w:trPr>
          <w:divId w:val="2116439976"/>
          <w:jc w:val="center"/>
        </w:trPr>
        <w:tc>
          <w:tcPr>
            <w:tcW w:w="3080" w:type="dxa"/>
          </w:tcPr>
          <w:p w14:paraId="7773F1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5F76C0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6FF893A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0950A7"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4A67E9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0F82A86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22838CA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2BB89C1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44916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303D2A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24B657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023BE7EB"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3CD22D"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6B57DDD7"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4E67B9D"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9210F47"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453D71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F6F14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7709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8AEA9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FAE102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3AD93E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50F337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233671CA"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AB81B2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03F5F5DF"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0DE60BB6"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D5BF239"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5B685BE2"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D99CB83"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Parties’ particulars</w:t>
      </w:r>
      <w:proofErr w:type="gramEnd"/>
      <w:r w:rsidRPr="00267633">
        <w:rPr>
          <w:rFonts w:ascii="Times New Roman" w:hAnsi="Times New Roman" w:cs="Times New Roman"/>
          <w:i/>
          <w:sz w:val="22"/>
          <w:szCs w:val="22"/>
          <w:lang w:val="en-US" w:eastAsia="en-GB"/>
        </w:rPr>
        <w:t xml:space="preserve"> (including details of marriage)</w:t>
      </w:r>
    </w:p>
    <w:p w14:paraId="2021355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parties’ </w:t>
      </w:r>
      <w:proofErr w:type="gramStart"/>
      <w:r w:rsidRPr="00267633">
        <w:rPr>
          <w:rFonts w:ascii="Times New Roman" w:hAnsi="Times New Roman" w:cs="Times New Roman"/>
          <w:sz w:val="22"/>
          <w:szCs w:val="22"/>
          <w:lang w:val="en-US" w:eastAsia="en-GB"/>
        </w:rPr>
        <w:t>particulars and</w:t>
      </w:r>
      <w:proofErr w:type="gramEnd"/>
      <w:r w:rsidRPr="00267633">
        <w:rPr>
          <w:rFonts w:ascii="Times New Roman" w:hAnsi="Times New Roman" w:cs="Times New Roman"/>
          <w:sz w:val="22"/>
          <w:szCs w:val="22"/>
          <w:lang w:val="en-US" w:eastAsia="en-GB"/>
        </w:rPr>
        <w:t xml:space="preserve"> details of their marriage, including date and place of marriage).</w:t>
      </w:r>
    </w:p>
    <w:p w14:paraId="3507E86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0B6C82A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relating</w:t>
      </w:r>
      <w:proofErr w:type="gramEnd"/>
      <w:r w:rsidRPr="00267633">
        <w:rPr>
          <w:rFonts w:ascii="Times New Roman" w:hAnsi="Times New Roman" w:cs="Times New Roman"/>
          <w:i/>
          <w:sz w:val="22"/>
          <w:szCs w:val="22"/>
          <w:lang w:val="en-US" w:eastAsia="en-GB"/>
        </w:rPr>
        <w:t xml:space="preserve"> to divorce, annulment or judicial separation</w:t>
      </w:r>
    </w:p>
    <w:p w14:paraId="5CDE01F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w:t>
      </w:r>
      <w:proofErr w:type="gramStart"/>
      <w:r w:rsidRPr="00267633">
        <w:rPr>
          <w:rFonts w:ascii="Times New Roman" w:hAnsi="Times New Roman" w:cs="Times New Roman"/>
          <w:sz w:val="22"/>
          <w:szCs w:val="22"/>
          <w:lang w:val="en-US" w:eastAsia="en-GB"/>
        </w:rPr>
        <w:t>particulars relating</w:t>
      </w:r>
      <w:proofErr w:type="gramEnd"/>
      <w:r w:rsidRPr="00267633">
        <w:rPr>
          <w:rFonts w:ascii="Times New Roman" w:hAnsi="Times New Roman" w:cs="Times New Roman"/>
          <w:sz w:val="22"/>
          <w:szCs w:val="22"/>
          <w:lang w:val="en-US" w:eastAsia="en-GB"/>
        </w:rPr>
        <w:t xml:space="preserve"> to the divorce, annulment or judicial separation and evidence that the divorce, annulment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4BFE0F69"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6CA20F33"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202E127D" w14:textId="77777777" w:rsidR="00267633" w:rsidRPr="00267633" w:rsidRDefault="00267633" w:rsidP="006172E9">
      <w:pPr>
        <w:keepNext/>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2287FBB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55D1293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14:paraId="542745F3"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01B357BE"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5839CD0B"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3C7C019B"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7C566348"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192BC868"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3FB3EC03"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74720BB3"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637BF59"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33B493C6"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3195CF9F"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5B4AE58B"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6354FD14"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7DE492"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B69BFD"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E8B28C7" w14:textId="77777777" w:rsidR="00267633" w:rsidRPr="00267633" w:rsidRDefault="00267633" w:rsidP="006172E9">
      <w:pPr>
        <w:numPr>
          <w:ilvl w:val="0"/>
          <w:numId w:val="95"/>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BA83B66"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0FFBA17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36EB4F7"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092133F0"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59D2273F"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6E388A6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0A228E8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6AC377E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04080C6" w14:textId="77777777" w:rsidTr="00267633">
        <w:trPr>
          <w:divId w:val="2116439976"/>
          <w:jc w:val="center"/>
        </w:trPr>
        <w:tc>
          <w:tcPr>
            <w:tcW w:w="3080" w:type="dxa"/>
          </w:tcPr>
          <w:p w14:paraId="67DB0FF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9FF472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315A4C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5993040"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10DCFF1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0931CD6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56A09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9D0540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835274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2A309D3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260D3442"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39A8E8F"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B5BE1D6"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EF3991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244289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BD54B7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0BE14B1"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72C7DB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0DF2D1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2CD1DABB"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C11470"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4F39B60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74085E73"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001C63B5"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5C29C908" w14:textId="77777777" w:rsidR="00267633" w:rsidRPr="00267633" w:rsidRDefault="00267633" w:rsidP="006172E9">
      <w:pPr>
        <w:numPr>
          <w:ilvl w:val="0"/>
          <w:numId w:val="112"/>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4A120D2D"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3190545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Parties’ particulars</w:t>
      </w:r>
      <w:proofErr w:type="gramEnd"/>
      <w:r w:rsidRPr="00267633">
        <w:rPr>
          <w:rFonts w:ascii="Times New Roman" w:eastAsia="SimSun" w:hAnsi="Times New Roman" w:cs="Times New Roman"/>
          <w:i/>
          <w:sz w:val="22"/>
          <w:szCs w:val="22"/>
          <w:lang w:val="en-US" w:eastAsia="en-US"/>
        </w:rPr>
        <w:t xml:space="preserve"> (including details of marriage)</w:t>
      </w:r>
    </w:p>
    <w:p w14:paraId="09002AAE"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parties’ </w:t>
      </w:r>
      <w:proofErr w:type="gramStart"/>
      <w:r w:rsidRPr="00267633">
        <w:rPr>
          <w:rFonts w:ascii="Times New Roman" w:eastAsia="SimSun" w:hAnsi="Times New Roman" w:cs="Times New Roman"/>
          <w:sz w:val="22"/>
          <w:szCs w:val="22"/>
          <w:lang w:val="en-US" w:eastAsia="en-US"/>
        </w:rPr>
        <w:t>particulars and</w:t>
      </w:r>
      <w:proofErr w:type="gramEnd"/>
      <w:r w:rsidRPr="00267633">
        <w:rPr>
          <w:rFonts w:ascii="Times New Roman" w:eastAsia="SimSun" w:hAnsi="Times New Roman" w:cs="Times New Roman"/>
          <w:sz w:val="22"/>
          <w:szCs w:val="22"/>
          <w:lang w:val="en-US" w:eastAsia="en-US"/>
        </w:rPr>
        <w:t xml:space="preserve"> details of their marriage (including date and place of marriage)).</w:t>
      </w:r>
    </w:p>
    <w:p w14:paraId="66721AF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42817A0E"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relating</w:t>
      </w:r>
      <w:proofErr w:type="gramEnd"/>
      <w:r w:rsidRPr="00267633">
        <w:rPr>
          <w:rFonts w:ascii="Times New Roman" w:eastAsia="SimSun" w:hAnsi="Times New Roman" w:cs="Times New Roman"/>
          <w:i/>
          <w:sz w:val="22"/>
          <w:szCs w:val="22"/>
          <w:lang w:val="en-US" w:eastAsia="en-US"/>
        </w:rPr>
        <w:t xml:space="preserve"> to divorce, annulment or judicial separation</w:t>
      </w:r>
    </w:p>
    <w:p w14:paraId="7C343C6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w:t>
      </w:r>
      <w:proofErr w:type="gramStart"/>
      <w:r w:rsidRPr="00267633">
        <w:rPr>
          <w:rFonts w:ascii="Times New Roman" w:eastAsia="SimSun" w:hAnsi="Times New Roman" w:cs="Times New Roman"/>
          <w:sz w:val="22"/>
          <w:szCs w:val="22"/>
          <w:lang w:val="en-US" w:eastAsia="en-US"/>
        </w:rPr>
        <w:t>particulars relating</w:t>
      </w:r>
      <w:proofErr w:type="gramEnd"/>
      <w:r w:rsidRPr="00267633">
        <w:rPr>
          <w:rFonts w:ascii="Times New Roman" w:eastAsia="SimSun" w:hAnsi="Times New Roman" w:cs="Times New Roman"/>
          <w:sz w:val="22"/>
          <w:szCs w:val="22"/>
          <w:lang w:val="en-US" w:eastAsia="en-US"/>
        </w:rPr>
        <w:t xml:space="preserve"> to the divorce, annulment or judicial separation).</w:t>
      </w:r>
    </w:p>
    <w:p w14:paraId="7AFD5882"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64397C6B"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0C67053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673EE6FD"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3306EF8"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241E11FD"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30A4CDF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3D7F036E"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4CB3665B" w14:textId="77777777" w:rsidR="00267633" w:rsidRPr="00267633" w:rsidRDefault="00267633" w:rsidP="006172E9">
      <w:pPr>
        <w:numPr>
          <w:ilvl w:val="0"/>
          <w:numId w:val="112"/>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196A914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853C03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3002922B"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6DAE435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159C0D6"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14:paraId="7B47AAFA"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077745D7"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05BEF6E4"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0A123BA2"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78866F2B"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863C319"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0640874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74935A0E"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3F2B70F"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21658A8D"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4F80FD5E"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2284D731" w14:textId="77777777" w:rsidR="00267633" w:rsidRPr="00267633" w:rsidRDefault="00267633" w:rsidP="006172E9">
      <w:pPr>
        <w:numPr>
          <w:ilvl w:val="0"/>
          <w:numId w:val="112"/>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5D4036A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037EC72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31AA9BA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79230F64"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51125D79"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4898C565" w14:textId="77777777" w:rsidR="00267633" w:rsidRPr="00267633" w:rsidRDefault="00267633" w:rsidP="006172E9">
      <w:pPr>
        <w:numPr>
          <w:ilvl w:val="0"/>
          <w:numId w:val="112"/>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27D996C0"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178FC2B"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96EF534"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30C1C833"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152A0D3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0948E147"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4BF7176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614A274E"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74D2C774"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553AB17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47B6F3AD"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50AF1EB2"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9396D40"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B21213E"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1051E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5C5F4425"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4DC634B4"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5175E46B" w14:textId="77777777" w:rsidTr="00267633">
        <w:trPr>
          <w:divId w:val="2116439976"/>
          <w:jc w:val="center"/>
        </w:trPr>
        <w:tc>
          <w:tcPr>
            <w:tcW w:w="2600" w:type="dxa"/>
          </w:tcPr>
          <w:p w14:paraId="47E0C17F"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146BF264"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117" w:name="form4"/>
            <w:bookmarkStart w:id="118" w:name="_Toc66445299"/>
            <w:bookmarkStart w:id="119" w:name="_Toc81709854"/>
            <w:bookmarkStart w:id="120" w:name="_Toc81710579"/>
            <w:bookmarkStart w:id="121" w:name="_Toc81717488"/>
            <w:bookmarkStart w:id="122" w:name="_Toc122854339"/>
            <w:bookmarkStart w:id="123" w:name="_Toc122854700"/>
            <w:bookmarkStart w:id="124" w:name="_Toc243995783"/>
            <w:bookmarkEnd w:id="117"/>
          </w:p>
          <w:p w14:paraId="0C3EA43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118"/>
            <w:bookmarkEnd w:id="119"/>
            <w:bookmarkEnd w:id="120"/>
            <w:bookmarkEnd w:id="121"/>
            <w:bookmarkEnd w:id="122"/>
            <w:bookmarkEnd w:id="123"/>
            <w:bookmarkEnd w:id="124"/>
            <w:r w:rsidRPr="00267633">
              <w:rPr>
                <w:rFonts w:ascii="Times New Roman" w:hAnsi="Times New Roman"/>
                <w:bCs/>
                <w:iCs/>
                <w:spacing w:val="-3"/>
                <w:lang w:val="en-GB" w:eastAsia="zh-CN"/>
              </w:rPr>
              <w:t>ORM 230</w:t>
            </w:r>
          </w:p>
        </w:tc>
        <w:tc>
          <w:tcPr>
            <w:tcW w:w="2600" w:type="dxa"/>
          </w:tcPr>
          <w:p w14:paraId="5A2ED3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2C8B8CF"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5966B22B"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83E14E1" w14:textId="77777777" w:rsidTr="00267633">
        <w:trPr>
          <w:divId w:val="2116439976"/>
          <w:jc w:val="center"/>
        </w:trPr>
        <w:tc>
          <w:tcPr>
            <w:tcW w:w="3080" w:type="dxa"/>
          </w:tcPr>
          <w:p w14:paraId="53CDF4B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F31C2D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530C419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B3C45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B803E2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1DE5F39"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7AF7F8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12B9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F02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8BA3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630C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E47FF2"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1D0D25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F2C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004F8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9C87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2795A02C" w14:textId="77777777" w:rsidTr="00267633">
        <w:trPr>
          <w:divId w:val="2116439976"/>
        </w:trPr>
        <w:tc>
          <w:tcPr>
            <w:tcW w:w="828" w:type="dxa"/>
          </w:tcPr>
          <w:p w14:paraId="6BA4F66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328E8D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21D1F3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0E7C9F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E06025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460DDB9" w14:textId="77777777" w:rsidTr="00267633">
        <w:trPr>
          <w:divId w:val="2116439976"/>
        </w:trPr>
        <w:tc>
          <w:tcPr>
            <w:tcW w:w="828" w:type="dxa"/>
          </w:tcPr>
          <w:p w14:paraId="322E91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F919D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0612A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ABAAB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661E37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326B53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038D05"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45EA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529EC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3A2FF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F2B1A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A775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5008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584CB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83284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3ACD6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B0BAB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F8CFB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A46286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089C2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BC2127C" w14:textId="77777777" w:rsidTr="00267633">
        <w:trPr>
          <w:divId w:val="2116439976"/>
          <w:jc w:val="center"/>
        </w:trPr>
        <w:tc>
          <w:tcPr>
            <w:tcW w:w="3080" w:type="dxa"/>
          </w:tcPr>
          <w:p w14:paraId="3FED02B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28ED41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3C6A797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F4C0A7F"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33B6FB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7A3AC2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410FA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A038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A45E0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30B8949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429B2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EA49D0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0C072A83" w14:textId="77777777" w:rsidTr="00267633">
        <w:trPr>
          <w:divId w:val="2116439976"/>
        </w:trPr>
        <w:tc>
          <w:tcPr>
            <w:tcW w:w="828" w:type="dxa"/>
          </w:tcPr>
          <w:p w14:paraId="4C299A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730B4D8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3AA87A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102276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152D75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EF4DD08" w14:textId="77777777" w:rsidTr="00267633">
        <w:trPr>
          <w:divId w:val="2116439976"/>
        </w:trPr>
        <w:tc>
          <w:tcPr>
            <w:tcW w:w="828" w:type="dxa"/>
          </w:tcPr>
          <w:p w14:paraId="09F6A8D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6B77A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7D7BE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AACB6F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2D03C92"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79B07D82"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2CBE7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7FDC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3B325C8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50D70F92" w14:textId="77777777" w:rsidTr="00267633">
        <w:trPr>
          <w:divId w:val="2116439976"/>
        </w:trPr>
        <w:tc>
          <w:tcPr>
            <w:tcW w:w="828" w:type="dxa"/>
          </w:tcPr>
          <w:p w14:paraId="16144B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3942C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67C04B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5ECDAE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13B141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122FDA5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4648648D" w14:textId="77777777" w:rsidTr="00267633">
        <w:trPr>
          <w:divId w:val="2116439976"/>
        </w:trPr>
        <w:tc>
          <w:tcPr>
            <w:tcW w:w="828" w:type="dxa"/>
          </w:tcPr>
          <w:p w14:paraId="657D2C1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0E10E5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3941C2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2AC264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E881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2464FA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3E6AE97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8ABF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E3C88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49105B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A94FE1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0E3C20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C9801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E6F2B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5BAC20C" w14:textId="77777777" w:rsidTr="00267633">
        <w:trPr>
          <w:divId w:val="2116439976"/>
          <w:jc w:val="center"/>
        </w:trPr>
        <w:tc>
          <w:tcPr>
            <w:tcW w:w="3080" w:type="dxa"/>
          </w:tcPr>
          <w:p w14:paraId="49F2D34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3A0B07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469DFB34"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8B31D20"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713B80"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150486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4DC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4A39F3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41F81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7A6D6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91BC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3FFDA8A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13CE64B"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85B7EE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091F10A0"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36CE56" w14:textId="77777777" w:rsidTr="00267633">
        <w:trPr>
          <w:divId w:val="2116439976"/>
        </w:trPr>
        <w:tc>
          <w:tcPr>
            <w:tcW w:w="918" w:type="dxa"/>
          </w:tcPr>
          <w:p w14:paraId="07CD806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71C419C4"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0B1D5FB1"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00ECBF54"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1574AB9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37E6C06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A7015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290454D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FDFB167" w14:textId="77777777" w:rsidTr="00267633">
        <w:trPr>
          <w:divId w:val="2116439976"/>
        </w:trPr>
        <w:tc>
          <w:tcPr>
            <w:tcW w:w="918" w:type="dxa"/>
          </w:tcPr>
          <w:p w14:paraId="1F968F1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6DFD05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EBB9D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1E88E8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5433F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3A5AD1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EEEC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79E8695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41E4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8D9203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B51E7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0B5DAD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DD34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3693A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CAC2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DA05C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1A1F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13A5A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9D136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FEA4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4377C47" w14:textId="77777777" w:rsidTr="00267633">
        <w:trPr>
          <w:divId w:val="2116439976"/>
          <w:jc w:val="center"/>
        </w:trPr>
        <w:tc>
          <w:tcPr>
            <w:tcW w:w="3080" w:type="dxa"/>
          </w:tcPr>
          <w:p w14:paraId="7E09BC4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689327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68619FA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FA76D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A8DA2"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3C8857B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AF0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2E4B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E0C1E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05D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602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02DFF66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64FC01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32DE7E3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8B609E3" w14:textId="77777777" w:rsidTr="00267633">
        <w:trPr>
          <w:divId w:val="2116439976"/>
        </w:trPr>
        <w:tc>
          <w:tcPr>
            <w:tcW w:w="918" w:type="dxa"/>
          </w:tcPr>
          <w:p w14:paraId="1C9C621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66CC87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0653D747"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597661E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D97EEE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021196D5" w14:textId="77777777" w:rsidTr="00267633">
        <w:trPr>
          <w:divId w:val="2116439976"/>
        </w:trPr>
        <w:tc>
          <w:tcPr>
            <w:tcW w:w="918" w:type="dxa"/>
          </w:tcPr>
          <w:p w14:paraId="3AA612B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029F59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4BF714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2F699F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7D429E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2157F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6EDF3E0"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31B1BF5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05C30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71777E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E3D7587" w14:textId="77777777" w:rsidTr="00267633">
        <w:trPr>
          <w:divId w:val="2116439976"/>
        </w:trPr>
        <w:tc>
          <w:tcPr>
            <w:tcW w:w="918" w:type="dxa"/>
          </w:tcPr>
          <w:p w14:paraId="5A60822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436E284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740AF26B"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6302E489"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1064AB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96E0E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962EAF9" w14:textId="77777777" w:rsidTr="00267633">
        <w:trPr>
          <w:divId w:val="2116439976"/>
        </w:trPr>
        <w:tc>
          <w:tcPr>
            <w:tcW w:w="918" w:type="dxa"/>
          </w:tcPr>
          <w:p w14:paraId="56D28C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665CE15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143D235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08809F1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2DD3B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C35378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0A0C0DE"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213B1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885E1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31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A868C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C86A8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CAC1E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1DE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FB5B6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915F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CB9C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D9A8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2E41D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0A117F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F22564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B6477C3" w14:textId="77777777" w:rsidTr="00267633">
        <w:trPr>
          <w:divId w:val="2116439976"/>
          <w:jc w:val="center"/>
        </w:trPr>
        <w:tc>
          <w:tcPr>
            <w:tcW w:w="3080" w:type="dxa"/>
          </w:tcPr>
          <w:p w14:paraId="13547D98"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B62F2A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0E04DB7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85366A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29512D2"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2BFFBE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2C03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8FF8A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A4227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E7EE4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AC1C1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07BD73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0869A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7FC936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5418524B" w14:textId="77777777" w:rsidTr="00267633">
        <w:trPr>
          <w:divId w:val="2116439976"/>
        </w:trPr>
        <w:tc>
          <w:tcPr>
            <w:tcW w:w="918" w:type="dxa"/>
          </w:tcPr>
          <w:p w14:paraId="6539035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742904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2FA6B66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29B19FB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E48C55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68C835C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3C33D6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436A65C" w14:textId="77777777" w:rsidTr="00267633">
        <w:trPr>
          <w:divId w:val="2116439976"/>
        </w:trPr>
        <w:tc>
          <w:tcPr>
            <w:tcW w:w="918" w:type="dxa"/>
          </w:tcPr>
          <w:p w14:paraId="4419DCF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2F3EC1C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159CC5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3A4495E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F991E8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0349A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5D2A276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535CE24"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C3218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DD871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5947F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E6A5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8A28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42FEC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8A6A2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17E6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59E0CF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76A8A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3313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D3792A" w14:textId="77777777" w:rsidTr="00267633">
        <w:trPr>
          <w:divId w:val="2116439976"/>
          <w:jc w:val="center"/>
        </w:trPr>
        <w:tc>
          <w:tcPr>
            <w:tcW w:w="3080" w:type="dxa"/>
          </w:tcPr>
          <w:p w14:paraId="11417711"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7818C9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5FFA426F"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1DBF5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E6FE17A"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0529E2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E45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6DA62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158BB8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32D9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DC4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5F7454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CAD88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CE0F1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9CD7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681723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AA9C7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3E566DE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2C1182CC" w14:textId="77777777" w:rsidTr="00267633">
        <w:trPr>
          <w:divId w:val="2116439976"/>
        </w:trPr>
        <w:tc>
          <w:tcPr>
            <w:tcW w:w="918" w:type="dxa"/>
          </w:tcPr>
          <w:p w14:paraId="14C34E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239EA9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18EB876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1EB755D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7A65BD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259C5FF" w14:textId="77777777" w:rsidTr="00267633">
        <w:trPr>
          <w:divId w:val="2116439976"/>
        </w:trPr>
        <w:tc>
          <w:tcPr>
            <w:tcW w:w="918" w:type="dxa"/>
          </w:tcPr>
          <w:p w14:paraId="36D38A1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6C64DD0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7481605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90D79C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051B8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FFE2D9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528A7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AF57E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8CB46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53EF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07B1A7"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6370FE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6A38F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18DF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434EF0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C375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6F5250"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6FB59CE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552367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DFF811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091D3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B36F9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4CE050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EA37DF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1251F5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8300A9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6126531"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AC1070E"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1A38807A"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04A57A60"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1CD783D" w14:textId="77777777" w:rsidTr="00267633">
        <w:trPr>
          <w:divId w:val="2116439976"/>
          <w:jc w:val="center"/>
        </w:trPr>
        <w:tc>
          <w:tcPr>
            <w:tcW w:w="3080" w:type="dxa"/>
          </w:tcPr>
          <w:p w14:paraId="5B54753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5222801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109A12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28A69A4"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3039C3C"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4C8D8A9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D0B29D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051B6AF"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9DA48C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62758D5"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E87A8FD"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256AC1E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B9EC75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55316F2"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3FA42BCA"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1830B11D"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1F075903"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77EE99C2"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178DA73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14:paraId="305550BC"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4070F04"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2DD7FAAD"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1B879B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D233F06"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3C358A38"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D04534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9FC52FD"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40089FB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BC53D86" w14:textId="77777777" w:rsidTr="00F73568">
        <w:trPr>
          <w:divId w:val="2116439976"/>
        </w:trPr>
        <w:tc>
          <w:tcPr>
            <w:tcW w:w="918" w:type="dxa"/>
          </w:tcPr>
          <w:p w14:paraId="25E4B16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175DE62"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31E1310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2722310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65BEE94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6809051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3D142BB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9DD59A7"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20E7C3B" w14:textId="77777777" w:rsidTr="00F73568">
        <w:trPr>
          <w:divId w:val="2116439976"/>
        </w:trPr>
        <w:tc>
          <w:tcPr>
            <w:tcW w:w="918" w:type="dxa"/>
          </w:tcPr>
          <w:p w14:paraId="68D620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7998CC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75E05C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3B5650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7956C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0C0B016"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300E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B70A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0A7A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01ED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501097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885FE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5D3E3F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1CDDDD7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85EA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A7F7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8854E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72E1F0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69F63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F1844B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11045E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85624F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D478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11C30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A294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5F6B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AEE93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3640F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66C1E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2AB9E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29AE3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10DB7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6444C9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3BEA9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6A38E9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A28B6C"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25CBBA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C17B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0AB14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504E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9E1621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467DEC5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67E1B953"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DBA4315" w14:textId="77777777" w:rsidTr="00267633">
        <w:trPr>
          <w:divId w:val="2116439976"/>
          <w:jc w:val="center"/>
        </w:trPr>
        <w:tc>
          <w:tcPr>
            <w:tcW w:w="3080" w:type="dxa"/>
          </w:tcPr>
          <w:p w14:paraId="598F8390"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1B7000E"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148A03A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DAC3F5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405D33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E8538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7E3DD4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BAD39A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F89600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350A3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D694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4FF906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75F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B1FA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2F327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3CE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6C123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EBBF8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791F453A"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3FAFC233"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4B9E9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3B19A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553A8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025AAEA9" w14:textId="77777777" w:rsidTr="00267633">
        <w:trPr>
          <w:divId w:val="2116439976"/>
        </w:trPr>
        <w:tc>
          <w:tcPr>
            <w:tcW w:w="918" w:type="dxa"/>
          </w:tcPr>
          <w:p w14:paraId="51B3DCF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7C30838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C3210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57B4DAC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503B2DC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09594C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1DE25B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41B0468" w14:textId="77777777" w:rsidTr="00267633">
        <w:trPr>
          <w:divId w:val="2116439976"/>
        </w:trPr>
        <w:tc>
          <w:tcPr>
            <w:tcW w:w="918" w:type="dxa"/>
          </w:tcPr>
          <w:p w14:paraId="6BEB4B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CBE6F5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70C2249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630363D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B84CB9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08265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058DE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F9347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95F78F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FDE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BF558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53590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E8BAE7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B129A1"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5A96DF07"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8F6EBB4"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3BD4243" w14:textId="77777777"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6EA3F76D"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235810CD"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125" w:name="_Toc66445304"/>
      <w:bookmarkStart w:id="126" w:name="_Toc81709859"/>
      <w:bookmarkStart w:id="127" w:name="_Toc81710584"/>
      <w:bookmarkStart w:id="128" w:name="_Toc81717493"/>
      <w:bookmarkStart w:id="129" w:name="_Toc122854344"/>
      <w:bookmarkStart w:id="130" w:name="_Toc122854705"/>
      <w:bookmarkStart w:id="131" w:name="_Toc243995788"/>
      <w:r w:rsidRPr="00267633">
        <w:rPr>
          <w:rFonts w:ascii="Times New Roman" w:hAnsi="Times New Roman"/>
          <w:b/>
          <w:bCs/>
          <w:iCs/>
          <w:spacing w:val="-3"/>
          <w:szCs w:val="28"/>
          <w:lang w:val="en-GB" w:eastAsia="zh-CN"/>
        </w:rPr>
        <w:t>INJUNCTION PROHIBITING DISPOSAL OF ASSETS WORLDWIDE</w:t>
      </w:r>
      <w:bookmarkEnd w:id="125"/>
      <w:bookmarkEnd w:id="126"/>
      <w:bookmarkEnd w:id="127"/>
      <w:bookmarkEnd w:id="128"/>
      <w:bookmarkEnd w:id="129"/>
      <w:bookmarkEnd w:id="130"/>
      <w:bookmarkEnd w:id="131"/>
    </w:p>
    <w:p w14:paraId="04895A39"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2456F6B4"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374321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568D1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130E6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BFA7F2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ED91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EEFA4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4A0426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C489279"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2727E0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FEA148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222C9F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AA449F"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2E175D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6449F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F774D06"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6ED2980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1FFF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6958310"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30D1A739"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7609083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38C8C3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1EB94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55AD35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70E8E1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312C8C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21BDC9"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7A756D"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56F7B348"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77A5C57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2D947C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F15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0A6B42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D0E5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1BEF19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EA8B90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9CF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57159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2" w:name="form6_p1"/>
      <w:bookmarkEnd w:id="132"/>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13E3DBE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91B65"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C1CB4A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4C3986"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1B47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EEC749"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7760031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962DBA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09150F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01DAD4A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1D50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3" w:name="form6_p2"/>
      <w:bookmarkEnd w:id="133"/>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56A8266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D67E49"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3EB77E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8949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DD006B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409D9DF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C1517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085F021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FDF3D1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723758F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5C219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79818A6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9A8590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6B5A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1373F4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84D7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1D3E3D4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C24F7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746EA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75E7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AC58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68893B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ABB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1EDBF16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76C7A0A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6B0A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1C6C5CA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042A34C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386B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29877F1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E23C53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4D518E5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CF9F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542B205A"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15850021"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2A6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25A9357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67742E3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1E62C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BC041D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19AB7F8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48E39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7E51025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4D454B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60C2F3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3210F5D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4FB318A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24C6CF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148C10"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014E45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BD3F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64B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20CC89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38A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59B38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EC39821"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018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3EAEC9B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E0FE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defendant (or anyone notified of this order) may apply to the Court at any time to vary or discharge this order (or so much of it as affects that person), but anyone wishing to do so must inform the plaintiff's solicitors.</w:t>
      </w:r>
    </w:p>
    <w:p w14:paraId="493607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BB9B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043D8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15CC52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A94B26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158D988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4221F5A"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5C19C0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62FAAB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4589357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3BD4969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65A28EA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2846738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1CBE9D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6D70C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33135F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3EE19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4C60E6B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C7F25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74C08DD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A0DB6E4"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1B2DF736"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D7196C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9B31B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34CB5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0F69774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120B9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3B53015C"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7A6803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49373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AD886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AD0C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CBD1B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3DE5DB1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1218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3B4F3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5AB384"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A5B42F"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FE31C3"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C7D2A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8E8BE62"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DCA985"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6006C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5F16B6A"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79B2C14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9ACF59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55876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B3952E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12FA21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B69612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14C031F7"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C4997B0"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1E4D154E"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0E370710"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016AD5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1054CE8"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36439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270B097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D766AA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72E6556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966DD8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4A4D7C2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19A0C48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7A0392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8BD32E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3D57C34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EB6D6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64D211B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9FE83F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14:paraId="641905C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EFE75F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7301193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16"/>
          <w:footerReference w:type="default" r:id="rId17"/>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71BC1250" w14:textId="77777777" w:rsidTr="00267633">
        <w:trPr>
          <w:divId w:val="2116439976"/>
        </w:trPr>
        <w:tc>
          <w:tcPr>
            <w:tcW w:w="2600" w:type="dxa"/>
          </w:tcPr>
          <w:p w14:paraId="0C313690"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5706F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34" w:name="form7"/>
            <w:bookmarkStart w:id="135" w:name="_Toc66445305"/>
            <w:bookmarkStart w:id="136" w:name="_Toc81709860"/>
            <w:bookmarkStart w:id="137" w:name="_Toc81710585"/>
            <w:bookmarkStart w:id="138" w:name="_Toc81717494"/>
            <w:bookmarkStart w:id="139" w:name="_Toc122854345"/>
            <w:bookmarkStart w:id="140" w:name="_Toc122854706"/>
            <w:bookmarkStart w:id="141" w:name="_Toc243995789"/>
            <w:bookmarkEnd w:id="134"/>
            <w:r w:rsidRPr="00267633">
              <w:rPr>
                <w:rFonts w:ascii="Times New Roman" w:hAnsi="Times New Roman"/>
                <w:bCs/>
                <w:iCs/>
                <w:spacing w:val="-3"/>
                <w:szCs w:val="28"/>
                <w:lang w:val="en-GB" w:eastAsia="zh-CN"/>
              </w:rPr>
              <w:t xml:space="preserve">FORM </w:t>
            </w:r>
            <w:bookmarkEnd w:id="135"/>
            <w:bookmarkEnd w:id="136"/>
            <w:bookmarkEnd w:id="137"/>
            <w:bookmarkEnd w:id="138"/>
            <w:bookmarkEnd w:id="139"/>
            <w:bookmarkEnd w:id="140"/>
            <w:bookmarkEnd w:id="141"/>
            <w:r w:rsidRPr="00267633">
              <w:rPr>
                <w:rFonts w:ascii="Times New Roman" w:hAnsi="Times New Roman"/>
                <w:bCs/>
                <w:iCs/>
                <w:spacing w:val="-3"/>
                <w:szCs w:val="28"/>
                <w:lang w:val="en-GB" w:eastAsia="zh-CN"/>
              </w:rPr>
              <w:t>240</w:t>
            </w:r>
          </w:p>
          <w:p w14:paraId="40FA6D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62444FF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57177CA0"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3B14DFD1"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2ADB18AA"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42" w:name="_Toc66445306"/>
      <w:bookmarkStart w:id="143" w:name="_Toc81709861"/>
      <w:bookmarkStart w:id="144" w:name="_Toc81710586"/>
      <w:bookmarkStart w:id="145" w:name="_Toc81717495"/>
      <w:bookmarkStart w:id="146" w:name="_Toc122854346"/>
      <w:bookmarkStart w:id="147" w:name="_Toc122854707"/>
      <w:bookmarkStart w:id="148" w:name="_Toc243995790"/>
      <w:r w:rsidRPr="00267633">
        <w:rPr>
          <w:rFonts w:ascii="Times New Roman" w:hAnsi="Times New Roman"/>
          <w:b/>
          <w:bCs/>
          <w:iCs/>
          <w:smallCaps/>
          <w:szCs w:val="28"/>
          <w:lang w:val="en-GB" w:eastAsia="zh-CN"/>
        </w:rPr>
        <w:t>INJUNCTION PROHIBITING DISPOSAL OF ASSETS IN SINGAPORE</w:t>
      </w:r>
      <w:bookmarkEnd w:id="142"/>
      <w:bookmarkEnd w:id="143"/>
      <w:bookmarkEnd w:id="144"/>
      <w:bookmarkEnd w:id="145"/>
      <w:bookmarkEnd w:id="146"/>
      <w:bookmarkEnd w:id="147"/>
      <w:bookmarkEnd w:id="148"/>
    </w:p>
    <w:p w14:paraId="324DED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8AF304"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5799D99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43E2AE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001F6EE"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066AD5B7"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4B958B5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31096B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6E722D0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D36B492"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26BA1A1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8777B0"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04076F89"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C4E91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D1E33C6"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6AB50D4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ECBD2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50E9C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372594D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CCE2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0B47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2DCB9891"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6A8BF0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B54C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54205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7669B56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5061C7D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523BD0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BBBB3F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F309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68CB0057"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4ED8FCC5"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7565F2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3101A6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BD2A1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88175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31F4FDF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EBFA28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38CAFEE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A24A1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49" w:name="form7_p1"/>
      <w:bookmarkEnd w:id="149"/>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14:paraId="13017AE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AD58168"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2BD24C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3DC1023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7E9D5F"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468117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3C94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1FFE16C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BC32D8"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14:paraId="5BF779E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0CB9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43401B34"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0D6062CD"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45BAFBD5"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50" w:name="form7_p2"/>
      <w:bookmarkEnd w:id="150"/>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315BFE6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13BC86E"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84E5F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E775C4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41BA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339B8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85976B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B2C5B8B"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FC0B02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3274AE"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2E6A4"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A46FA98"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0086AF8"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FC6616"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6E54A7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5666AA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1515938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7CA8C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306D68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5F68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172C47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8C12DC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6072C4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A5D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25FDE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A89F3F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960FF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3947261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8D88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45C2A31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F724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0C9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50501E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B5BC8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530D325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3C5059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9935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1DB29D3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6847395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005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579A02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4A5AE6D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575D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B111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9EB1F0A"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2ACBB"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37963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2ED7F2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3CDF7"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0A714BA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376F439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14:paraId="4280EB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D63ED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4435E6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C629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3F85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0B02B6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2457C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747AC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B39F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743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5AA755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7E79A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6F0DC9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01623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321392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5C9BA74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6C20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0130A8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AA3B2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C2CA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338B2D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30DAB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7A43495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61648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6D5B35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5F2F15F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2C698C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68365A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084C051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676C94B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4B91AA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E4922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46C690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B51C1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2102901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5DB8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87B64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D910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25A20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9690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41C0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8AFB4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D7BC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F663F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985D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498A2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00456F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D18FF5"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3C8C632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C58DE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65E1A54A"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1C8F081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363605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184242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556B9407"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1B1AC2A9"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CAA99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AB26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2AA14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A4A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7AC14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6CE10"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372C17E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9DB576"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18"/>
          <w:type w:val="oddPage"/>
          <w:pgSz w:w="11909" w:h="16834" w:code="9"/>
          <w:pgMar w:top="1152" w:right="1440" w:bottom="1152" w:left="1440" w:header="720" w:footer="720" w:gutter="0"/>
          <w:paperSrc w:first="15" w:other="15"/>
          <w:cols w:space="720"/>
        </w:sectPr>
      </w:pPr>
    </w:p>
    <w:p w14:paraId="0A4740B8"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6A8A85F1"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F416A1B"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6B907BC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20EA5A3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2C0DF"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6DFE184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47F56F5F"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DBE6FCC"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7DD3A83E"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3BEA4923"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26048BD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76C0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1CE79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90B4F8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1F686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46B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DEEA6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7C8234"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3E9BD271"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7AE512D0"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410FA6A1" w14:textId="77777777" w:rsidR="002F0484" w:rsidRPr="002F0484" w:rsidRDefault="002F0484" w:rsidP="002F0484">
      <w:pPr>
        <w:pStyle w:val="ListParagraph"/>
        <w:tabs>
          <w:tab w:val="left" w:pos="1418"/>
        </w:tabs>
        <w:ind w:left="1418" w:hanging="709"/>
        <w:divId w:val="2116439976"/>
        <w:rPr>
          <w:sz w:val="24"/>
          <w:lang w:val="en-GB"/>
        </w:rPr>
      </w:pPr>
    </w:p>
    <w:p w14:paraId="10784C14" w14:textId="77777777" w:rsidR="000B1CC8" w:rsidRPr="002F0484" w:rsidRDefault="000B1CC8" w:rsidP="006172E9">
      <w:pPr>
        <w:pStyle w:val="ListParagraph"/>
        <w:numPr>
          <w:ilvl w:val="0"/>
          <w:numId w:val="1"/>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3618095C" w14:textId="77777777" w:rsidTr="00267633">
        <w:trPr>
          <w:gridAfter w:val="1"/>
          <w:divId w:val="2116439976"/>
          <w:wAfter w:w="561" w:type="dxa"/>
          <w:cantSplit/>
          <w:jc w:val="center"/>
        </w:trPr>
        <w:tc>
          <w:tcPr>
            <w:tcW w:w="7100" w:type="dxa"/>
          </w:tcPr>
          <w:p w14:paraId="720B49B8"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13543061" w14:textId="77777777" w:rsidTr="00267633">
        <w:trPr>
          <w:divId w:val="2116439976"/>
          <w:cantSplit/>
          <w:jc w:val="center"/>
        </w:trPr>
        <w:tc>
          <w:tcPr>
            <w:tcW w:w="7661" w:type="dxa"/>
            <w:gridSpan w:val="2"/>
          </w:tcPr>
          <w:p w14:paraId="532BEF74"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578E1798"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012C15FD"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1D624516" w14:textId="77777777" w:rsidTr="00267633">
        <w:trPr>
          <w:gridAfter w:val="1"/>
          <w:divId w:val="2116439976"/>
          <w:wAfter w:w="561" w:type="dxa"/>
          <w:cantSplit/>
          <w:jc w:val="center"/>
        </w:trPr>
        <w:tc>
          <w:tcPr>
            <w:tcW w:w="7100" w:type="dxa"/>
          </w:tcPr>
          <w:p w14:paraId="1FD0A5D3"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2276518E"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302371C4"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5AD03EBC" w14:textId="77777777" w:rsidR="00267633" w:rsidRPr="00267633" w:rsidRDefault="00267633" w:rsidP="00267633">
            <w:pPr>
              <w:spacing w:before="60" w:after="60" w:line="240" w:lineRule="auto"/>
              <w:rPr>
                <w:rFonts w:ascii="Times New Roman" w:hAnsi="Times New Roman" w:cs="Times New Roman"/>
                <w:lang w:val="en-GB" w:eastAsia="en-GB"/>
              </w:rPr>
            </w:pPr>
          </w:p>
          <w:p w14:paraId="0203A248" w14:textId="77777777" w:rsidR="00267633" w:rsidRPr="00267633" w:rsidRDefault="00267633" w:rsidP="00267633">
            <w:pPr>
              <w:spacing w:before="60" w:after="60" w:line="240" w:lineRule="auto"/>
              <w:rPr>
                <w:rFonts w:ascii="Times New Roman" w:hAnsi="Times New Roman" w:cs="Times New Roman"/>
                <w:lang w:val="en-GB" w:eastAsia="en-GB"/>
              </w:rPr>
            </w:pPr>
          </w:p>
          <w:p w14:paraId="60755635"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107915FC"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104D3027"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C3D0635"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4C240861"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5E011A4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B5A2C5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D6342C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405588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C213E1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25770B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F8BE21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46D5C6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DCEC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F72847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75040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CB4A62E"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9580C8D"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1E64EE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B6D8094" w14:textId="77777777"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88B7F9" w14:textId="77777777" w:rsidTr="00267633">
        <w:trPr>
          <w:divId w:val="2116439976"/>
          <w:jc w:val="center"/>
        </w:trPr>
        <w:tc>
          <w:tcPr>
            <w:tcW w:w="3080" w:type="dxa"/>
          </w:tcPr>
          <w:p w14:paraId="62EAA25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5E6348CF"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21ED1F8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20DFD20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906A11A"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7E5F2D85"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246247AC"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69644AC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79698F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776937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1B05343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31B134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69730"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2753041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36D110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0D6245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234D9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7B6404B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71624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45B2273F" w14:textId="77777777" w:rsidTr="00267633">
        <w:trPr>
          <w:divId w:val="2116439976"/>
          <w:tblHeader/>
        </w:trPr>
        <w:tc>
          <w:tcPr>
            <w:tcW w:w="828" w:type="dxa"/>
          </w:tcPr>
          <w:p w14:paraId="379135A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58C371A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5CEBD96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01088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62CBFAE" w14:textId="77777777" w:rsidTr="00267633">
        <w:trPr>
          <w:divId w:val="2116439976"/>
        </w:trPr>
        <w:tc>
          <w:tcPr>
            <w:tcW w:w="828" w:type="dxa"/>
          </w:tcPr>
          <w:p w14:paraId="5E9878C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1A5F0C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4B8043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2A7B08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727FFFC" w14:textId="77777777" w:rsidTr="00267633">
        <w:trPr>
          <w:divId w:val="2116439976"/>
        </w:trPr>
        <w:tc>
          <w:tcPr>
            <w:tcW w:w="828" w:type="dxa"/>
          </w:tcPr>
          <w:p w14:paraId="3DC2415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60526DB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5548ED8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9CC8C1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D1B5E7F" w14:textId="77777777" w:rsidTr="00267633">
        <w:trPr>
          <w:divId w:val="2116439976"/>
        </w:trPr>
        <w:tc>
          <w:tcPr>
            <w:tcW w:w="828" w:type="dxa"/>
          </w:tcPr>
          <w:p w14:paraId="0494636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BB54B3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05145C8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92F243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08D95D8"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2BA52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0ED09C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09D49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49F8781" w14:textId="77777777" w:rsidTr="00267633">
        <w:trPr>
          <w:divId w:val="2116439976"/>
        </w:trPr>
        <w:tc>
          <w:tcPr>
            <w:tcW w:w="828" w:type="dxa"/>
          </w:tcPr>
          <w:p w14:paraId="5E04F16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7EAE9A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B66E1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04D5667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09C82DB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F8F449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1648012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361A90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F305D02" w14:textId="77777777" w:rsidTr="00267633">
        <w:trPr>
          <w:divId w:val="2116439976"/>
        </w:trPr>
        <w:tc>
          <w:tcPr>
            <w:tcW w:w="828" w:type="dxa"/>
          </w:tcPr>
          <w:p w14:paraId="671E3EA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0E56378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1C9D0BF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FE1A97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E8FD8B0" w14:textId="77777777" w:rsidTr="00267633">
        <w:trPr>
          <w:divId w:val="2116439976"/>
        </w:trPr>
        <w:tc>
          <w:tcPr>
            <w:tcW w:w="828" w:type="dxa"/>
          </w:tcPr>
          <w:p w14:paraId="1D6CD07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7286750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2B440A1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C442D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DA31C3A" w14:textId="77777777" w:rsidTr="00267633">
        <w:trPr>
          <w:divId w:val="2116439976"/>
        </w:trPr>
        <w:tc>
          <w:tcPr>
            <w:tcW w:w="828" w:type="dxa"/>
          </w:tcPr>
          <w:p w14:paraId="3F78980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106C1D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14:paraId="1EB2C2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AE566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E0D874D" w14:textId="77777777" w:rsidTr="00267633">
        <w:trPr>
          <w:divId w:val="2116439976"/>
        </w:trPr>
        <w:tc>
          <w:tcPr>
            <w:tcW w:w="828" w:type="dxa"/>
          </w:tcPr>
          <w:p w14:paraId="557EC66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B8EDF8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14:paraId="3322CE2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94CB01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80C805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A4950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EF6C87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C759F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761A323"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17BC2AE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764EF615" w14:textId="77777777" w:rsidTr="00267633">
        <w:trPr>
          <w:divId w:val="2116439976"/>
        </w:trPr>
        <w:tc>
          <w:tcPr>
            <w:tcW w:w="820" w:type="dxa"/>
          </w:tcPr>
          <w:p w14:paraId="28C72B8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7BDC94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5846863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249800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75D2ED2B" w14:textId="77777777" w:rsidTr="00267633">
        <w:trPr>
          <w:divId w:val="2116439976"/>
        </w:trPr>
        <w:tc>
          <w:tcPr>
            <w:tcW w:w="820" w:type="dxa"/>
          </w:tcPr>
          <w:p w14:paraId="4E438B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04A86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62760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7FBA9554"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14:paraId="33FFC2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FA5F584" w14:textId="77777777" w:rsidTr="00267633">
        <w:trPr>
          <w:divId w:val="2116439976"/>
        </w:trPr>
        <w:tc>
          <w:tcPr>
            <w:tcW w:w="820" w:type="dxa"/>
          </w:tcPr>
          <w:p w14:paraId="37E18A7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628933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447B01D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E020C7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2B8831F" w14:textId="77777777" w:rsidTr="00267633">
        <w:trPr>
          <w:divId w:val="2116439976"/>
        </w:trPr>
        <w:tc>
          <w:tcPr>
            <w:tcW w:w="820" w:type="dxa"/>
          </w:tcPr>
          <w:p w14:paraId="4CC8CE8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4EA8CBF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3CA5AD4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AF561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2B8B37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6E37B4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2FFC482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9BED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7FCB056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2A9C708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38727019" w14:textId="77777777" w:rsidTr="00267633">
        <w:trPr>
          <w:divId w:val="2116439976"/>
        </w:trPr>
        <w:tc>
          <w:tcPr>
            <w:tcW w:w="815" w:type="dxa"/>
          </w:tcPr>
          <w:p w14:paraId="4E95D8F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65B141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5C1BD70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3149A5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FE4BF2E" w14:textId="77777777" w:rsidTr="00267633">
        <w:trPr>
          <w:divId w:val="2116439976"/>
        </w:trPr>
        <w:tc>
          <w:tcPr>
            <w:tcW w:w="815" w:type="dxa"/>
          </w:tcPr>
          <w:p w14:paraId="19433D2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38E0BB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14:paraId="3B64195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0A2CD86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14:paraId="7575B6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3B7790B" w14:textId="77777777" w:rsidTr="00267633">
        <w:trPr>
          <w:divId w:val="2116439976"/>
        </w:trPr>
        <w:tc>
          <w:tcPr>
            <w:tcW w:w="815" w:type="dxa"/>
          </w:tcPr>
          <w:p w14:paraId="45870F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95BCFB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23C3C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5BE8F9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5C380411" w14:textId="77777777" w:rsidTr="00267633">
        <w:trPr>
          <w:divId w:val="2116439976"/>
        </w:trPr>
        <w:tc>
          <w:tcPr>
            <w:tcW w:w="815" w:type="dxa"/>
          </w:tcPr>
          <w:p w14:paraId="00AB5C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90AB15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3A41425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749A3D8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6C00E2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060E1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14:paraId="7858A97A"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AB503"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24AF327F"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7030F618"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215DED4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2B63BE3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A93972F" w14:textId="77777777" w:rsidTr="00267633">
        <w:trPr>
          <w:divId w:val="2116439976"/>
          <w:tblHeader/>
        </w:trPr>
        <w:tc>
          <w:tcPr>
            <w:tcW w:w="819" w:type="dxa"/>
          </w:tcPr>
          <w:p w14:paraId="2C860C0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2D87D7D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4F6FF32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14D0D5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06238C63" w14:textId="77777777" w:rsidTr="00267633">
        <w:trPr>
          <w:divId w:val="2116439976"/>
        </w:trPr>
        <w:tc>
          <w:tcPr>
            <w:tcW w:w="819" w:type="dxa"/>
          </w:tcPr>
          <w:p w14:paraId="7B1B9FF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DD5BCC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BB7C8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148754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6CF9F6B"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5A1A62D0" w14:textId="77777777" w:rsidTr="00267633">
        <w:trPr>
          <w:divId w:val="2116439976"/>
        </w:trPr>
        <w:tc>
          <w:tcPr>
            <w:tcW w:w="819" w:type="dxa"/>
          </w:tcPr>
          <w:p w14:paraId="1CCD748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10FB37B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1095C39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C7E77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ABDB0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2712941" w14:textId="77777777" w:rsidTr="00267633">
        <w:trPr>
          <w:divId w:val="2116439976"/>
        </w:trPr>
        <w:tc>
          <w:tcPr>
            <w:tcW w:w="819" w:type="dxa"/>
          </w:tcPr>
          <w:p w14:paraId="414D9F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59E9041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5B4EBFB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771ED09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435E2C9"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524A2B6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2D3B200" w14:textId="77777777" w:rsidTr="00267633">
        <w:trPr>
          <w:divId w:val="2116439976"/>
        </w:trPr>
        <w:tc>
          <w:tcPr>
            <w:tcW w:w="819" w:type="dxa"/>
          </w:tcPr>
          <w:p w14:paraId="4A48539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53BCA6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074490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6C6A03A7"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3A1B11B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B841AB6"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5601818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E19F76C" w14:textId="77777777" w:rsidTr="00267633">
        <w:trPr>
          <w:divId w:val="2116439976"/>
        </w:trPr>
        <w:tc>
          <w:tcPr>
            <w:tcW w:w="819" w:type="dxa"/>
          </w:tcPr>
          <w:p w14:paraId="5E60712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34E2E0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7EDDCCE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1E0AC45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639FBD2F" w14:textId="77777777" w:rsidTr="00267633">
        <w:trPr>
          <w:divId w:val="2116439976"/>
        </w:trPr>
        <w:tc>
          <w:tcPr>
            <w:tcW w:w="819" w:type="dxa"/>
          </w:tcPr>
          <w:p w14:paraId="6535B3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58291B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3C17756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AFF6A5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4860CA05" w14:textId="77777777" w:rsidTr="00267633">
        <w:trPr>
          <w:divId w:val="2116439976"/>
        </w:trPr>
        <w:tc>
          <w:tcPr>
            <w:tcW w:w="819" w:type="dxa"/>
          </w:tcPr>
          <w:p w14:paraId="0229A0C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120A7B1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3720F80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6D8DB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43307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4B3594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1F7486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458E5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717C270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2F204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9A90455"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4181B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BDB49E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6B039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18E6E2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24C3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6D61977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3FC16C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901CD3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52BA9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1709D5E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58095E19" w14:textId="77777777" w:rsidTr="00267633">
        <w:trPr>
          <w:divId w:val="2116439976"/>
        </w:trPr>
        <w:tc>
          <w:tcPr>
            <w:tcW w:w="4328" w:type="dxa"/>
          </w:tcPr>
          <w:p w14:paraId="6F5F888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3F04C6A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3545F6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3BE7C523" w14:textId="77777777" w:rsidTr="00267633">
        <w:trPr>
          <w:divId w:val="2116439976"/>
        </w:trPr>
        <w:tc>
          <w:tcPr>
            <w:tcW w:w="4328" w:type="dxa"/>
          </w:tcPr>
          <w:p w14:paraId="7A6BB8C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119C800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2F79729" w14:textId="77777777" w:rsidTr="00267633">
        <w:trPr>
          <w:divId w:val="2116439976"/>
        </w:trPr>
        <w:tc>
          <w:tcPr>
            <w:tcW w:w="4328" w:type="dxa"/>
          </w:tcPr>
          <w:p w14:paraId="4582A59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401725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7F6EE0A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AC47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7B2F5B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D8EEA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748EF1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40803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427E9C5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4058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A218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683A0D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42BF556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3CAB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4F8C789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AF9FA1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42FC0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54259321" w14:textId="77777777" w:rsidTr="00267633">
        <w:trPr>
          <w:divId w:val="2116439976"/>
        </w:trPr>
        <w:tc>
          <w:tcPr>
            <w:tcW w:w="3348" w:type="dxa"/>
          </w:tcPr>
          <w:p w14:paraId="5A7E941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50461B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5FCF6FD" w14:textId="77777777" w:rsidTr="00267633">
        <w:trPr>
          <w:divId w:val="2116439976"/>
        </w:trPr>
        <w:tc>
          <w:tcPr>
            <w:tcW w:w="3348" w:type="dxa"/>
          </w:tcPr>
          <w:p w14:paraId="408A37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117379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1E3DBD8" w14:textId="77777777" w:rsidTr="00267633">
        <w:trPr>
          <w:divId w:val="2116439976"/>
        </w:trPr>
        <w:tc>
          <w:tcPr>
            <w:tcW w:w="3348" w:type="dxa"/>
          </w:tcPr>
          <w:p w14:paraId="249C058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108BE5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97AC2C" w14:textId="77777777" w:rsidTr="00267633">
        <w:trPr>
          <w:divId w:val="2116439976"/>
        </w:trPr>
        <w:tc>
          <w:tcPr>
            <w:tcW w:w="3348" w:type="dxa"/>
          </w:tcPr>
          <w:p w14:paraId="7D75C7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2A82F25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61B519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A05E1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5245F48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39DF652" w14:textId="77777777" w:rsidTr="00267633">
        <w:trPr>
          <w:divId w:val="2116439976"/>
        </w:trPr>
        <w:tc>
          <w:tcPr>
            <w:tcW w:w="3348" w:type="dxa"/>
          </w:tcPr>
          <w:p w14:paraId="60C332D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3B83353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75491EA" w14:textId="77777777" w:rsidTr="00267633">
        <w:trPr>
          <w:divId w:val="2116439976"/>
        </w:trPr>
        <w:tc>
          <w:tcPr>
            <w:tcW w:w="3348" w:type="dxa"/>
          </w:tcPr>
          <w:p w14:paraId="4DFF721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5BC9C9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7D7196D" w14:textId="77777777" w:rsidTr="00267633">
        <w:trPr>
          <w:divId w:val="2116439976"/>
        </w:trPr>
        <w:tc>
          <w:tcPr>
            <w:tcW w:w="3348" w:type="dxa"/>
          </w:tcPr>
          <w:p w14:paraId="326EB1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BA6C4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DF65287" w14:textId="77777777" w:rsidTr="00267633">
        <w:trPr>
          <w:divId w:val="2116439976"/>
        </w:trPr>
        <w:tc>
          <w:tcPr>
            <w:tcW w:w="3348" w:type="dxa"/>
          </w:tcPr>
          <w:p w14:paraId="01F7210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0B9AB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DC8F8E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2008F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2A8E11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7400421"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DEB24ED"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20F4881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016AF9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615AA1F2"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6D03B14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B5E8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7AB30C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F6364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D8CF16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4314B0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7E8103F3" w14:textId="77777777" w:rsidTr="00361A4D">
        <w:trPr>
          <w:divId w:val="2116439976"/>
        </w:trPr>
        <w:tc>
          <w:tcPr>
            <w:tcW w:w="792" w:type="dxa"/>
          </w:tcPr>
          <w:p w14:paraId="0BC28EB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41EAA36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618B8FD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421A1AC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5B6AD3E1" w14:textId="77777777" w:rsidTr="00361A4D">
        <w:trPr>
          <w:divId w:val="2116439976"/>
        </w:trPr>
        <w:tc>
          <w:tcPr>
            <w:tcW w:w="792" w:type="dxa"/>
          </w:tcPr>
          <w:p w14:paraId="3681771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1FC18F5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5FA486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5CE4E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6B290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01EF1408" w14:textId="77777777" w:rsidTr="00361A4D">
        <w:trPr>
          <w:divId w:val="2116439976"/>
        </w:trPr>
        <w:tc>
          <w:tcPr>
            <w:tcW w:w="792" w:type="dxa"/>
          </w:tcPr>
          <w:p w14:paraId="2C4F47CA"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7881DD2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290F34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76C8FA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ACFD36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0B2C993" w14:textId="77777777" w:rsidTr="00361A4D">
        <w:trPr>
          <w:divId w:val="2116439976"/>
        </w:trPr>
        <w:tc>
          <w:tcPr>
            <w:tcW w:w="792" w:type="dxa"/>
          </w:tcPr>
          <w:p w14:paraId="4BE02E0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72539C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0CB8897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1E7E71D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3E16C1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9FC904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93829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5AADF2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E31345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2A70F9" w14:textId="77777777" w:rsidTr="00361A4D">
        <w:trPr>
          <w:divId w:val="2116439976"/>
        </w:trPr>
        <w:tc>
          <w:tcPr>
            <w:tcW w:w="792" w:type="dxa"/>
          </w:tcPr>
          <w:p w14:paraId="05EBD49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34648B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7A607B5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2693A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A07AE3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3B3F67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A03BFF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CE9886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621DD1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BDA8AEB" w14:textId="77777777" w:rsidTr="00361A4D">
        <w:trPr>
          <w:divId w:val="2116439976"/>
        </w:trPr>
        <w:tc>
          <w:tcPr>
            <w:tcW w:w="792" w:type="dxa"/>
          </w:tcPr>
          <w:p w14:paraId="033CE9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52CB6D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613C1E8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5A6C223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1699D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AD83805" w14:textId="77777777" w:rsidTr="00361A4D">
        <w:trPr>
          <w:divId w:val="2116439976"/>
        </w:trPr>
        <w:tc>
          <w:tcPr>
            <w:tcW w:w="792" w:type="dxa"/>
          </w:tcPr>
          <w:p w14:paraId="1A102C7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7986C76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429C325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D4382A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1F90F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F2E2696" w14:textId="77777777" w:rsidTr="00361A4D">
        <w:trPr>
          <w:divId w:val="2116439976"/>
        </w:trPr>
        <w:tc>
          <w:tcPr>
            <w:tcW w:w="792" w:type="dxa"/>
          </w:tcPr>
          <w:p w14:paraId="03EA170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4682EB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14:paraId="278A78F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064F5CD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DA99E6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7F7C2" w14:textId="77777777" w:rsidTr="00361A4D">
        <w:trPr>
          <w:divId w:val="2116439976"/>
          <w:trHeight w:val="1449"/>
        </w:trPr>
        <w:tc>
          <w:tcPr>
            <w:tcW w:w="792" w:type="dxa"/>
          </w:tcPr>
          <w:p w14:paraId="088B348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5F6B691F"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14:paraId="36ACC60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D3670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738A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7429D81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21C3BFC7" w14:textId="77777777" w:rsidR="001B599E" w:rsidRPr="001B599E" w:rsidRDefault="001B599E" w:rsidP="001B599E">
      <w:pPr>
        <w:pStyle w:val="Heading1"/>
        <w:jc w:val="center"/>
        <w:divId w:val="2116439976"/>
        <w:rPr>
          <w:rFonts w:ascii="Arial Narrow" w:hAnsi="Arial Narrow" w:cstheme="majorBidi"/>
          <w:color w:val="auto"/>
          <w:sz w:val="24"/>
          <w:szCs w:val="32"/>
          <w:u w:val="single"/>
        </w:rPr>
      </w:pPr>
      <w:r w:rsidRPr="001B599E">
        <w:rPr>
          <w:rFonts w:ascii="Arial Narrow" w:hAnsi="Arial Narrow"/>
          <w:b w:val="0"/>
          <w:color w:val="auto"/>
          <w:sz w:val="24"/>
          <w:u w:val="single"/>
        </w:rPr>
        <w:lastRenderedPageBreak/>
        <w:t>FORM 243</w:t>
      </w:r>
    </w:p>
    <w:p w14:paraId="6DA0EADD" w14:textId="77777777" w:rsidR="001B599E" w:rsidRPr="001B599E" w:rsidRDefault="001B599E" w:rsidP="001B599E">
      <w:pPr>
        <w:spacing w:after="200" w:line="276" w:lineRule="auto"/>
        <w:divId w:val="2116439976"/>
        <w:rPr>
          <w:rFonts w:ascii="Arial Narrow" w:hAnsi="Arial Narrow"/>
          <w:b/>
          <w:u w:val="single"/>
        </w:rPr>
      </w:pPr>
      <w:r w:rsidRPr="001B599E">
        <w:rPr>
          <w:rFonts w:ascii="Arial Narrow" w:eastAsia="SimSun" w:hAnsi="Arial Narrow" w:cs="Times New Roman"/>
          <w:lang w:val="en-GB" w:eastAsia="en-GB"/>
        </w:rPr>
        <w:t>Para 86(5)(b)</w:t>
      </w:r>
    </w:p>
    <w:p w14:paraId="515F1B9E"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 xml:space="preserve">JOINT SUMMARY </w:t>
      </w:r>
    </w:p>
    <w:p w14:paraId="48B355A3"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(of parties’ respective positions as at DDMMYY)</w:t>
      </w:r>
    </w:p>
    <w:p w14:paraId="22E934DE" w14:textId="77777777" w:rsidR="001B599E" w:rsidRPr="001B599E" w:rsidRDefault="001B599E" w:rsidP="001B599E">
      <w:pPr>
        <w:jc w:val="center"/>
        <w:divId w:val="2116439976"/>
        <w:rPr>
          <w:rFonts w:ascii="Arial Narrow" w:hAnsi="Arial Narrow"/>
          <w:u w:val="single"/>
        </w:rPr>
      </w:pPr>
      <w:r w:rsidRPr="001B599E">
        <w:rPr>
          <w:rFonts w:ascii="Arial Narrow" w:hAnsi="Arial Narrow"/>
          <w:u w:val="single"/>
        </w:rPr>
        <w:t xml:space="preserve">(TITLE AS IN ACTION) </w:t>
      </w:r>
    </w:p>
    <w:p w14:paraId="679DFCA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1B599E" w:rsidRPr="001B599E" w14:paraId="016444A9"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2F2112C"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S/No</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0B89868D"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Particulars</w:t>
            </w:r>
          </w:p>
          <w:p w14:paraId="35FB803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shd w:val="clear" w:color="auto" w:fill="D9D9D9"/>
            <w:hideMark/>
          </w:tcPr>
          <w:p w14:paraId="0C7302F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Husband</w:t>
            </w:r>
          </w:p>
        </w:tc>
        <w:tc>
          <w:tcPr>
            <w:tcW w:w="2751" w:type="dxa"/>
            <w:tcBorders>
              <w:top w:val="single" w:sz="4" w:space="0" w:color="auto"/>
              <w:left w:val="single" w:sz="4" w:space="0" w:color="auto"/>
              <w:bottom w:val="single" w:sz="4" w:space="0" w:color="auto"/>
              <w:right w:val="single" w:sz="4" w:space="0" w:color="auto"/>
            </w:tcBorders>
            <w:shd w:val="clear" w:color="auto" w:fill="D9D9D9"/>
            <w:hideMark/>
          </w:tcPr>
          <w:p w14:paraId="3345AC07"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Wife</w:t>
            </w:r>
          </w:p>
        </w:tc>
        <w:tc>
          <w:tcPr>
            <w:tcW w:w="4549" w:type="dxa"/>
            <w:tcBorders>
              <w:top w:val="single" w:sz="4" w:space="0" w:color="auto"/>
              <w:left w:val="single" w:sz="4" w:space="0" w:color="auto"/>
              <w:bottom w:val="single" w:sz="4" w:space="0" w:color="auto"/>
              <w:right w:val="single" w:sz="4" w:space="0" w:color="auto"/>
            </w:tcBorders>
            <w:shd w:val="clear" w:color="auto" w:fill="D9D9D9"/>
            <w:hideMark/>
          </w:tcPr>
          <w:p w14:paraId="12E54A6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Remarks</w:t>
            </w:r>
          </w:p>
        </w:tc>
      </w:tr>
      <w:tr w:rsidR="001B599E" w:rsidRPr="001B599E" w14:paraId="31A50D5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AAC8C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1.</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78E676A1"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Current age of parties </w:t>
            </w:r>
          </w:p>
          <w:p w14:paraId="3C61E4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(birth date in brackets)</w:t>
            </w:r>
          </w:p>
          <w:p w14:paraId="127B0BD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1581A56D" w14:textId="77777777" w:rsidR="001B599E" w:rsidRPr="001B599E" w:rsidRDefault="001B599E">
            <w:pPr>
              <w:spacing w:after="0"/>
              <w:jc w:val="both"/>
              <w:rPr>
                <w:rFonts w:ascii="Arial Narrow" w:eastAsia="Calibri" w:hAnsi="Arial Narrow" w:cs="Times New Roman"/>
                <w:b/>
              </w:rPr>
            </w:pPr>
          </w:p>
        </w:tc>
        <w:tc>
          <w:tcPr>
            <w:tcW w:w="2751" w:type="dxa"/>
            <w:tcBorders>
              <w:top w:val="single" w:sz="4" w:space="0" w:color="auto"/>
              <w:left w:val="single" w:sz="4" w:space="0" w:color="auto"/>
              <w:bottom w:val="single" w:sz="4" w:space="0" w:color="auto"/>
              <w:right w:val="single" w:sz="4" w:space="0" w:color="auto"/>
            </w:tcBorders>
          </w:tcPr>
          <w:p w14:paraId="29B3FF2C" w14:textId="77777777" w:rsidR="001B599E" w:rsidRPr="001B599E" w:rsidRDefault="001B599E">
            <w:pPr>
              <w:spacing w:after="0"/>
              <w:jc w:val="both"/>
              <w:rPr>
                <w:rFonts w:ascii="Arial Narrow" w:eastAsia="Calibri" w:hAnsi="Arial Narrow" w:cs="Times New Roman"/>
                <w:b/>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950F3C7" w14:textId="77777777" w:rsidR="001B599E" w:rsidRPr="001B599E" w:rsidRDefault="001B599E">
            <w:pPr>
              <w:spacing w:after="0"/>
              <w:jc w:val="both"/>
              <w:rPr>
                <w:rFonts w:ascii="Arial Narrow" w:eastAsia="Calibri" w:hAnsi="Arial Narrow" w:cs="Times New Roman"/>
                <w:b/>
              </w:rPr>
            </w:pPr>
          </w:p>
        </w:tc>
      </w:tr>
      <w:tr w:rsidR="001B599E" w:rsidRPr="001B599E" w14:paraId="702FC96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23FE43D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2.</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6C7D32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Date of Marriage  </w:t>
            </w:r>
          </w:p>
          <w:p w14:paraId="19FA9C20" w14:textId="77777777" w:rsidR="001B599E" w:rsidRPr="001B599E" w:rsidRDefault="001B599E">
            <w:pPr>
              <w:spacing w:after="0"/>
              <w:jc w:val="both"/>
              <w:rPr>
                <w:rFonts w:ascii="Arial Narrow" w:eastAsia="Calibri" w:hAnsi="Arial Narrow" w:cs="Times New Roman"/>
                <w:b/>
              </w:rPr>
            </w:pPr>
          </w:p>
        </w:tc>
        <w:tc>
          <w:tcPr>
            <w:tcW w:w="5108" w:type="dxa"/>
            <w:gridSpan w:val="2"/>
            <w:tcBorders>
              <w:top w:val="single" w:sz="4" w:space="0" w:color="auto"/>
              <w:left w:val="single" w:sz="4" w:space="0" w:color="auto"/>
              <w:bottom w:val="single" w:sz="4" w:space="0" w:color="auto"/>
              <w:right w:val="single" w:sz="4" w:space="0" w:color="auto"/>
            </w:tcBorders>
          </w:tcPr>
          <w:p w14:paraId="3E443EE2" w14:textId="77777777" w:rsidR="001B599E" w:rsidRPr="001B599E" w:rsidRDefault="001B599E">
            <w:pPr>
              <w:spacing w:after="0"/>
              <w:jc w:val="both"/>
              <w:rPr>
                <w:rFonts w:ascii="Arial Narrow" w:eastAsia="Calibri" w:hAnsi="Arial Narrow" w:cs="Times New Roman"/>
                <w:highlight w:val="green"/>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2D33F9" w14:textId="77777777" w:rsidR="001B599E" w:rsidRPr="001B599E" w:rsidRDefault="001B599E">
            <w:pPr>
              <w:spacing w:after="0"/>
              <w:jc w:val="both"/>
              <w:rPr>
                <w:rFonts w:ascii="Arial Narrow" w:eastAsia="Calibri" w:hAnsi="Arial Narrow" w:cs="Times New Roman"/>
                <w:highlight w:val="green"/>
              </w:rPr>
            </w:pPr>
          </w:p>
        </w:tc>
      </w:tr>
      <w:tr w:rsidR="001B599E" w:rsidRPr="001B599E" w14:paraId="07E88541"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44F18A3"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3.</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9710E5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Date of Interim Judgment - including period of separation (if applicable)</w:t>
            </w:r>
          </w:p>
          <w:p w14:paraId="213FF374"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2D6B666F"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0C457A22"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06B1A9B" w14:textId="77777777" w:rsidR="001B599E" w:rsidRPr="001B599E" w:rsidRDefault="001B599E">
            <w:pPr>
              <w:spacing w:after="0"/>
              <w:jc w:val="both"/>
              <w:rPr>
                <w:rFonts w:ascii="Arial Narrow" w:eastAsia="Calibri" w:hAnsi="Arial Narrow" w:cs="Times New Roman"/>
              </w:rPr>
            </w:pPr>
          </w:p>
        </w:tc>
      </w:tr>
      <w:tr w:rsidR="001B599E" w:rsidRPr="001B599E" w14:paraId="79B8AFA7"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4CB30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lastRenderedPageBreak/>
              <w:t>4.</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5F7CF80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Occupation and educational /professional qualifications where applicable</w:t>
            </w:r>
          </w:p>
          <w:p w14:paraId="5843C7FC" w14:textId="77777777" w:rsidR="001B599E" w:rsidRPr="001B599E" w:rsidRDefault="001B599E">
            <w:pPr>
              <w:spacing w:after="0"/>
              <w:jc w:val="both"/>
              <w:rPr>
                <w:rFonts w:ascii="Arial Narrow" w:eastAsia="Calibri" w:hAnsi="Arial Narrow" w:cs="Times New Roman"/>
                <w:b/>
              </w:rPr>
            </w:pPr>
          </w:p>
          <w:p w14:paraId="3B5BE52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4F735532"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1698504F"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C4DA4D0" w14:textId="77777777" w:rsidR="001B599E" w:rsidRPr="001B599E" w:rsidRDefault="001B599E">
            <w:pPr>
              <w:spacing w:after="0"/>
              <w:jc w:val="both"/>
              <w:rPr>
                <w:rFonts w:ascii="Arial Narrow" w:eastAsia="Calibri" w:hAnsi="Arial Narrow" w:cs="Times New Roman"/>
              </w:rPr>
            </w:pPr>
          </w:p>
        </w:tc>
      </w:tr>
      <w:tr w:rsidR="001B599E" w:rsidRPr="001B599E" w14:paraId="493C8050"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D378FA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5.</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78FE359"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Monthly Income </w:t>
            </w:r>
          </w:p>
          <w:p w14:paraId="06119EB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(based on average annual income of SGD ____ including bonuses based on latest Notice of Assessment)</w:t>
            </w:r>
          </w:p>
          <w:p w14:paraId="6D02434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0ADB8CC8"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23B4788D"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hideMark/>
          </w:tcPr>
          <w:p w14:paraId="5D816CEC" w14:textId="77777777" w:rsidR="001B599E" w:rsidRPr="001B599E" w:rsidRDefault="001B599E">
            <w:pPr>
              <w:spacing w:after="0"/>
              <w:jc w:val="both"/>
              <w:rPr>
                <w:rFonts w:ascii="Arial Narrow" w:eastAsia="Calibri" w:hAnsi="Arial Narrow" w:cs="Times New Roman"/>
              </w:rPr>
            </w:pPr>
            <w:r w:rsidRPr="001B599E">
              <w:rPr>
                <w:rFonts w:ascii="Arial Narrow" w:eastAsia="Calibri" w:hAnsi="Arial Narrow" w:cs="Times New Roman"/>
              </w:rPr>
              <w:t>(</w:t>
            </w:r>
            <w:r w:rsidRPr="001B599E">
              <w:rPr>
                <w:rFonts w:ascii="Arial Narrow" w:eastAsia="Calibri" w:hAnsi="Arial Narrow" w:cs="Times New Roman"/>
                <w:i/>
              </w:rPr>
              <w:t xml:space="preserve">include </w:t>
            </w:r>
            <w:proofErr w:type="spellStart"/>
            <w:r w:rsidRPr="001B599E">
              <w:rPr>
                <w:rFonts w:ascii="Arial Narrow" w:hAnsi="Arial Narrow"/>
                <w:i/>
              </w:rPr>
              <w:t>Pg</w:t>
            </w:r>
            <w:proofErr w:type="spellEnd"/>
            <w:r w:rsidRPr="001B599E">
              <w:rPr>
                <w:rFonts w:ascii="Arial Narrow" w:hAnsi="Arial Narrow"/>
                <w:i/>
              </w:rPr>
              <w:t xml:space="preserve"> Ref to CB if applicable</w:t>
            </w:r>
            <w:r w:rsidRPr="001B599E">
              <w:rPr>
                <w:rFonts w:ascii="Arial Narrow" w:hAnsi="Arial Narrow"/>
              </w:rPr>
              <w:t>)</w:t>
            </w:r>
          </w:p>
        </w:tc>
      </w:tr>
    </w:tbl>
    <w:p w14:paraId="31134A17" w14:textId="77777777" w:rsidR="001B599E" w:rsidRPr="001B599E" w:rsidRDefault="001B599E" w:rsidP="001B599E">
      <w:pPr>
        <w:divId w:val="2116439976"/>
        <w:rPr>
          <w:rFonts w:ascii="Arial Narrow" w:eastAsiaTheme="minorHAnsi" w:hAnsi="Arial Narrow" w:cstheme="minorBidi"/>
          <w:b/>
          <w:u w:val="single"/>
          <w:lang w:eastAsia="en-US"/>
        </w:rPr>
      </w:pPr>
    </w:p>
    <w:p w14:paraId="4C0E23B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br w:type="page"/>
      </w:r>
    </w:p>
    <w:p w14:paraId="557C97F1"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2: Children’s issues</w:t>
      </w:r>
    </w:p>
    <w:p w14:paraId="27DDD37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1B599E" w:rsidRPr="001B599E" w14:paraId="05C8D447"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055632" w14:textId="77777777" w:rsidR="001B599E" w:rsidRPr="001B599E" w:rsidRDefault="001B599E">
            <w:pPr>
              <w:spacing w:before="120" w:after="120" w:line="240" w:lineRule="auto"/>
              <w:rPr>
                <w:rFonts w:ascii="Arial Narrow" w:hAnsi="Arial Narrow"/>
                <w:b/>
              </w:rPr>
            </w:pPr>
            <w:r w:rsidRPr="001B599E">
              <w:rPr>
                <w:rFonts w:ascii="Arial Narrow" w:hAnsi="Arial Narrow"/>
                <w:b/>
              </w:rPr>
              <w:t>Full Name</w:t>
            </w:r>
          </w:p>
        </w:tc>
        <w:tc>
          <w:tcPr>
            <w:tcW w:w="32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C85BDB" w14:textId="77777777" w:rsidR="001B599E" w:rsidRPr="001B599E" w:rsidRDefault="001B599E">
            <w:pPr>
              <w:spacing w:before="120" w:after="120" w:line="240" w:lineRule="auto"/>
              <w:rPr>
                <w:rFonts w:ascii="Arial Narrow" w:hAnsi="Arial Narrow"/>
                <w:b/>
              </w:rPr>
            </w:pPr>
            <w:r w:rsidRPr="001B599E">
              <w:rPr>
                <w:rFonts w:ascii="Arial Narrow" w:hAnsi="Arial Narrow"/>
                <w:b/>
              </w:rPr>
              <w:t>Birth date</w:t>
            </w:r>
          </w:p>
        </w:tc>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8DA65" w14:textId="77777777" w:rsidR="001B599E" w:rsidRPr="001B599E" w:rsidRDefault="001B599E">
            <w:pPr>
              <w:spacing w:before="120" w:after="120" w:line="240" w:lineRule="auto"/>
              <w:rPr>
                <w:rFonts w:ascii="Arial Narrow" w:hAnsi="Arial Narrow"/>
                <w:b/>
              </w:rPr>
            </w:pPr>
            <w:r w:rsidRPr="001B599E">
              <w:rPr>
                <w:rFonts w:ascii="Arial Narrow" w:hAnsi="Arial Narrow"/>
                <w:b/>
              </w:rPr>
              <w:t>Age (this calendar year)</w:t>
            </w:r>
          </w:p>
        </w:tc>
        <w:tc>
          <w:tcPr>
            <w:tcW w:w="3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5F1582" w14:textId="77777777" w:rsidR="001B599E" w:rsidRPr="001B599E" w:rsidRDefault="001B599E">
            <w:pPr>
              <w:spacing w:before="120" w:after="120" w:line="240" w:lineRule="auto"/>
              <w:rPr>
                <w:rFonts w:ascii="Arial Narrow" w:hAnsi="Arial Narrow"/>
                <w:b/>
              </w:rPr>
            </w:pPr>
            <w:r w:rsidRPr="001B599E">
              <w:rPr>
                <w:rFonts w:ascii="Arial Narrow" w:hAnsi="Arial Narrow"/>
                <w:b/>
              </w:rPr>
              <w:t>Remarks (include educational/ professional qualifications where applicable)</w:t>
            </w:r>
          </w:p>
        </w:tc>
      </w:tr>
      <w:tr w:rsidR="001B599E" w:rsidRPr="001B599E" w14:paraId="51825FF0"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0484562D"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63EAC088"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3FE9067C"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69AA9E28" w14:textId="77777777" w:rsidR="001B599E" w:rsidRPr="001B599E" w:rsidRDefault="001B599E">
            <w:pPr>
              <w:spacing w:before="120" w:after="120" w:line="240" w:lineRule="auto"/>
              <w:rPr>
                <w:rFonts w:ascii="Arial Narrow" w:hAnsi="Arial Narrow"/>
              </w:rPr>
            </w:pPr>
          </w:p>
        </w:tc>
      </w:tr>
      <w:tr w:rsidR="001B599E" w:rsidRPr="001B599E" w14:paraId="2F448D0A"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11A75A40"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C3DF77B"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504C064B"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0F9A5892" w14:textId="77777777" w:rsidR="001B599E" w:rsidRPr="001B599E" w:rsidRDefault="001B599E">
            <w:pPr>
              <w:spacing w:before="120" w:after="120" w:line="240" w:lineRule="auto"/>
              <w:rPr>
                <w:rFonts w:ascii="Arial Narrow" w:hAnsi="Arial Narrow"/>
              </w:rPr>
            </w:pPr>
          </w:p>
        </w:tc>
      </w:tr>
      <w:tr w:rsidR="001B599E" w:rsidRPr="001B599E" w14:paraId="7789AF6C"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3E394B8"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7CCD39BF"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682D4B9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2CBA061F" w14:textId="77777777" w:rsidR="001B599E" w:rsidRPr="001B599E" w:rsidRDefault="001B599E">
            <w:pPr>
              <w:spacing w:before="120" w:after="120" w:line="240" w:lineRule="auto"/>
              <w:rPr>
                <w:rFonts w:ascii="Arial Narrow" w:hAnsi="Arial Narrow"/>
              </w:rPr>
            </w:pPr>
          </w:p>
        </w:tc>
      </w:tr>
      <w:tr w:rsidR="001B599E" w:rsidRPr="001B599E" w14:paraId="1A912245"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81BAC1B"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8A67AF9"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05C8835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7863751F" w14:textId="77777777" w:rsidR="001B599E" w:rsidRPr="001B599E" w:rsidRDefault="001B599E">
            <w:pPr>
              <w:spacing w:before="120" w:after="120" w:line="240" w:lineRule="auto"/>
              <w:rPr>
                <w:rFonts w:ascii="Arial Narrow" w:hAnsi="Arial Narrow"/>
              </w:rPr>
            </w:pPr>
          </w:p>
        </w:tc>
      </w:tr>
    </w:tbl>
    <w:p w14:paraId="4CDC7C38" w14:textId="77777777" w:rsidR="001B599E" w:rsidRPr="001B599E" w:rsidRDefault="001B599E" w:rsidP="001B599E">
      <w:pPr>
        <w:divId w:val="2116439976"/>
        <w:rPr>
          <w:rFonts w:ascii="Arial Narrow" w:hAnsi="Arial Narrow" w:cstheme="minorBidi"/>
          <w:u w:val="single"/>
          <w:lang w:eastAsia="en-US"/>
        </w:rPr>
      </w:pPr>
    </w:p>
    <w:p w14:paraId="4196514D" w14:textId="77777777" w:rsidR="001B599E" w:rsidRPr="001B599E" w:rsidRDefault="001B599E" w:rsidP="001B599E">
      <w:pPr>
        <w:divId w:val="2116439976"/>
        <w:rPr>
          <w:rFonts w:ascii="Arial Narrow" w:hAnsi="Arial Narrow"/>
          <w:i/>
          <w:u w:val="single"/>
        </w:rPr>
      </w:pPr>
      <w:r w:rsidRPr="001B599E">
        <w:rPr>
          <w:rFonts w:ascii="Arial Narrow" w:hAnsi="Arial Narrow"/>
          <w:u w:val="single"/>
        </w:rPr>
        <w:t>2b. Proposals: (</w:t>
      </w:r>
      <w:r w:rsidRPr="001B599E">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1A2029C9"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EB9D276" w14:textId="77777777" w:rsidR="001B599E" w:rsidRPr="001B599E" w:rsidRDefault="001B599E">
            <w:pPr>
              <w:pStyle w:val="Table-hdg"/>
              <w:keepNext w:val="0"/>
              <w:keepLines w:val="0"/>
              <w:widowControl w:val="0"/>
              <w:spacing w:line="480"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CBCA63"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Husband’s position on custody, care and control and access </w:t>
            </w:r>
          </w:p>
        </w:tc>
      </w:tr>
      <w:tr w:rsidR="001B599E" w:rsidRPr="001B599E" w14:paraId="492B2F66"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5EEFB432"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2CE0DA80"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r w:rsidR="001B599E" w:rsidRPr="001B599E" w14:paraId="51C899B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8C64029" w14:textId="77777777" w:rsidR="001B599E" w:rsidRPr="001B599E" w:rsidRDefault="001B599E">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983226"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Wife’s position on custody, care and control and access </w:t>
            </w:r>
          </w:p>
        </w:tc>
      </w:tr>
      <w:tr w:rsidR="001B599E" w:rsidRPr="001B599E" w14:paraId="61CFD430"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17BD1CDB"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4D08B335"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bl>
    <w:p w14:paraId="7D0C30C4" w14:textId="77777777" w:rsidR="001B599E" w:rsidRPr="001B599E" w:rsidRDefault="001B599E" w:rsidP="001B599E">
      <w:pPr>
        <w:divId w:val="2116439976"/>
        <w:rPr>
          <w:rFonts w:ascii="Arial Narrow" w:hAnsi="Arial Narrow" w:cstheme="minorBidi"/>
          <w:lang w:eastAsia="en-US"/>
        </w:rPr>
      </w:pPr>
    </w:p>
    <w:p w14:paraId="57B7CEA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3: Division of Assets  </w:t>
      </w:r>
    </w:p>
    <w:p w14:paraId="417FDBD2"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6120EA7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liability which is related to an asset must be reflected together with the asset. An example is the mortgage loan. </w:t>
      </w:r>
    </w:p>
    <w:p w14:paraId="46D0D07F"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standalone liability must be stated as a negative value. An example is a personal loan. </w:t>
      </w:r>
    </w:p>
    <w:p w14:paraId="53DB611E" w14:textId="77777777" w:rsidR="001B599E" w:rsidRPr="001B599E" w:rsidRDefault="001B599E" w:rsidP="001B599E">
      <w:pPr>
        <w:jc w:val="both"/>
        <w:divId w:val="2116439976"/>
        <w:rPr>
          <w:rFonts w:ascii="Arial Narrow" w:hAnsi="Arial Narrow"/>
          <w:i/>
        </w:rPr>
      </w:pPr>
      <w:r w:rsidRPr="001B599E">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22299298"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2FE98AC4"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all non-quantifiable claims (unknown value or assertion of adverse inference) in Section 3e. </w:t>
      </w:r>
    </w:p>
    <w:p w14:paraId="2D7D47DD" w14:textId="77777777" w:rsidR="001B599E" w:rsidRPr="001B599E" w:rsidRDefault="001B599E" w:rsidP="001B599E">
      <w:pPr>
        <w:jc w:val="both"/>
        <w:divId w:val="2116439976"/>
        <w:rPr>
          <w:rFonts w:ascii="Arial Narrow" w:hAnsi="Arial Narrow"/>
          <w:i/>
        </w:rPr>
      </w:pPr>
      <w:r w:rsidRPr="001B599E">
        <w:rPr>
          <w:rFonts w:ascii="Arial Narrow" w:hAnsi="Arial Narrow"/>
          <w:i/>
        </w:rPr>
        <w:t>Any asset disputed to be a matrimonial asset should be included in this section, with the parties’ positions reflected under ‘Remarks’.</w:t>
      </w:r>
    </w:p>
    <w:p w14:paraId="3A3AA7C7"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All references should be to the Core Bundle only. </w:t>
      </w:r>
    </w:p>
    <w:p w14:paraId="7743437F" w14:textId="77777777" w:rsidR="001B599E" w:rsidRPr="001B599E" w:rsidRDefault="001B599E" w:rsidP="001B599E">
      <w:pPr>
        <w:pStyle w:val="ListParagraph"/>
        <w:ind w:left="1080"/>
        <w:divId w:val="2116439976"/>
        <w:rPr>
          <w:rFonts w:ascii="Arial Narrow" w:hAnsi="Arial Narrow"/>
          <w:b/>
          <w:sz w:val="24"/>
          <w:szCs w:val="24"/>
          <w:u w:val="single"/>
        </w:rPr>
      </w:pPr>
      <w:r w:rsidRPr="001B599E">
        <w:rPr>
          <w:rFonts w:ascii="Arial Narrow" w:hAnsi="Arial Narrow"/>
          <w:i/>
          <w:sz w:val="24"/>
          <w:szCs w:val="24"/>
          <w:highlight w:val="yellow"/>
        </w:rPr>
        <w:t xml:space="preserve"> </w:t>
      </w:r>
    </w:p>
    <w:p w14:paraId="6A8166E8"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1B599E" w:rsidRPr="001B599E" w14:paraId="6F574E62"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hideMark/>
          </w:tcPr>
          <w:p w14:paraId="0155B138" w14:textId="77777777" w:rsidR="001B599E" w:rsidRPr="001B599E" w:rsidRDefault="001B599E">
            <w:pPr>
              <w:spacing w:after="0" w:line="240" w:lineRule="auto"/>
              <w:rPr>
                <w:rFonts w:ascii="Arial Narrow" w:hAnsi="Arial Narrow"/>
                <w:b/>
              </w:rPr>
            </w:pPr>
            <w:r w:rsidRPr="001B599E">
              <w:rPr>
                <w:rFonts w:ascii="Arial Narrow" w:hAnsi="Arial Narrow"/>
                <w:b/>
              </w:rPr>
              <w:lastRenderedPageBreak/>
              <w:t>Item</w:t>
            </w:r>
          </w:p>
        </w:tc>
        <w:tc>
          <w:tcPr>
            <w:tcW w:w="4732" w:type="dxa"/>
            <w:gridSpan w:val="2"/>
            <w:tcBorders>
              <w:top w:val="single" w:sz="4" w:space="0" w:color="auto"/>
              <w:left w:val="single" w:sz="4" w:space="0" w:color="auto"/>
              <w:bottom w:val="single" w:sz="4" w:space="0" w:color="auto"/>
              <w:right w:val="single" w:sz="4" w:space="0" w:color="auto"/>
            </w:tcBorders>
          </w:tcPr>
          <w:p w14:paraId="4F7C6A24" w14:textId="77777777" w:rsidR="001B599E" w:rsidRPr="001B599E" w:rsidRDefault="001B599E">
            <w:pPr>
              <w:spacing w:after="0" w:line="240" w:lineRule="auto"/>
              <w:rPr>
                <w:rFonts w:ascii="Arial Narrow" w:hAnsi="Arial Narrow"/>
                <w:b/>
              </w:rPr>
            </w:pPr>
            <w:r w:rsidRPr="001B599E">
              <w:rPr>
                <w:rFonts w:ascii="Arial Narrow" w:hAnsi="Arial Narrow"/>
                <w:b/>
              </w:rPr>
              <w:t xml:space="preserve">H’s position </w:t>
            </w:r>
          </w:p>
          <w:p w14:paraId="7300B4C7" w14:textId="77777777" w:rsidR="001B599E" w:rsidRPr="001B599E" w:rsidRDefault="001B599E">
            <w:pPr>
              <w:spacing w:after="0" w:line="240" w:lineRule="auto"/>
              <w:rPr>
                <w:rFonts w:ascii="Arial Narrow" w:hAnsi="Arial Narrow"/>
                <w:b/>
              </w:rPr>
            </w:pPr>
          </w:p>
        </w:tc>
        <w:tc>
          <w:tcPr>
            <w:tcW w:w="4387" w:type="dxa"/>
            <w:gridSpan w:val="2"/>
            <w:tcBorders>
              <w:top w:val="single" w:sz="4" w:space="0" w:color="auto"/>
              <w:left w:val="single" w:sz="4" w:space="0" w:color="auto"/>
              <w:bottom w:val="single" w:sz="4" w:space="0" w:color="auto"/>
              <w:right w:val="single" w:sz="4" w:space="0" w:color="auto"/>
            </w:tcBorders>
            <w:hideMark/>
          </w:tcPr>
          <w:p w14:paraId="7D242974" w14:textId="77777777" w:rsidR="001B599E" w:rsidRPr="001B599E" w:rsidRDefault="001B599E">
            <w:pPr>
              <w:spacing w:after="0" w:line="240" w:lineRule="auto"/>
              <w:rPr>
                <w:rFonts w:ascii="Arial Narrow" w:hAnsi="Arial Narrow"/>
                <w:b/>
              </w:rPr>
            </w:pPr>
            <w:r w:rsidRPr="001B599E">
              <w:rPr>
                <w:rFonts w:ascii="Arial Narrow" w:hAnsi="Arial Narrow"/>
                <w:b/>
              </w:rPr>
              <w:t>W’s position</w:t>
            </w:r>
          </w:p>
        </w:tc>
      </w:tr>
      <w:tr w:rsidR="001B599E" w:rsidRPr="001B599E" w14:paraId="7ED75A3F"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03670090" w14:textId="77777777" w:rsidR="001B599E" w:rsidRPr="001B599E" w:rsidRDefault="001B599E">
            <w:pPr>
              <w:spacing w:after="0" w:line="240" w:lineRule="auto"/>
              <w:rPr>
                <w:rFonts w:ascii="Arial Narrow" w:hAnsi="Arial Narrow"/>
              </w:rPr>
            </w:pPr>
            <w:r w:rsidRPr="001B599E">
              <w:rPr>
                <w:rFonts w:ascii="Arial Narrow" w:hAnsi="Arial Narrow"/>
              </w:rPr>
              <w:t>Date for ascertaining pool of assets</w:t>
            </w:r>
          </w:p>
          <w:p w14:paraId="218D4AA3"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4751D24"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5BEBC452" w14:textId="77777777" w:rsidR="001B599E" w:rsidRPr="001B599E" w:rsidRDefault="001B599E">
            <w:pPr>
              <w:spacing w:after="0" w:line="240" w:lineRule="auto"/>
              <w:rPr>
                <w:rFonts w:ascii="Arial Narrow" w:hAnsi="Arial Narrow"/>
                <w:u w:val="single"/>
              </w:rPr>
            </w:pPr>
          </w:p>
        </w:tc>
      </w:tr>
      <w:tr w:rsidR="001B599E" w:rsidRPr="001B599E" w14:paraId="48C7DDFD"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26AE28A3" w14:textId="77777777" w:rsidR="001B599E" w:rsidRPr="001B599E" w:rsidRDefault="001B599E">
            <w:pPr>
              <w:spacing w:after="0" w:line="240" w:lineRule="auto"/>
              <w:rPr>
                <w:rFonts w:ascii="Arial Narrow" w:hAnsi="Arial Narrow"/>
              </w:rPr>
            </w:pPr>
            <w:r w:rsidRPr="001B599E">
              <w:rPr>
                <w:rFonts w:ascii="Arial Narrow" w:hAnsi="Arial Narrow"/>
              </w:rPr>
              <w:t>Date for determining value of assets</w:t>
            </w:r>
          </w:p>
          <w:p w14:paraId="0259B189"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5FC90B6"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05487BF3" w14:textId="77777777" w:rsidR="001B599E" w:rsidRPr="001B599E" w:rsidRDefault="001B599E">
            <w:pPr>
              <w:spacing w:after="0" w:line="240" w:lineRule="auto"/>
              <w:rPr>
                <w:rFonts w:ascii="Arial Narrow" w:hAnsi="Arial Narrow"/>
                <w:u w:val="single"/>
              </w:rPr>
            </w:pPr>
          </w:p>
        </w:tc>
      </w:tr>
      <w:tr w:rsidR="001B599E" w:rsidRPr="001B599E" w14:paraId="3418E48D" w14:textId="77777777" w:rsidTr="001B599E">
        <w:trPr>
          <w:divId w:val="2116439976"/>
        </w:trPr>
        <w:tc>
          <w:tcPr>
            <w:tcW w:w="4484" w:type="dxa"/>
            <w:vMerge w:val="restart"/>
            <w:tcBorders>
              <w:top w:val="single" w:sz="4" w:space="0" w:color="auto"/>
              <w:left w:val="single" w:sz="4" w:space="0" w:color="auto"/>
              <w:bottom w:val="single" w:sz="4" w:space="0" w:color="auto"/>
              <w:right w:val="single" w:sz="4" w:space="0" w:color="auto"/>
            </w:tcBorders>
            <w:hideMark/>
          </w:tcPr>
          <w:p w14:paraId="369BFC0B" w14:textId="77777777" w:rsidR="001B599E" w:rsidRPr="001B599E" w:rsidRDefault="001B599E">
            <w:pPr>
              <w:spacing w:after="0" w:line="240" w:lineRule="auto"/>
              <w:rPr>
                <w:rFonts w:ascii="Arial Narrow" w:hAnsi="Arial Narrow"/>
              </w:rPr>
            </w:pPr>
            <w:r w:rsidRPr="001B599E">
              <w:rPr>
                <w:rFonts w:ascii="Arial Narrow" w:hAnsi="Arial Narrow"/>
              </w:rPr>
              <w:t xml:space="preserve">Exchange rate to be applied </w:t>
            </w:r>
            <w:r w:rsidRPr="001B599E">
              <w:rPr>
                <w:rFonts w:ascii="Arial Narrow" w:hAnsi="Arial Narrow"/>
              </w:rPr>
              <w:br/>
            </w:r>
          </w:p>
          <w:p w14:paraId="1920F044" w14:textId="77777777" w:rsidR="001B599E" w:rsidRPr="001B599E" w:rsidRDefault="001B599E">
            <w:pPr>
              <w:spacing w:after="0" w:line="240" w:lineRule="auto"/>
              <w:rPr>
                <w:rFonts w:ascii="Arial Narrow" w:hAnsi="Arial Narrow"/>
              </w:rPr>
            </w:pPr>
            <w:r w:rsidRPr="001B599E">
              <w:rPr>
                <w:rFonts w:ascii="Arial Narrow" w:hAnsi="Arial Narrow"/>
                <w:i/>
              </w:rPr>
              <w:t>(State if there is any dispute and the basis of dispute)</w:t>
            </w:r>
          </w:p>
        </w:tc>
        <w:tc>
          <w:tcPr>
            <w:tcW w:w="2366" w:type="dxa"/>
            <w:tcBorders>
              <w:top w:val="single" w:sz="4" w:space="0" w:color="auto"/>
              <w:left w:val="single" w:sz="4" w:space="0" w:color="auto"/>
              <w:bottom w:val="single" w:sz="4" w:space="0" w:color="auto"/>
              <w:right w:val="single" w:sz="4" w:space="0" w:color="auto"/>
            </w:tcBorders>
            <w:hideMark/>
          </w:tcPr>
          <w:p w14:paraId="1FAE1202"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366" w:type="dxa"/>
            <w:tcBorders>
              <w:top w:val="single" w:sz="4" w:space="0" w:color="auto"/>
              <w:left w:val="single" w:sz="4" w:space="0" w:color="auto"/>
              <w:bottom w:val="single" w:sz="4" w:space="0" w:color="auto"/>
              <w:right w:val="single" w:sz="4" w:space="0" w:color="auto"/>
            </w:tcBorders>
            <w:hideMark/>
          </w:tcPr>
          <w:p w14:paraId="73F59E21"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c>
          <w:tcPr>
            <w:tcW w:w="2366" w:type="dxa"/>
            <w:tcBorders>
              <w:top w:val="single" w:sz="4" w:space="0" w:color="auto"/>
              <w:left w:val="single" w:sz="4" w:space="0" w:color="auto"/>
              <w:bottom w:val="single" w:sz="4" w:space="0" w:color="auto"/>
              <w:right w:val="single" w:sz="4" w:space="0" w:color="auto"/>
            </w:tcBorders>
            <w:hideMark/>
          </w:tcPr>
          <w:p w14:paraId="30C05C2A"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021" w:type="dxa"/>
            <w:tcBorders>
              <w:top w:val="single" w:sz="4" w:space="0" w:color="auto"/>
              <w:left w:val="single" w:sz="4" w:space="0" w:color="auto"/>
              <w:bottom w:val="single" w:sz="4" w:space="0" w:color="auto"/>
              <w:right w:val="single" w:sz="4" w:space="0" w:color="auto"/>
            </w:tcBorders>
            <w:hideMark/>
          </w:tcPr>
          <w:p w14:paraId="5E9C7A9E"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r>
      <w:tr w:rsidR="001B599E" w:rsidRPr="001B599E" w14:paraId="04B02688" w14:textId="77777777" w:rsidTr="001B599E">
        <w:trPr>
          <w:divId w:val="21164399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04D74E" w14:textId="77777777" w:rsidR="001B599E" w:rsidRPr="001B599E" w:rsidRDefault="001B599E">
            <w:pPr>
              <w:spacing w:after="0" w:line="240" w:lineRule="auto"/>
              <w:rPr>
                <w:rFonts w:ascii="Arial Narrow" w:hAnsi="Arial Narrow" w:cs="Times New Roman"/>
                <w:lang w:eastAsia="en-GB"/>
              </w:rPr>
            </w:pPr>
          </w:p>
        </w:tc>
        <w:tc>
          <w:tcPr>
            <w:tcW w:w="2366" w:type="dxa"/>
            <w:tcBorders>
              <w:top w:val="single" w:sz="4" w:space="0" w:color="auto"/>
              <w:left w:val="single" w:sz="4" w:space="0" w:color="auto"/>
              <w:bottom w:val="single" w:sz="4" w:space="0" w:color="auto"/>
              <w:right w:val="single" w:sz="4" w:space="0" w:color="auto"/>
            </w:tcBorders>
            <w:hideMark/>
          </w:tcPr>
          <w:p w14:paraId="66C49C42" w14:textId="77777777" w:rsidR="001B599E" w:rsidRPr="001B599E" w:rsidRDefault="001B599E">
            <w:pPr>
              <w:spacing w:after="0" w:line="240" w:lineRule="auto"/>
              <w:rPr>
                <w:rFonts w:ascii="Arial Narrow" w:hAnsi="Arial Narrow"/>
                <w:b/>
              </w:rPr>
            </w:pPr>
            <w:r w:rsidRPr="001B599E">
              <w:rPr>
                <w:rFonts w:ascii="Arial Narrow" w:hAnsi="Arial Narrow"/>
                <w:i/>
                <w:sz w:val="20"/>
              </w:rPr>
              <w:t>For e.g. USD</w:t>
            </w:r>
          </w:p>
        </w:tc>
        <w:tc>
          <w:tcPr>
            <w:tcW w:w="2366" w:type="dxa"/>
            <w:tcBorders>
              <w:top w:val="single" w:sz="4" w:space="0" w:color="auto"/>
              <w:left w:val="single" w:sz="4" w:space="0" w:color="auto"/>
              <w:bottom w:val="single" w:sz="4" w:space="0" w:color="auto"/>
              <w:right w:val="single" w:sz="4" w:space="0" w:color="auto"/>
            </w:tcBorders>
            <w:hideMark/>
          </w:tcPr>
          <w:p w14:paraId="1FAB7069" w14:textId="77777777" w:rsidR="001B599E" w:rsidRPr="001B599E" w:rsidRDefault="001B599E">
            <w:pPr>
              <w:spacing w:after="0" w:line="240" w:lineRule="auto"/>
              <w:rPr>
                <w:rFonts w:ascii="Arial Narrow" w:hAnsi="Arial Narrow"/>
                <w:b/>
              </w:rPr>
            </w:pPr>
            <w:r w:rsidRPr="001B599E">
              <w:rPr>
                <w:rFonts w:ascii="Arial Narrow" w:hAnsi="Arial Narrow"/>
                <w:i/>
                <w:sz w:val="20"/>
              </w:rPr>
              <w:t>0.74</w:t>
            </w:r>
          </w:p>
        </w:tc>
        <w:tc>
          <w:tcPr>
            <w:tcW w:w="2366" w:type="dxa"/>
            <w:tcBorders>
              <w:top w:val="single" w:sz="4" w:space="0" w:color="auto"/>
              <w:left w:val="single" w:sz="4" w:space="0" w:color="auto"/>
              <w:bottom w:val="single" w:sz="4" w:space="0" w:color="auto"/>
              <w:right w:val="single" w:sz="4" w:space="0" w:color="auto"/>
            </w:tcBorders>
          </w:tcPr>
          <w:p w14:paraId="0F043D38"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30AD555A" w14:textId="77777777" w:rsidR="001B599E" w:rsidRPr="001B599E" w:rsidRDefault="001B599E">
            <w:pPr>
              <w:spacing w:after="0" w:line="240" w:lineRule="auto"/>
              <w:rPr>
                <w:rFonts w:ascii="Arial Narrow" w:hAnsi="Arial Narrow"/>
                <w:b/>
              </w:rPr>
            </w:pPr>
          </w:p>
        </w:tc>
      </w:tr>
      <w:tr w:rsidR="001B599E" w:rsidRPr="001B599E" w14:paraId="25CD6BDC"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74C2D1CC" w14:textId="77777777" w:rsidR="001B599E" w:rsidRPr="001B599E" w:rsidRDefault="001B599E">
            <w:pPr>
              <w:spacing w:after="0" w:line="240" w:lineRule="auto"/>
              <w:rPr>
                <w:rStyle w:val="CommentReference"/>
                <w:rFonts w:ascii="Times New Roman" w:hAnsi="Times New Roman"/>
              </w:rPr>
            </w:pPr>
          </w:p>
        </w:tc>
        <w:tc>
          <w:tcPr>
            <w:tcW w:w="2366" w:type="dxa"/>
            <w:tcBorders>
              <w:top w:val="single" w:sz="4" w:space="0" w:color="auto"/>
              <w:left w:val="single" w:sz="4" w:space="0" w:color="auto"/>
              <w:bottom w:val="single" w:sz="4" w:space="0" w:color="auto"/>
              <w:right w:val="single" w:sz="4" w:space="0" w:color="auto"/>
            </w:tcBorders>
            <w:hideMark/>
          </w:tcPr>
          <w:p w14:paraId="70F76742"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For e.g. RM</w:t>
            </w:r>
          </w:p>
        </w:tc>
        <w:tc>
          <w:tcPr>
            <w:tcW w:w="2366" w:type="dxa"/>
            <w:tcBorders>
              <w:top w:val="single" w:sz="4" w:space="0" w:color="auto"/>
              <w:left w:val="single" w:sz="4" w:space="0" w:color="auto"/>
              <w:bottom w:val="single" w:sz="4" w:space="0" w:color="auto"/>
              <w:right w:val="single" w:sz="4" w:space="0" w:color="auto"/>
            </w:tcBorders>
            <w:hideMark/>
          </w:tcPr>
          <w:p w14:paraId="5E413B65"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2.9</w:t>
            </w:r>
          </w:p>
        </w:tc>
        <w:tc>
          <w:tcPr>
            <w:tcW w:w="2366" w:type="dxa"/>
            <w:tcBorders>
              <w:top w:val="single" w:sz="4" w:space="0" w:color="auto"/>
              <w:left w:val="single" w:sz="4" w:space="0" w:color="auto"/>
              <w:bottom w:val="single" w:sz="4" w:space="0" w:color="auto"/>
              <w:right w:val="single" w:sz="4" w:space="0" w:color="auto"/>
            </w:tcBorders>
          </w:tcPr>
          <w:p w14:paraId="07908B9A"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4F485ABA" w14:textId="77777777" w:rsidR="001B599E" w:rsidRPr="001B599E" w:rsidRDefault="001B599E">
            <w:pPr>
              <w:spacing w:after="0" w:line="240" w:lineRule="auto"/>
              <w:rPr>
                <w:rFonts w:ascii="Arial Narrow" w:hAnsi="Arial Narrow"/>
                <w:b/>
              </w:rPr>
            </w:pPr>
          </w:p>
        </w:tc>
      </w:tr>
    </w:tbl>
    <w:p w14:paraId="54AFAC0A" w14:textId="77777777" w:rsidR="001B599E" w:rsidRPr="001B599E" w:rsidRDefault="001B599E" w:rsidP="001B599E">
      <w:pPr>
        <w:divId w:val="2116439976"/>
        <w:rPr>
          <w:rFonts w:ascii="Arial Narrow" w:hAnsi="Arial Narrow" w:cstheme="minorBidi"/>
          <w:u w:val="single"/>
          <w:lang w:eastAsia="en-US"/>
        </w:rPr>
      </w:pPr>
      <w:r w:rsidRPr="001B599E">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26C05647"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67E2A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6F3DD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44A54A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32D265"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H’s Value / date of valuation </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BE2A34"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6611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CBFAF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686F9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E9A4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8638D9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3BBAB125"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42A99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Property ABC (with outstanding mortgage) </w:t>
            </w:r>
          </w:p>
        </w:tc>
        <w:tc>
          <w:tcPr>
            <w:tcW w:w="1798" w:type="dxa"/>
            <w:tcBorders>
              <w:top w:val="single" w:sz="4" w:space="0" w:color="auto"/>
              <w:left w:val="single" w:sz="4" w:space="0" w:color="auto"/>
              <w:bottom w:val="single" w:sz="4" w:space="0" w:color="auto"/>
              <w:right w:val="single" w:sz="4" w:space="0" w:color="auto"/>
            </w:tcBorders>
            <w:hideMark/>
          </w:tcPr>
          <w:p w14:paraId="715490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543399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5A8FE44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D360B1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7D53E57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hideMark/>
          </w:tcPr>
          <w:p w14:paraId="1695FE77"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Purchased prior to the marriage</w:t>
            </w:r>
          </w:p>
        </w:tc>
        <w:tc>
          <w:tcPr>
            <w:tcW w:w="1790" w:type="dxa"/>
            <w:tcBorders>
              <w:top w:val="single" w:sz="4" w:space="0" w:color="auto"/>
              <w:left w:val="single" w:sz="4" w:space="0" w:color="auto"/>
              <w:bottom w:val="single" w:sz="4" w:space="0" w:color="auto"/>
              <w:right w:val="single" w:sz="4" w:space="0" w:color="auto"/>
            </w:tcBorders>
            <w:hideMark/>
          </w:tcPr>
          <w:p w14:paraId="134FC99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76F6503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6270596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0B235F6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67108E3F"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012DE2D4"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8AF35E0"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E3CE5D9"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14AC061"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For e.g. Company XYZ</w:t>
            </w:r>
          </w:p>
        </w:tc>
        <w:tc>
          <w:tcPr>
            <w:tcW w:w="1798" w:type="dxa"/>
            <w:tcBorders>
              <w:top w:val="single" w:sz="4" w:space="0" w:color="auto"/>
              <w:left w:val="single" w:sz="4" w:space="0" w:color="auto"/>
              <w:bottom w:val="single" w:sz="4" w:space="0" w:color="auto"/>
              <w:right w:val="single" w:sz="4" w:space="0" w:color="auto"/>
            </w:tcBorders>
            <w:hideMark/>
          </w:tcPr>
          <w:p w14:paraId="2BC2F72C"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19113B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5AE8326"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72EA306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1D50CDD2"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FF4AD75"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4053FF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64B29A14"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32CDEAF3"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20BB45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4B66BF9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FD1714E"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0F48890"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027E43E"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56BCF8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5872C87B" w14:textId="77777777" w:rsidR="001B599E" w:rsidRPr="001B599E" w:rsidRDefault="001B599E" w:rsidP="001B599E">
      <w:pPr>
        <w:divId w:val="2116439976"/>
        <w:rPr>
          <w:rFonts w:ascii="Arial Narrow" w:hAnsi="Arial Narrow" w:cstheme="minorBidi"/>
          <w:u w:val="single"/>
          <w:lang w:eastAsia="en-US"/>
        </w:rPr>
      </w:pPr>
    </w:p>
    <w:p w14:paraId="4681FEE9"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1F50E4FB"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1CFD8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6BF1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3A4DC52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11CF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103718"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1E82F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93F3A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F671E2"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BB16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42AD63C"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D6D25A1"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5F49976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25417B3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5C20ED6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640955B"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26AEB77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17C0862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FE6612D"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8B7DB8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0A69A24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11842A09"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164D4861"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2DDE720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49CA3B22"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6E4B5C18"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5C18EF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39FE8EE"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D16A2F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06CFD6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2041C62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Car </w:t>
            </w:r>
          </w:p>
        </w:tc>
        <w:tc>
          <w:tcPr>
            <w:tcW w:w="1798" w:type="dxa"/>
            <w:tcBorders>
              <w:top w:val="single" w:sz="4" w:space="0" w:color="auto"/>
              <w:left w:val="single" w:sz="4" w:space="0" w:color="auto"/>
              <w:bottom w:val="single" w:sz="4" w:space="0" w:color="auto"/>
              <w:right w:val="single" w:sz="4" w:space="0" w:color="auto"/>
            </w:tcBorders>
            <w:hideMark/>
          </w:tcPr>
          <w:p w14:paraId="165AFA4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B3FDC7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1BF9B24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539EB1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29FDD21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097271D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684F2C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562C1A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28AC7CE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7C3FDA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389CC01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08157EA"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2A73C9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5877D532"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83AC0B9"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1003FB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99266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B62E581"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5C0B66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C68E24B"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EBE3941"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64CB6B3A" w14:textId="77777777" w:rsidR="001B599E" w:rsidRPr="001B599E" w:rsidRDefault="001B599E" w:rsidP="001B599E">
      <w:pPr>
        <w:divId w:val="2116439976"/>
        <w:rPr>
          <w:rFonts w:ascii="Arial Narrow" w:hAnsi="Arial Narrow" w:cstheme="minorBidi"/>
          <w:u w:val="single"/>
          <w:lang w:eastAsia="en-US"/>
        </w:rPr>
      </w:pPr>
    </w:p>
    <w:p w14:paraId="6ADD872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1B599E" w:rsidRPr="001B599E" w14:paraId="1F837A6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9605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1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6C838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2FF608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2736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74A1B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C7FE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2E6D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F2CAA"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3125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A572A29"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1FC320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1317807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07A769B6"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3C8F2BD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92480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15E100D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73EB087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1AB0591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5F0DA33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F9606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05F5276B"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28F5E40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C3A98B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F00B39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8F57F7F"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4D28D91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31C4847"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01CD59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93C0DAA"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7FE4F690"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0DD4014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941CA2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0BF4E6F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D4DD01F"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D362428"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6115E5C6"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0D39E017" w14:textId="77777777" w:rsidR="001B599E" w:rsidRPr="001B599E" w:rsidRDefault="001B599E" w:rsidP="001B599E">
      <w:pPr>
        <w:divId w:val="2116439976"/>
        <w:rPr>
          <w:rFonts w:ascii="Arial Narrow" w:hAnsi="Arial Narrow" w:cstheme="minorBidi"/>
          <w:u w:val="single"/>
          <w:lang w:eastAsia="en-US"/>
        </w:rPr>
      </w:pPr>
    </w:p>
    <w:p w14:paraId="00567F9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br w:type="page"/>
      </w:r>
      <w:r w:rsidRPr="001B599E">
        <w:rPr>
          <w:rFonts w:ascii="Arial Narrow" w:hAnsi="Arial Narrow"/>
          <w:u w:val="single"/>
        </w:rPr>
        <w:lastRenderedPageBreak/>
        <w:t xml:space="preserve">3d. Direct contributions </w:t>
      </w:r>
    </w:p>
    <w:p w14:paraId="116A78CA" w14:textId="77777777" w:rsidR="001B599E" w:rsidRPr="001B599E" w:rsidRDefault="001B599E" w:rsidP="001B599E">
      <w:pPr>
        <w:divId w:val="2116439976"/>
        <w:rPr>
          <w:rFonts w:ascii="Arial Narrow" w:hAnsi="Arial Narrow"/>
          <w:i/>
        </w:rPr>
      </w:pPr>
      <w:r w:rsidRPr="001B599E">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1B599E" w:rsidRPr="001B599E" w14:paraId="4D8FF950" w14:textId="77777777" w:rsidTr="001B599E">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CA88D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293D4E4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Item</w:t>
            </w:r>
            <w:r w:rsidRPr="001B599E">
              <w:rPr>
                <w:rFonts w:ascii="Arial Narrow" w:hAnsi="Arial Narrow"/>
                <w:szCs w:val="24"/>
              </w:rPr>
              <w:br/>
              <w:t>(in accordance</w:t>
            </w:r>
            <w:r w:rsidRPr="001B599E">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FF1A0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39B1E76"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w:t>
            </w:r>
            <w:r w:rsidRPr="001B599E">
              <w:rPr>
                <w:rFonts w:ascii="Arial Narrow" w:hAnsi="Arial Narrow"/>
                <w:szCs w:val="24"/>
                <w:u w:val="single"/>
              </w:rPr>
              <w:t>s</w:t>
            </w:r>
            <w:r w:rsidRPr="001B599E">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0EC8A9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D8D3752"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Refs to CB</w:t>
            </w:r>
          </w:p>
        </w:tc>
      </w:tr>
      <w:tr w:rsidR="001B599E" w:rsidRPr="001B599E" w14:paraId="00C41C8A" w14:textId="77777777" w:rsidTr="001B599E">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75C5891" w14:textId="77777777" w:rsidR="001B599E" w:rsidRPr="001B599E" w:rsidRDefault="001B599E">
            <w:pPr>
              <w:spacing w:after="0"/>
              <w:rPr>
                <w:rFonts w:ascii="Arial Narrow" w:hAnsi="Arial Narrow" w:cs="Times New Roman"/>
                <w:b/>
                <w:lang w:val="en-GB" w:eastAsia="en-US"/>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1CBE78BC"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2A97C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0D2161"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DC664A5"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10090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37FBE8"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FC7D85D" w14:textId="77777777" w:rsidR="001B599E" w:rsidRPr="001B599E" w:rsidRDefault="001B599E">
            <w:pPr>
              <w:spacing w:after="0"/>
              <w:rPr>
                <w:rFonts w:ascii="Arial Narrow" w:hAnsi="Arial Narrow" w:cs="Times New Roman"/>
                <w:b/>
                <w:lang w:val="en-GB" w:eastAsia="en-US"/>
              </w:rPr>
            </w:pPr>
          </w:p>
        </w:tc>
      </w:tr>
      <w:tr w:rsidR="001B599E" w:rsidRPr="001B599E" w14:paraId="7690E875" w14:textId="77777777" w:rsidTr="001B599E">
        <w:trPr>
          <w:divId w:val="2116439976"/>
          <w:trHeight w:val="641"/>
        </w:trPr>
        <w:tc>
          <w:tcPr>
            <w:tcW w:w="993" w:type="dxa"/>
            <w:vMerge w:val="restart"/>
            <w:tcBorders>
              <w:top w:val="single" w:sz="4" w:space="0" w:color="auto"/>
              <w:left w:val="single" w:sz="4" w:space="0" w:color="auto"/>
              <w:bottom w:val="single" w:sz="4" w:space="0" w:color="auto"/>
              <w:right w:val="single" w:sz="4" w:space="0" w:color="auto"/>
            </w:tcBorders>
          </w:tcPr>
          <w:p w14:paraId="7E8788C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098739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63987AE5"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BAF7E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469E8A9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3823B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F014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A15D9C"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5B002904" w14:textId="77777777" w:rsidTr="001B599E">
        <w:trPr>
          <w:divId w:val="2116439976"/>
          <w:trHeight w:val="641"/>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3032D8F3" w14:textId="77777777" w:rsidR="001B599E" w:rsidRPr="001B599E" w:rsidRDefault="001B599E">
            <w:pPr>
              <w:spacing w:after="0"/>
              <w:rPr>
                <w:rFonts w:ascii="Arial Narrow" w:hAnsi="Arial Narrow" w:cs="Times New Roman"/>
                <w:lang w:eastAsia="en-US"/>
              </w:rPr>
            </w:pPr>
          </w:p>
        </w:tc>
        <w:tc>
          <w:tcPr>
            <w:tcW w:w="2693" w:type="dxa"/>
            <w:tcBorders>
              <w:top w:val="single" w:sz="4" w:space="0" w:color="auto"/>
              <w:left w:val="single" w:sz="4" w:space="0" w:color="auto"/>
              <w:bottom w:val="single" w:sz="4" w:space="0" w:color="auto"/>
              <w:right w:val="single" w:sz="4" w:space="0" w:color="auto"/>
            </w:tcBorders>
            <w:hideMark/>
          </w:tcPr>
          <w:p w14:paraId="29B9B347"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i/>
                <w:szCs w:val="24"/>
                <w:lang w:val="en-SG"/>
              </w:rPr>
              <w:t xml:space="preserve"> Property ABC</w:t>
            </w:r>
          </w:p>
        </w:tc>
        <w:tc>
          <w:tcPr>
            <w:tcW w:w="1701" w:type="dxa"/>
            <w:tcBorders>
              <w:top w:val="single" w:sz="4" w:space="0" w:color="auto"/>
              <w:left w:val="single" w:sz="4" w:space="0" w:color="auto"/>
              <w:bottom w:val="single" w:sz="4" w:space="0" w:color="auto"/>
              <w:right w:val="single" w:sz="4" w:space="0" w:color="auto"/>
            </w:tcBorders>
            <w:hideMark/>
          </w:tcPr>
          <w:p w14:paraId="541F6BD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5478975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152604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3AF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B64DD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434F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62D48D37"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032570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641291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szCs w:val="24"/>
                <w:lang w:val="en-SG"/>
              </w:rPr>
              <w:t xml:space="preserve"> </w:t>
            </w:r>
            <w:r w:rsidRPr="001B599E">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hideMark/>
          </w:tcPr>
          <w:p w14:paraId="5CD3369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DE3399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12643A9"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E550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0D4F2"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6205F"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79414D9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F3A535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B9D1590" w14:textId="77777777" w:rsidR="001B599E" w:rsidRPr="001B599E" w:rsidRDefault="001B599E">
            <w:pPr>
              <w:pStyle w:val="Table-fig"/>
              <w:keepLines w:val="0"/>
              <w:widowControl w:val="0"/>
              <w:spacing w:line="254" w:lineRule="auto"/>
              <w:jc w:val="left"/>
              <w:rPr>
                <w:rFonts w:ascii="Arial Narrow" w:hAnsi="Arial Narrow"/>
                <w:szCs w:val="24"/>
                <w:lang w:val="en-SG"/>
              </w:rPr>
            </w:pPr>
            <w:r w:rsidRPr="001B599E">
              <w:rPr>
                <w:rFonts w:ascii="Arial Narrow" w:hAnsi="Arial Narrow"/>
                <w:i/>
                <w:szCs w:val="24"/>
                <w:lang w:val="en-SG"/>
              </w:rPr>
              <w:t xml:space="preserve">For e.g.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64511C0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16AD86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A1162B1"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03E23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12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9405"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51FE20B"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594BA36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C7992E"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154C447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9EC53E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5B1B8E"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3D0C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1926A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EC5258"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DB26B1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32FA54D"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5E544A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Car</w:t>
            </w:r>
          </w:p>
        </w:tc>
        <w:tc>
          <w:tcPr>
            <w:tcW w:w="1701" w:type="dxa"/>
            <w:tcBorders>
              <w:top w:val="single" w:sz="4" w:space="0" w:color="auto"/>
              <w:left w:val="single" w:sz="4" w:space="0" w:color="auto"/>
              <w:bottom w:val="single" w:sz="4" w:space="0" w:color="auto"/>
              <w:right w:val="single" w:sz="4" w:space="0" w:color="auto"/>
            </w:tcBorders>
            <w:hideMark/>
          </w:tcPr>
          <w:p w14:paraId="67869D2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32485BC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CF6B7DE"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884C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BC5C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F2F32"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546BF8A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0C2B6E7"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8EFB78D"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0F616AD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74BE8E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263203D7"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A0B7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7F06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ECDDB"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20034E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4D2E7A4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B14DED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3AB4AB2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4017C07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3FEE12" w14:textId="77777777" w:rsidR="001B599E" w:rsidRPr="001B599E" w:rsidRDefault="001B599E">
            <w:pPr>
              <w:ind w:right="178"/>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9D1C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828A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4D7EA4" w14:textId="77777777" w:rsidR="001B599E" w:rsidRPr="001B599E" w:rsidRDefault="001B599E">
            <w:pPr>
              <w:ind w:right="182"/>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039499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CFADEF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4830B2"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hideMark/>
          </w:tcPr>
          <w:p w14:paraId="0F8118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69F296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3055D32"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500C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BEC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026DC0"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426A207F"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0C94D53"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A81B5B"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5D2E405C"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5267E79B"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72D0B82"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1F712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42FBE"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E878AC" w14:textId="77777777" w:rsidR="001B599E" w:rsidRPr="001B599E" w:rsidRDefault="001B599E">
            <w:pPr>
              <w:pStyle w:val="Table-fig"/>
              <w:keepLines w:val="0"/>
              <w:widowControl w:val="0"/>
              <w:spacing w:line="254" w:lineRule="auto"/>
              <w:rPr>
                <w:rFonts w:ascii="Arial Narrow" w:hAnsi="Arial Narrow"/>
                <w:szCs w:val="24"/>
                <w:lang w:val="en-SG"/>
              </w:rPr>
            </w:pPr>
          </w:p>
        </w:tc>
      </w:tr>
      <w:tr w:rsidR="001B599E" w:rsidRPr="001B599E" w14:paraId="3B80B4E4"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6D82F2"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04583D0"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Ratio (%)</w:t>
            </w:r>
          </w:p>
          <w:p w14:paraId="55DE8CD1"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w:t>
            </w:r>
            <w:r w:rsidRPr="001B599E">
              <w:rPr>
                <w:rFonts w:ascii="Arial Narrow" w:hAnsi="Arial Narrow"/>
                <w:i/>
                <w:szCs w:val="24"/>
                <w:lang w:val="en-SG"/>
              </w:rPr>
              <w:t>This should form the basis of the ratio of direct contributions in Section 3f below</w:t>
            </w:r>
            <w:r w:rsidRPr="001B599E">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55CD07F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5B85B7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C9A976F"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1B07309"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A07E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24DBE0C" w14:textId="77777777" w:rsidR="001B599E" w:rsidRPr="001B599E" w:rsidRDefault="001B599E">
            <w:pPr>
              <w:pStyle w:val="Table-fig"/>
              <w:keepLines w:val="0"/>
              <w:widowControl w:val="0"/>
              <w:spacing w:line="254" w:lineRule="auto"/>
              <w:rPr>
                <w:rFonts w:ascii="Arial Narrow" w:hAnsi="Arial Narrow"/>
                <w:szCs w:val="24"/>
                <w:lang w:val="en-SG"/>
              </w:rPr>
            </w:pPr>
          </w:p>
        </w:tc>
      </w:tr>
    </w:tbl>
    <w:p w14:paraId="53A86332" w14:textId="77777777" w:rsidR="001B599E" w:rsidRPr="001B599E" w:rsidRDefault="001B599E" w:rsidP="001B599E">
      <w:pPr>
        <w:divId w:val="2116439976"/>
        <w:rPr>
          <w:rFonts w:asciiTheme="minorHAnsi" w:hAnsiTheme="minorHAnsi" w:cstheme="minorBidi"/>
          <w:sz w:val="22"/>
          <w:szCs w:val="22"/>
          <w:lang w:val="en-GB" w:eastAsia="zh-CN"/>
        </w:rPr>
      </w:pPr>
    </w:p>
    <w:p w14:paraId="7DF2633B" w14:textId="77777777" w:rsidR="001B599E" w:rsidRPr="001B599E" w:rsidRDefault="001B599E" w:rsidP="001B599E">
      <w:pPr>
        <w:divId w:val="2116439976"/>
        <w:rPr>
          <w:rFonts w:ascii="Arial Narrow" w:hAnsi="Arial Narrow"/>
          <w:lang w:eastAsia="en-US"/>
        </w:rPr>
      </w:pPr>
      <w:r w:rsidRPr="001B599E">
        <w:rPr>
          <w:rFonts w:ascii="Arial Narrow" w:hAnsi="Arial Narrow"/>
        </w:rPr>
        <w:br w:type="page"/>
      </w:r>
    </w:p>
    <w:p w14:paraId="56D5C81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lastRenderedPageBreak/>
        <w:t>3e. Parties’ position on unquantifiable assets (if any)</w:t>
      </w:r>
    </w:p>
    <w:p w14:paraId="626B0023"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parties’ positions on unquantifiable assets (if any). Include assets which value is unknown to both parties and any assertion of non-disclosure. </w:t>
      </w:r>
    </w:p>
    <w:p w14:paraId="3DF1255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1B599E" w:rsidRPr="001B599E" w14:paraId="383C65AC" w14:textId="77777777" w:rsidTr="001B599E">
        <w:trPr>
          <w:divId w:val="2116439976"/>
        </w:trPr>
        <w:tc>
          <w:tcPr>
            <w:tcW w:w="13892"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35B24"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Assertion by Husband </w:t>
            </w:r>
          </w:p>
        </w:tc>
      </w:tr>
      <w:tr w:rsidR="001B599E" w:rsidRPr="001B599E" w14:paraId="76183C3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015390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493A58B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5E6AA977"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F4362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CEAD5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DDCD4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6EF6A02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ACAB84A"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E0CAC3F"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Bank account </w:t>
            </w:r>
          </w:p>
        </w:tc>
        <w:tc>
          <w:tcPr>
            <w:tcW w:w="2693" w:type="dxa"/>
            <w:tcBorders>
              <w:top w:val="single" w:sz="4" w:space="0" w:color="auto"/>
              <w:left w:val="single" w:sz="4" w:space="0" w:color="auto"/>
              <w:bottom w:val="single" w:sz="4" w:space="0" w:color="auto"/>
              <w:right w:val="single" w:sz="4" w:space="0" w:color="auto"/>
            </w:tcBorders>
            <w:hideMark/>
          </w:tcPr>
          <w:p w14:paraId="7738E40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5C908CD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07761F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1764B2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66B5E2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006B6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Company </w:t>
            </w:r>
          </w:p>
        </w:tc>
        <w:tc>
          <w:tcPr>
            <w:tcW w:w="2693" w:type="dxa"/>
            <w:tcBorders>
              <w:top w:val="single" w:sz="4" w:space="0" w:color="auto"/>
              <w:left w:val="single" w:sz="4" w:space="0" w:color="auto"/>
              <w:bottom w:val="single" w:sz="4" w:space="0" w:color="auto"/>
              <w:right w:val="single" w:sz="4" w:space="0" w:color="auto"/>
            </w:tcBorders>
            <w:hideMark/>
          </w:tcPr>
          <w:p w14:paraId="7C9949DA"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FB32AB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77A14A2"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9CA22C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22D7813"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5643C21"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2163A5EB"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6E0D97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7B02E9A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r>
    </w:tbl>
    <w:p w14:paraId="1AA4086D" w14:textId="77777777" w:rsidR="001B599E" w:rsidRPr="001B599E" w:rsidRDefault="001B599E" w:rsidP="001B599E">
      <w:pPr>
        <w:divId w:val="2116439976"/>
        <w:rPr>
          <w:rFonts w:ascii="Arial Narrow" w:hAnsi="Arial Narrow" w:cstheme="minorBidi"/>
          <w:u w:val="single"/>
          <w:lang w:eastAsia="en-US"/>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1B599E" w:rsidRPr="001B599E" w14:paraId="44F6E5C9" w14:textId="77777777" w:rsidTr="001B599E">
        <w:trPr>
          <w:divId w:val="2116439976"/>
        </w:trPr>
        <w:tc>
          <w:tcPr>
            <w:tcW w:w="13953"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21E40DE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Assertion by Wife</w:t>
            </w:r>
          </w:p>
        </w:tc>
      </w:tr>
      <w:tr w:rsidR="001B599E" w:rsidRPr="001B599E" w14:paraId="40646B6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tcPr>
          <w:p w14:paraId="4EDA1BB2"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2065670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D2EA945"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20B69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08FEA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3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1DC03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B1CAF0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77A2643"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41AC73C"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H’s ABC Bank account </w:t>
            </w:r>
          </w:p>
        </w:tc>
        <w:tc>
          <w:tcPr>
            <w:tcW w:w="2693" w:type="dxa"/>
            <w:tcBorders>
              <w:top w:val="single" w:sz="4" w:space="0" w:color="auto"/>
              <w:left w:val="single" w:sz="4" w:space="0" w:color="auto"/>
              <w:bottom w:val="single" w:sz="4" w:space="0" w:color="auto"/>
              <w:right w:val="single" w:sz="4" w:space="0" w:color="auto"/>
            </w:tcBorders>
            <w:hideMark/>
          </w:tcPr>
          <w:p w14:paraId="225A1C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75F2A4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7894AF79"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18096D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673024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52A03FA" w14:textId="77777777" w:rsidR="001B599E" w:rsidRPr="001B599E" w:rsidRDefault="001B599E">
            <w:pPr>
              <w:pStyle w:val="Table-text"/>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H’s ABC Company </w:t>
            </w:r>
          </w:p>
        </w:tc>
        <w:tc>
          <w:tcPr>
            <w:tcW w:w="2693" w:type="dxa"/>
            <w:tcBorders>
              <w:top w:val="single" w:sz="4" w:space="0" w:color="auto"/>
              <w:left w:val="single" w:sz="4" w:space="0" w:color="auto"/>
              <w:bottom w:val="single" w:sz="4" w:space="0" w:color="auto"/>
              <w:right w:val="single" w:sz="4" w:space="0" w:color="auto"/>
            </w:tcBorders>
            <w:hideMark/>
          </w:tcPr>
          <w:p w14:paraId="47E76689"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3557202" w14:textId="77777777" w:rsidR="001B599E" w:rsidRPr="001B599E" w:rsidRDefault="001B599E">
            <w:pPr>
              <w:pStyle w:val="Table-fig"/>
              <w:keepLines w:val="0"/>
              <w:widowControl w:val="0"/>
              <w:spacing w:line="256" w:lineRule="auto"/>
              <w:rPr>
                <w:rFonts w:ascii="Arial Narrow" w:hAnsi="Arial Narrow"/>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50038134"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465722D8"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D285023"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E971CDD"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063B3570"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287DB393"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795ED67B"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17E0A38B" w14:textId="77777777" w:rsidR="001B599E" w:rsidRPr="001B599E" w:rsidRDefault="001B599E" w:rsidP="001B599E">
      <w:pPr>
        <w:divId w:val="2116439976"/>
        <w:rPr>
          <w:rFonts w:ascii="Arial Narrow" w:hAnsi="Arial Narrow" w:cstheme="minorBidi"/>
          <w:u w:val="single"/>
          <w:lang w:eastAsia="en-US"/>
        </w:rPr>
      </w:pPr>
    </w:p>
    <w:p w14:paraId="1FEED4A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3f. Proposed structured approach ratios</w:t>
      </w:r>
    </w:p>
    <w:p w14:paraId="285FE2C1"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1B599E" w:rsidRPr="001B599E" w14:paraId="035130F4"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018ADDC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4709"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476B091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Husband’s Position </w:t>
            </w:r>
          </w:p>
        </w:tc>
        <w:tc>
          <w:tcPr>
            <w:tcW w:w="5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047889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Wife’s Position </w:t>
            </w:r>
          </w:p>
        </w:tc>
      </w:tr>
      <w:tr w:rsidR="001B599E" w:rsidRPr="001B599E" w14:paraId="426A4AC8"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5CCFB76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1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C2E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F689E"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3D716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346DE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r>
      <w:tr w:rsidR="001B599E" w:rsidRPr="001B599E" w14:paraId="09A40EF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02C3B626"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lang w:val="en-SG"/>
              </w:rPr>
            </w:pPr>
            <w:r w:rsidRPr="001B599E">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hideMark/>
          </w:tcPr>
          <w:p w14:paraId="292F7AF7" w14:textId="77777777" w:rsidR="001B599E" w:rsidRPr="001B599E" w:rsidRDefault="001B599E">
            <w:pPr>
              <w:pStyle w:val="Table-text"/>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hideMark/>
          </w:tcPr>
          <w:p w14:paraId="1D8D2130" w14:textId="77777777" w:rsidR="001B599E" w:rsidRPr="001B599E" w:rsidRDefault="001B599E">
            <w:pPr>
              <w:pStyle w:val="Table-fig"/>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hideMark/>
          </w:tcPr>
          <w:p w14:paraId="4A3EF58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hideMark/>
          </w:tcPr>
          <w:p w14:paraId="6C5EBDC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100%</w:t>
            </w:r>
          </w:p>
        </w:tc>
      </w:tr>
      <w:tr w:rsidR="001B599E" w:rsidRPr="001B599E" w14:paraId="3AE6C4D3"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75DE8A5E"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hideMark/>
          </w:tcPr>
          <w:p w14:paraId="756F2F48"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hideMark/>
          </w:tcPr>
          <w:p w14:paraId="4575D62A"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hideMark/>
          </w:tcPr>
          <w:p w14:paraId="54A5F09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hideMark/>
          </w:tcPr>
          <w:p w14:paraId="7D0B7079"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r>
      <w:tr w:rsidR="001B599E" w:rsidRPr="001B599E" w14:paraId="74AAEF8D"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1997A9"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C1365"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10434"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AF1C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C9D2D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75%</w:t>
            </w:r>
          </w:p>
        </w:tc>
      </w:tr>
      <w:tr w:rsidR="001B599E" w:rsidRPr="001B599E" w14:paraId="57EA18C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4E5D0"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 xml:space="preserve">Final Ratio </w:t>
            </w:r>
          </w:p>
          <w:p w14:paraId="22E1447D" w14:textId="77777777" w:rsidR="001B599E" w:rsidRPr="001B599E" w:rsidRDefault="001B599E">
            <w:pPr>
              <w:pStyle w:val="Table-text"/>
              <w:keepLines w:val="0"/>
              <w:widowControl w:val="0"/>
              <w:spacing w:line="256" w:lineRule="auto"/>
              <w:ind w:left="87"/>
              <w:rPr>
                <w:rFonts w:ascii="Arial Narrow" w:hAnsi="Arial Narrow"/>
                <w:i/>
                <w:szCs w:val="24"/>
              </w:rPr>
            </w:pPr>
            <w:r w:rsidRPr="001B599E">
              <w:rPr>
                <w:rFonts w:ascii="Arial Narrow" w:hAnsi="Arial Narrow"/>
                <w:i/>
                <w:szCs w:val="24"/>
              </w:rPr>
              <w:t>(inclusive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D46C7" w14:textId="77777777" w:rsidR="001B599E" w:rsidRPr="001B599E" w:rsidRDefault="001B599E">
            <w:pPr>
              <w:pStyle w:val="Table-text"/>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11231"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03A9BC"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35329"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75%</w:t>
            </w:r>
          </w:p>
        </w:tc>
      </w:tr>
    </w:tbl>
    <w:p w14:paraId="4AC52557" w14:textId="77777777" w:rsidR="001B599E" w:rsidRPr="001B599E" w:rsidRDefault="001B599E" w:rsidP="001B599E">
      <w:pPr>
        <w:divId w:val="2116439976"/>
        <w:rPr>
          <w:rFonts w:ascii="Arial Narrow" w:hAnsi="Arial Narrow" w:cstheme="minorBidi"/>
          <w:lang w:eastAsia="en-US"/>
        </w:rPr>
      </w:pPr>
    </w:p>
    <w:p w14:paraId="08366A67" w14:textId="77777777" w:rsidR="001B599E" w:rsidRPr="001B599E" w:rsidRDefault="001B599E" w:rsidP="001B599E">
      <w:pPr>
        <w:divId w:val="2116439976"/>
        <w:rPr>
          <w:rFonts w:ascii="Arial Narrow" w:hAnsi="Arial Narrow"/>
        </w:rPr>
      </w:pPr>
    </w:p>
    <w:p w14:paraId="2A9CA532" w14:textId="77777777" w:rsidR="001B599E" w:rsidRPr="001B599E" w:rsidRDefault="001B599E" w:rsidP="001B599E">
      <w:pPr>
        <w:divId w:val="2116439976"/>
        <w:rPr>
          <w:rFonts w:ascii="Arial Narrow" w:hAnsi="Arial Narrow"/>
        </w:rPr>
      </w:pPr>
      <w:r w:rsidRPr="001B599E">
        <w:rPr>
          <w:rFonts w:ascii="Arial Narrow" w:hAnsi="Arial Narrow"/>
        </w:rPr>
        <w:br w:type="page"/>
      </w:r>
    </w:p>
    <w:p w14:paraId="567A365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4. Maintenance for children</w:t>
      </w:r>
    </w:p>
    <w:p w14:paraId="2983BD3D"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33B7D4A3"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DFF9CE2" w14:textId="77777777" w:rsidR="001B599E" w:rsidRPr="001B599E" w:rsidRDefault="001B599E">
            <w:pPr>
              <w:pStyle w:val="Table-hdg"/>
              <w:keepNext w:val="0"/>
              <w:keepLines w:val="0"/>
              <w:widowControl w:val="0"/>
              <w:spacing w:line="256"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326E22"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Husband’s claim/offer for maintenance for the children </w:t>
            </w:r>
          </w:p>
        </w:tc>
      </w:tr>
      <w:tr w:rsidR="001B599E" w:rsidRPr="001B599E" w14:paraId="55C047A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2E65333A"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hideMark/>
          </w:tcPr>
          <w:p w14:paraId="7B6B12E1" w14:textId="77777777" w:rsidR="001B599E" w:rsidRPr="001B599E" w:rsidRDefault="001B599E">
            <w:pPr>
              <w:pStyle w:val="Table-fig"/>
              <w:keepLines w:val="0"/>
              <w:widowControl w:val="0"/>
              <w:spacing w:line="256" w:lineRule="auto"/>
              <w:jc w:val="left"/>
              <w:rPr>
                <w:rFonts w:ascii="Arial Narrow" w:hAnsi="Arial Narrow"/>
                <w:szCs w:val="24"/>
                <w:lang w:val="en-SG"/>
              </w:rPr>
            </w:pPr>
            <w:r w:rsidRPr="001B599E">
              <w:rPr>
                <w:rFonts w:ascii="Arial Narrow" w:hAnsi="Arial Narrow"/>
                <w:szCs w:val="24"/>
                <w:lang w:val="en-SG"/>
              </w:rPr>
              <w:t xml:space="preserve"> </w:t>
            </w:r>
          </w:p>
        </w:tc>
      </w:tr>
      <w:tr w:rsidR="001B599E" w:rsidRPr="001B599E" w14:paraId="4504069C"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4C890278" w14:textId="77777777" w:rsidR="001B599E" w:rsidRPr="001B599E" w:rsidRDefault="001B599E">
            <w:pPr>
              <w:pStyle w:val="Table-text"/>
              <w:keepLines w:val="0"/>
              <w:widowControl w:val="0"/>
              <w:spacing w:line="256"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F308FA8"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Wife’s claim/offer for maintenance for the children </w:t>
            </w:r>
          </w:p>
        </w:tc>
      </w:tr>
      <w:tr w:rsidR="001B599E" w:rsidRPr="001B599E" w14:paraId="61F1976D"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467E5BB3"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890B160" w14:textId="77777777" w:rsidR="001B599E" w:rsidRPr="001B599E" w:rsidRDefault="001B599E">
            <w:pPr>
              <w:pStyle w:val="Table-fig"/>
              <w:keepLines w:val="0"/>
              <w:widowControl w:val="0"/>
              <w:spacing w:line="256" w:lineRule="auto"/>
              <w:jc w:val="left"/>
              <w:rPr>
                <w:rFonts w:ascii="Arial Narrow" w:hAnsi="Arial Narrow"/>
                <w:szCs w:val="24"/>
                <w:lang w:val="en-SG"/>
              </w:rPr>
            </w:pPr>
          </w:p>
        </w:tc>
      </w:tr>
    </w:tbl>
    <w:p w14:paraId="0C4B0BA4" w14:textId="77777777" w:rsidR="001B599E" w:rsidRPr="001B599E" w:rsidRDefault="001B599E" w:rsidP="001B599E">
      <w:pPr>
        <w:divId w:val="2116439976"/>
        <w:rPr>
          <w:rFonts w:ascii="Arial Narrow" w:hAnsi="Arial Narrow" w:cstheme="minorBidi"/>
          <w:lang w:eastAsia="en-US"/>
        </w:rPr>
      </w:pPr>
    </w:p>
    <w:p w14:paraId="360A3A4B"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4b. Parties’ positions on the children’s estimated expenses</w:t>
      </w:r>
    </w:p>
    <w:p w14:paraId="416B0D1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42E0F308"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p w14:paraId="4AD85A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1B599E" w:rsidRPr="001B599E" w14:paraId="580872DF" w14:textId="77777777" w:rsidTr="001B599E">
        <w:trPr>
          <w:divId w:val="2116439976"/>
          <w:trHeight w:val="360"/>
        </w:trPr>
        <w:tc>
          <w:tcPr>
            <w:tcW w:w="84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030D31"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58"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51E0FA8"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D4B675D"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44"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0C931A1"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83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3181B4F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5B17D837"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2BBA9D"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2FE90" w14:textId="77777777" w:rsidR="001B599E" w:rsidRPr="001B599E" w:rsidRDefault="001B599E">
            <w:pPr>
              <w:spacing w:after="0" w:line="240" w:lineRule="auto"/>
              <w:rPr>
                <w:rFonts w:ascii="Arial Narrow" w:hAnsi="Arial Narrow" w:cs="Times New Roman"/>
                <w:b/>
                <w:lang w:eastAsia="en-GB"/>
              </w:rPr>
            </w:pPr>
          </w:p>
        </w:tc>
        <w:tc>
          <w:tcPr>
            <w:tcW w:w="18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0CB8D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1D25B2"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3BD99C" w14:textId="77777777" w:rsidR="001B599E" w:rsidRPr="001B599E" w:rsidRDefault="001B599E">
            <w:pPr>
              <w:spacing w:after="0" w:line="240" w:lineRule="auto"/>
              <w:rPr>
                <w:rFonts w:ascii="Arial Narrow" w:hAnsi="Arial Narrow" w:cs="Times New Roman"/>
                <w:b/>
                <w:lang w:eastAsia="en-GB"/>
              </w:rPr>
            </w:pPr>
          </w:p>
        </w:tc>
        <w:tc>
          <w:tcPr>
            <w:tcW w:w="23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17F523"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Husband’s estimate</w:t>
            </w:r>
          </w:p>
        </w:tc>
        <w:tc>
          <w:tcPr>
            <w:tcW w:w="24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2413C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Wife’s estimate</w:t>
            </w:r>
          </w:p>
        </w:tc>
      </w:tr>
      <w:tr w:rsidR="001B599E" w:rsidRPr="001B599E" w14:paraId="1F689E68"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3CCE99C9"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hideMark/>
          </w:tcPr>
          <w:p w14:paraId="5CEE8BC2"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Toys</w:t>
            </w:r>
          </w:p>
        </w:tc>
        <w:tc>
          <w:tcPr>
            <w:tcW w:w="1827" w:type="dxa"/>
            <w:tcBorders>
              <w:top w:val="single" w:sz="4" w:space="0" w:color="auto"/>
              <w:left w:val="single" w:sz="4" w:space="0" w:color="auto"/>
              <w:bottom w:val="single" w:sz="4" w:space="0" w:color="auto"/>
              <w:right w:val="single" w:sz="4" w:space="0" w:color="auto"/>
            </w:tcBorders>
          </w:tcPr>
          <w:p w14:paraId="46748637" w14:textId="77777777" w:rsidR="001B599E" w:rsidRPr="001B599E" w:rsidRDefault="001B599E">
            <w:pPr>
              <w:spacing w:before="120" w:after="120" w:line="240" w:lineRule="auto"/>
              <w:rPr>
                <w:rFonts w:ascii="Arial Narrow" w:hAnsi="Arial Narrow"/>
                <w:i/>
              </w:rPr>
            </w:pPr>
          </w:p>
        </w:tc>
        <w:tc>
          <w:tcPr>
            <w:tcW w:w="1843" w:type="dxa"/>
            <w:tcBorders>
              <w:top w:val="single" w:sz="4" w:space="0" w:color="auto"/>
              <w:left w:val="single" w:sz="4" w:space="0" w:color="auto"/>
              <w:bottom w:val="single" w:sz="4" w:space="0" w:color="auto"/>
              <w:right w:val="single" w:sz="4" w:space="0" w:color="auto"/>
            </w:tcBorders>
          </w:tcPr>
          <w:p w14:paraId="7F4DC5AB" w14:textId="77777777" w:rsidR="001B599E" w:rsidRPr="001B599E" w:rsidRDefault="001B599E">
            <w:pPr>
              <w:spacing w:before="120" w:after="120" w:line="240" w:lineRule="auto"/>
              <w:rPr>
                <w:rFonts w:ascii="Arial Narrow" w:hAnsi="Arial Narrow"/>
                <w:i/>
              </w:rPr>
            </w:pPr>
          </w:p>
        </w:tc>
        <w:tc>
          <w:tcPr>
            <w:tcW w:w="2744" w:type="dxa"/>
            <w:tcBorders>
              <w:top w:val="single" w:sz="4" w:space="0" w:color="auto"/>
              <w:left w:val="single" w:sz="4" w:space="0" w:color="auto"/>
              <w:bottom w:val="single" w:sz="4" w:space="0" w:color="auto"/>
              <w:right w:val="single" w:sz="4" w:space="0" w:color="auto"/>
            </w:tcBorders>
          </w:tcPr>
          <w:p w14:paraId="65A51B38" w14:textId="77777777" w:rsidR="001B599E" w:rsidRPr="001B599E" w:rsidRDefault="001B599E">
            <w:pPr>
              <w:spacing w:before="120" w:after="120" w:line="240" w:lineRule="auto"/>
              <w:rPr>
                <w:rFonts w:ascii="Arial Narrow" w:hAnsi="Arial Narrow"/>
                <w:i/>
              </w:rPr>
            </w:pPr>
          </w:p>
        </w:tc>
        <w:tc>
          <w:tcPr>
            <w:tcW w:w="2381" w:type="dxa"/>
            <w:tcBorders>
              <w:top w:val="single" w:sz="4" w:space="0" w:color="auto"/>
              <w:left w:val="single" w:sz="4" w:space="0" w:color="auto"/>
              <w:bottom w:val="single" w:sz="4" w:space="0" w:color="auto"/>
              <w:right w:val="single" w:sz="4" w:space="0" w:color="auto"/>
            </w:tcBorders>
            <w:hideMark/>
          </w:tcPr>
          <w:p w14:paraId="0A1214F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49" w:type="dxa"/>
            <w:tcBorders>
              <w:top w:val="single" w:sz="4" w:space="0" w:color="auto"/>
              <w:left w:val="single" w:sz="4" w:space="0" w:color="auto"/>
              <w:bottom w:val="single" w:sz="4" w:space="0" w:color="auto"/>
              <w:right w:val="single" w:sz="4" w:space="0" w:color="auto"/>
            </w:tcBorders>
            <w:hideMark/>
          </w:tcPr>
          <w:p w14:paraId="72BB884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100</w:t>
            </w:r>
          </w:p>
        </w:tc>
      </w:tr>
      <w:tr w:rsidR="001B599E" w:rsidRPr="001B599E" w14:paraId="4C02FD0B"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0B91CAAF"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73195950"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2E8445AE"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2371E22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2FEBA80"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6145B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BB3CE6D" w14:textId="77777777" w:rsidR="001B599E" w:rsidRPr="001B599E" w:rsidRDefault="001B599E">
            <w:pPr>
              <w:spacing w:before="120" w:after="120" w:line="240" w:lineRule="auto"/>
              <w:rPr>
                <w:rFonts w:ascii="Arial Narrow" w:hAnsi="Arial Narrow"/>
              </w:rPr>
            </w:pPr>
          </w:p>
        </w:tc>
      </w:tr>
      <w:tr w:rsidR="001B599E" w:rsidRPr="001B599E" w14:paraId="171F76B6"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9B279D8"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3EF92E0F"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7868C013"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659D95C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988F83E"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46A85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447F219" w14:textId="77777777" w:rsidR="001B599E" w:rsidRPr="001B599E" w:rsidRDefault="001B599E">
            <w:pPr>
              <w:spacing w:before="120" w:after="120" w:line="240" w:lineRule="auto"/>
              <w:rPr>
                <w:rFonts w:ascii="Arial Narrow" w:hAnsi="Arial Narrow"/>
              </w:rPr>
            </w:pPr>
          </w:p>
        </w:tc>
      </w:tr>
      <w:tr w:rsidR="001B599E" w:rsidRPr="001B599E" w14:paraId="6FF1A44C"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D19DE7D" w14:textId="77777777" w:rsidR="001B599E" w:rsidRPr="001B599E" w:rsidRDefault="001B599E">
            <w:pPr>
              <w:spacing w:before="120" w:after="120" w:line="240" w:lineRule="auto"/>
              <w:rPr>
                <w:rFonts w:ascii="Arial Narrow" w:hAnsi="Arial Narrow"/>
              </w:rPr>
            </w:pPr>
          </w:p>
        </w:tc>
        <w:tc>
          <w:tcPr>
            <w:tcW w:w="1858" w:type="dxa"/>
            <w:tcBorders>
              <w:top w:val="single" w:sz="4" w:space="0" w:color="auto"/>
              <w:left w:val="single" w:sz="4" w:space="0" w:color="auto"/>
              <w:bottom w:val="single" w:sz="4" w:space="0" w:color="auto"/>
              <w:right w:val="single" w:sz="4" w:space="0" w:color="auto"/>
            </w:tcBorders>
            <w:hideMark/>
          </w:tcPr>
          <w:p w14:paraId="547927FE"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70"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7001929" w14:textId="77777777" w:rsidR="001B599E" w:rsidRPr="001B599E" w:rsidRDefault="001B599E">
            <w:pPr>
              <w:spacing w:before="120" w:after="120" w:line="240" w:lineRule="auto"/>
              <w:jc w:val="right"/>
              <w:rPr>
                <w:rFonts w:ascii="Arial Narrow" w:hAnsi="Arial Narrow"/>
                <w:u w:val="single"/>
              </w:rPr>
            </w:pPr>
          </w:p>
        </w:tc>
        <w:tc>
          <w:tcPr>
            <w:tcW w:w="2744" w:type="dxa"/>
            <w:tcBorders>
              <w:top w:val="single" w:sz="4" w:space="0" w:color="auto"/>
              <w:left w:val="single" w:sz="4" w:space="0" w:color="auto"/>
              <w:bottom w:val="single" w:sz="4" w:space="0" w:color="auto"/>
              <w:right w:val="single" w:sz="4" w:space="0" w:color="auto"/>
            </w:tcBorders>
          </w:tcPr>
          <w:p w14:paraId="69D20439" w14:textId="77777777" w:rsidR="001B599E" w:rsidRPr="001B599E" w:rsidRDefault="001B599E">
            <w:pPr>
              <w:spacing w:before="120" w:after="120" w:line="240" w:lineRule="auto"/>
              <w:rPr>
                <w:rFonts w:ascii="Arial Narrow" w:hAnsi="Arial Narrow"/>
                <w:u w:val="single"/>
              </w:rPr>
            </w:pPr>
          </w:p>
        </w:tc>
        <w:tc>
          <w:tcPr>
            <w:tcW w:w="2381" w:type="dxa"/>
            <w:tcBorders>
              <w:top w:val="single" w:sz="4" w:space="0" w:color="auto"/>
              <w:left w:val="single" w:sz="4" w:space="0" w:color="auto"/>
              <w:bottom w:val="single" w:sz="4" w:space="0" w:color="auto"/>
              <w:right w:val="single" w:sz="4" w:space="0" w:color="auto"/>
            </w:tcBorders>
          </w:tcPr>
          <w:p w14:paraId="38F8DFBD" w14:textId="77777777" w:rsidR="001B599E" w:rsidRPr="001B599E" w:rsidRDefault="001B599E">
            <w:pPr>
              <w:spacing w:before="120" w:after="120" w:line="240" w:lineRule="auto"/>
              <w:rPr>
                <w:rFonts w:ascii="Arial Narrow" w:hAnsi="Arial Narrow"/>
                <w:u w:val="single"/>
              </w:rPr>
            </w:pPr>
          </w:p>
        </w:tc>
        <w:tc>
          <w:tcPr>
            <w:tcW w:w="2449" w:type="dxa"/>
            <w:tcBorders>
              <w:top w:val="single" w:sz="4" w:space="0" w:color="auto"/>
              <w:left w:val="single" w:sz="4" w:space="0" w:color="auto"/>
              <w:bottom w:val="single" w:sz="4" w:space="0" w:color="auto"/>
              <w:right w:val="single" w:sz="4" w:space="0" w:color="auto"/>
            </w:tcBorders>
          </w:tcPr>
          <w:p w14:paraId="3EAC381E" w14:textId="77777777" w:rsidR="001B599E" w:rsidRPr="001B599E" w:rsidRDefault="001B599E">
            <w:pPr>
              <w:spacing w:before="120" w:after="120" w:line="240" w:lineRule="auto"/>
              <w:rPr>
                <w:rFonts w:ascii="Arial Narrow" w:hAnsi="Arial Narrow"/>
                <w:u w:val="single"/>
              </w:rPr>
            </w:pPr>
          </w:p>
        </w:tc>
      </w:tr>
    </w:tbl>
    <w:p w14:paraId="2438E9CD" w14:textId="77777777" w:rsidR="001B599E" w:rsidRPr="001B599E" w:rsidRDefault="001B599E" w:rsidP="001B599E">
      <w:pPr>
        <w:divId w:val="2116439976"/>
        <w:rPr>
          <w:rFonts w:ascii="Arial Narrow" w:hAnsi="Arial Narrow" w:cstheme="minorBidi"/>
          <w:b/>
          <w:u w:val="single"/>
          <w:lang w:eastAsia="en-US"/>
        </w:rPr>
      </w:pPr>
      <w:r w:rsidRPr="001B599E">
        <w:rPr>
          <w:rFonts w:ascii="Arial Narrow" w:hAnsi="Arial Narrow"/>
          <w:b/>
          <w:u w:val="single"/>
        </w:rPr>
        <w:br w:type="page"/>
      </w:r>
    </w:p>
    <w:p w14:paraId="366E306B"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5. Maintenance for Wife / Incapacitated Husband (delete as applicable)</w:t>
      </w:r>
    </w:p>
    <w:p w14:paraId="3C4455A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1B599E" w:rsidRPr="001B599E" w14:paraId="15A3DEAD"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tcPr>
          <w:p w14:paraId="2495FCBF"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0DFD8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receiving spouse</w:t>
            </w: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3411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paying spouse</w:t>
            </w:r>
          </w:p>
        </w:tc>
      </w:tr>
      <w:tr w:rsidR="001B599E" w:rsidRPr="001B599E" w14:paraId="7C395AFF"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4AA260D9"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526A420B" w14:textId="77777777" w:rsidR="001B599E" w:rsidRPr="001B599E" w:rsidRDefault="001B599E">
            <w:pPr>
              <w:pStyle w:val="Table-fig"/>
              <w:keepLines w:val="0"/>
              <w:widowControl w:val="0"/>
              <w:spacing w:line="256" w:lineRule="auto"/>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51747856"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3B6717E2"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3F64EE16"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1E0E88CD"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2EA2ECE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7D0C1B41" w14:textId="77777777" w:rsidR="001B599E" w:rsidRPr="001B599E" w:rsidRDefault="001B599E" w:rsidP="001B599E">
      <w:pPr>
        <w:divId w:val="2116439976"/>
        <w:rPr>
          <w:rFonts w:ascii="Arial Narrow" w:hAnsi="Arial Narrow" w:cstheme="minorBidi"/>
          <w:lang w:eastAsia="en-US"/>
        </w:rPr>
      </w:pPr>
    </w:p>
    <w:p w14:paraId="547E8AD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5b. Parties’ respective positions on the spouse’s estimated expenses</w:t>
      </w:r>
    </w:p>
    <w:p w14:paraId="15A243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0CF288B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843"/>
        <w:gridCol w:w="2716"/>
        <w:gridCol w:w="2387"/>
        <w:gridCol w:w="2410"/>
      </w:tblGrid>
      <w:tr w:rsidR="001B599E" w:rsidRPr="001B599E" w14:paraId="5C044BCE" w14:textId="77777777" w:rsidTr="001B599E">
        <w:trPr>
          <w:divId w:val="2116439976"/>
          <w:trHeight w:val="360"/>
        </w:trPr>
        <w:tc>
          <w:tcPr>
            <w:tcW w:w="851"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F72884D"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77E3CCEF"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85"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939DA4B"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1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B78579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79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12C649A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662E6686"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DD0A42"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DF5972" w14:textId="77777777" w:rsidR="001B599E" w:rsidRPr="001B599E" w:rsidRDefault="001B599E">
            <w:pPr>
              <w:spacing w:after="0" w:line="240" w:lineRule="auto"/>
              <w:rPr>
                <w:rFonts w:ascii="Arial Narrow" w:hAnsi="Arial Narrow" w:cs="Times New Roman"/>
                <w:b/>
                <w:lang w:eastAsia="en-GB"/>
              </w:rPr>
            </w:pP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77519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Y</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81EC44"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1C172" w14:textId="77777777" w:rsidR="001B599E" w:rsidRPr="001B599E" w:rsidRDefault="001B599E">
            <w:pPr>
              <w:spacing w:after="0" w:line="240" w:lineRule="auto"/>
              <w:rPr>
                <w:rFonts w:ascii="Arial Narrow" w:hAnsi="Arial Narrow" w:cs="Times New Roman"/>
                <w:b/>
                <w:lang w:eastAsia="en-GB"/>
              </w:rPr>
            </w:pPr>
          </w:p>
        </w:tc>
        <w:tc>
          <w:tcPr>
            <w:tcW w:w="238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771CF7"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Receiving spouse’s estimate </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9EEE72" w14:textId="77777777" w:rsidR="001B599E" w:rsidRPr="001B599E" w:rsidRDefault="001B599E">
            <w:pPr>
              <w:spacing w:before="120" w:after="120" w:line="240" w:lineRule="auto"/>
              <w:rPr>
                <w:rFonts w:ascii="Arial Narrow" w:hAnsi="Arial Narrow"/>
                <w:b/>
              </w:rPr>
            </w:pPr>
            <w:r w:rsidRPr="001B599E">
              <w:rPr>
                <w:rFonts w:ascii="Arial Narrow" w:hAnsi="Arial Narrow"/>
                <w:b/>
              </w:rPr>
              <w:t>Paying spouse’s estimate</w:t>
            </w:r>
          </w:p>
        </w:tc>
      </w:tr>
      <w:tr w:rsidR="001B599E" w:rsidRPr="001B599E" w14:paraId="15D456A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1D201E17"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hideMark/>
          </w:tcPr>
          <w:p w14:paraId="742F120C"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Clothes</w:t>
            </w:r>
          </w:p>
        </w:tc>
        <w:tc>
          <w:tcPr>
            <w:tcW w:w="3685" w:type="dxa"/>
            <w:gridSpan w:val="2"/>
            <w:tcBorders>
              <w:top w:val="single" w:sz="4" w:space="0" w:color="auto"/>
              <w:left w:val="single" w:sz="4" w:space="0" w:color="auto"/>
              <w:bottom w:val="single" w:sz="4" w:space="0" w:color="auto"/>
              <w:right w:val="single" w:sz="4" w:space="0" w:color="auto"/>
            </w:tcBorders>
          </w:tcPr>
          <w:p w14:paraId="4CD45151" w14:textId="77777777" w:rsidR="001B599E" w:rsidRPr="001B599E" w:rsidRDefault="001B599E">
            <w:pPr>
              <w:spacing w:before="120" w:after="120" w:line="240" w:lineRule="auto"/>
              <w:rPr>
                <w:rFonts w:ascii="Arial Narrow" w:hAnsi="Arial Narrow"/>
                <w:i/>
              </w:rPr>
            </w:pPr>
          </w:p>
        </w:tc>
        <w:tc>
          <w:tcPr>
            <w:tcW w:w="2716" w:type="dxa"/>
            <w:tcBorders>
              <w:top w:val="single" w:sz="4" w:space="0" w:color="auto"/>
              <w:left w:val="single" w:sz="4" w:space="0" w:color="auto"/>
              <w:bottom w:val="single" w:sz="4" w:space="0" w:color="auto"/>
              <w:right w:val="single" w:sz="4" w:space="0" w:color="auto"/>
            </w:tcBorders>
          </w:tcPr>
          <w:p w14:paraId="08406D1E" w14:textId="77777777" w:rsidR="001B599E" w:rsidRPr="001B599E" w:rsidRDefault="001B599E">
            <w:pPr>
              <w:spacing w:before="120" w:after="120" w:line="240" w:lineRule="auto"/>
              <w:rPr>
                <w:rFonts w:ascii="Arial Narrow" w:hAnsi="Arial Narrow"/>
                <w:i/>
              </w:rPr>
            </w:pPr>
          </w:p>
        </w:tc>
        <w:tc>
          <w:tcPr>
            <w:tcW w:w="2387" w:type="dxa"/>
            <w:tcBorders>
              <w:top w:val="single" w:sz="4" w:space="0" w:color="auto"/>
              <w:left w:val="single" w:sz="4" w:space="0" w:color="auto"/>
              <w:bottom w:val="single" w:sz="4" w:space="0" w:color="auto"/>
              <w:right w:val="single" w:sz="4" w:space="0" w:color="auto"/>
            </w:tcBorders>
            <w:hideMark/>
          </w:tcPr>
          <w:p w14:paraId="2AA6BF76"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10" w:type="dxa"/>
            <w:tcBorders>
              <w:top w:val="single" w:sz="4" w:space="0" w:color="auto"/>
              <w:left w:val="single" w:sz="4" w:space="0" w:color="auto"/>
              <w:bottom w:val="single" w:sz="4" w:space="0" w:color="auto"/>
              <w:right w:val="single" w:sz="4" w:space="0" w:color="auto"/>
            </w:tcBorders>
            <w:hideMark/>
          </w:tcPr>
          <w:p w14:paraId="5A0BE81C"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w:t>
            </w:r>
          </w:p>
        </w:tc>
      </w:tr>
      <w:tr w:rsidR="001B599E" w:rsidRPr="001B599E" w14:paraId="467976BE"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0E0C643D"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C6E3468"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7ADD2EC1"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12578C11"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43A515A8"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2F3CB1B0" w14:textId="77777777" w:rsidR="001B599E" w:rsidRPr="001B599E" w:rsidRDefault="001B599E">
            <w:pPr>
              <w:spacing w:before="120" w:after="120" w:line="240" w:lineRule="auto"/>
              <w:rPr>
                <w:rFonts w:ascii="Arial Narrow" w:hAnsi="Arial Narrow"/>
              </w:rPr>
            </w:pPr>
          </w:p>
        </w:tc>
      </w:tr>
      <w:tr w:rsidR="001B599E" w:rsidRPr="001B599E" w14:paraId="25E5174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3CCD2DA4"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5CC585"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50124A18"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68B15F32"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779DF141"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013D40A1" w14:textId="77777777" w:rsidR="001B599E" w:rsidRPr="001B599E" w:rsidRDefault="001B599E">
            <w:pPr>
              <w:spacing w:before="120" w:after="120" w:line="240" w:lineRule="auto"/>
              <w:rPr>
                <w:rFonts w:ascii="Arial Narrow" w:hAnsi="Arial Narrow"/>
              </w:rPr>
            </w:pPr>
          </w:p>
        </w:tc>
      </w:tr>
      <w:tr w:rsidR="001B599E" w:rsidRPr="001B599E" w14:paraId="04B74C1C"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60BA36B6"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hideMark/>
          </w:tcPr>
          <w:p w14:paraId="62D1D37F"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85"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6AB9C89" w14:textId="77777777" w:rsidR="001B599E" w:rsidRPr="001B599E" w:rsidRDefault="001B599E">
            <w:pPr>
              <w:spacing w:before="120" w:after="120" w:line="240" w:lineRule="auto"/>
              <w:rPr>
                <w:rFonts w:ascii="Arial Narrow" w:hAnsi="Arial Narrow"/>
                <w:u w:val="single"/>
              </w:rPr>
            </w:pPr>
          </w:p>
        </w:tc>
        <w:tc>
          <w:tcPr>
            <w:tcW w:w="2716" w:type="dxa"/>
            <w:tcBorders>
              <w:top w:val="single" w:sz="4" w:space="0" w:color="auto"/>
              <w:left w:val="single" w:sz="4" w:space="0" w:color="auto"/>
              <w:bottom w:val="single" w:sz="4" w:space="0" w:color="auto"/>
              <w:right w:val="single" w:sz="4" w:space="0" w:color="auto"/>
            </w:tcBorders>
          </w:tcPr>
          <w:p w14:paraId="20A0EEBE" w14:textId="77777777" w:rsidR="001B599E" w:rsidRPr="001B599E" w:rsidRDefault="001B599E">
            <w:pPr>
              <w:spacing w:before="120" w:after="120" w:line="240" w:lineRule="auto"/>
              <w:rPr>
                <w:rFonts w:ascii="Arial Narrow" w:hAnsi="Arial Narrow"/>
                <w:u w:val="single"/>
              </w:rPr>
            </w:pPr>
          </w:p>
        </w:tc>
        <w:tc>
          <w:tcPr>
            <w:tcW w:w="2387" w:type="dxa"/>
            <w:tcBorders>
              <w:top w:val="single" w:sz="4" w:space="0" w:color="auto"/>
              <w:left w:val="single" w:sz="4" w:space="0" w:color="auto"/>
              <w:bottom w:val="single" w:sz="4" w:space="0" w:color="auto"/>
              <w:right w:val="single" w:sz="4" w:space="0" w:color="auto"/>
            </w:tcBorders>
          </w:tcPr>
          <w:p w14:paraId="58F3A0A0" w14:textId="77777777" w:rsidR="001B599E" w:rsidRPr="001B599E" w:rsidRDefault="001B599E">
            <w:pPr>
              <w:spacing w:before="120" w:after="120" w:line="240" w:lineRule="auto"/>
              <w:rPr>
                <w:rFonts w:ascii="Arial Narrow" w:hAnsi="Arial Narrow"/>
                <w:u w:val="single"/>
              </w:rPr>
            </w:pPr>
          </w:p>
        </w:tc>
        <w:tc>
          <w:tcPr>
            <w:tcW w:w="2410" w:type="dxa"/>
            <w:tcBorders>
              <w:top w:val="single" w:sz="4" w:space="0" w:color="auto"/>
              <w:left w:val="single" w:sz="4" w:space="0" w:color="auto"/>
              <w:bottom w:val="single" w:sz="4" w:space="0" w:color="auto"/>
              <w:right w:val="single" w:sz="4" w:space="0" w:color="auto"/>
            </w:tcBorders>
          </w:tcPr>
          <w:p w14:paraId="1565FD68" w14:textId="77777777" w:rsidR="001B599E" w:rsidRPr="001B599E" w:rsidRDefault="001B599E">
            <w:pPr>
              <w:spacing w:before="120" w:after="120" w:line="240" w:lineRule="auto"/>
              <w:rPr>
                <w:rFonts w:ascii="Arial Narrow" w:hAnsi="Arial Narrow"/>
                <w:u w:val="single"/>
              </w:rPr>
            </w:pPr>
          </w:p>
        </w:tc>
      </w:tr>
    </w:tbl>
    <w:p w14:paraId="06EF9309" w14:textId="77777777" w:rsidR="001B599E" w:rsidRPr="001B599E" w:rsidRDefault="001B599E" w:rsidP="001B599E">
      <w:pPr>
        <w:divId w:val="2116439976"/>
        <w:rPr>
          <w:rFonts w:asciiTheme="minorHAnsi" w:hAnsiTheme="minorHAnsi" w:cstheme="minorBidi"/>
          <w:sz w:val="22"/>
          <w:szCs w:val="22"/>
          <w:lang w:eastAsia="en-US"/>
        </w:rPr>
      </w:pPr>
      <w:r w:rsidRPr="001B599E">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6390"/>
      </w:tblGrid>
      <w:tr w:rsidR="001B599E" w:rsidRPr="001B599E" w14:paraId="408A1ED5" w14:textId="77777777" w:rsidTr="001B599E">
        <w:trPr>
          <w:divId w:val="2116439976"/>
          <w:trHeight w:val="1531"/>
          <w:jc w:val="center"/>
        </w:trPr>
        <w:tc>
          <w:tcPr>
            <w:tcW w:w="12510" w:type="dxa"/>
            <w:gridSpan w:val="2"/>
          </w:tcPr>
          <w:p w14:paraId="2FE870F9" w14:textId="77777777" w:rsidR="001B599E" w:rsidRPr="001B599E" w:rsidRDefault="001B599E">
            <w:pPr>
              <w:spacing w:after="0" w:line="240" w:lineRule="auto"/>
              <w:jc w:val="both"/>
              <w:rPr>
                <w:rFonts w:ascii="Arial Narrow" w:hAnsi="Arial Narrow"/>
              </w:rPr>
            </w:pPr>
            <w:r w:rsidRPr="001B599E">
              <w:rPr>
                <w:rFonts w:ascii="Arial Narrow" w:hAnsi="Arial Narrow"/>
              </w:rPr>
              <w:lastRenderedPageBreak/>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0342DCD9" w14:textId="77777777" w:rsidR="001B599E" w:rsidRPr="001B599E" w:rsidRDefault="001B599E">
            <w:pPr>
              <w:spacing w:after="0" w:line="240" w:lineRule="auto"/>
              <w:rPr>
                <w:rFonts w:ascii="Arial Narrow" w:hAnsi="Arial Narrow"/>
              </w:rPr>
            </w:pPr>
          </w:p>
          <w:p w14:paraId="371F22E3" w14:textId="77777777" w:rsidR="001B599E" w:rsidRPr="001B599E" w:rsidRDefault="001B599E">
            <w:pPr>
              <w:spacing w:after="0" w:line="240" w:lineRule="auto"/>
              <w:rPr>
                <w:rFonts w:ascii="Arial Narrow" w:hAnsi="Arial Narrow"/>
              </w:rPr>
            </w:pPr>
          </w:p>
        </w:tc>
      </w:tr>
      <w:tr w:rsidR="001B599E" w:rsidRPr="001B599E" w14:paraId="1579CD2C" w14:textId="77777777" w:rsidTr="001B599E">
        <w:trPr>
          <w:divId w:val="2116439976"/>
          <w:trHeight w:val="772"/>
          <w:jc w:val="center"/>
        </w:trPr>
        <w:tc>
          <w:tcPr>
            <w:tcW w:w="6120" w:type="dxa"/>
          </w:tcPr>
          <w:p w14:paraId="0DCD9CFC" w14:textId="77777777" w:rsidR="001B599E" w:rsidRPr="001B599E" w:rsidRDefault="001B599E">
            <w:pPr>
              <w:spacing w:after="0" w:line="240" w:lineRule="auto"/>
              <w:jc w:val="center"/>
              <w:rPr>
                <w:rFonts w:ascii="Arial Narrow" w:hAnsi="Arial Narrow"/>
              </w:rPr>
            </w:pPr>
            <w:r w:rsidRPr="001B599E">
              <w:rPr>
                <w:rFonts w:ascii="Arial Narrow" w:hAnsi="Arial Narrow"/>
              </w:rPr>
              <w:t>The Plaintiff accepts the Joint Summary to be his/her binding position.</w:t>
            </w:r>
          </w:p>
          <w:p w14:paraId="240C2D97" w14:textId="77777777" w:rsidR="001B599E" w:rsidRPr="001B599E" w:rsidRDefault="001B599E">
            <w:pPr>
              <w:spacing w:after="0" w:line="240" w:lineRule="auto"/>
              <w:jc w:val="center"/>
              <w:rPr>
                <w:rFonts w:ascii="Arial Narrow" w:hAnsi="Arial Narrow"/>
              </w:rPr>
            </w:pPr>
          </w:p>
        </w:tc>
        <w:tc>
          <w:tcPr>
            <w:tcW w:w="6390" w:type="dxa"/>
            <w:hideMark/>
          </w:tcPr>
          <w:p w14:paraId="023DBC9F" w14:textId="77777777" w:rsidR="001B599E" w:rsidRPr="001B599E" w:rsidRDefault="001B599E">
            <w:pPr>
              <w:spacing w:after="0" w:line="240" w:lineRule="auto"/>
              <w:jc w:val="center"/>
              <w:rPr>
                <w:rFonts w:ascii="Arial Narrow" w:hAnsi="Arial Narrow"/>
              </w:rPr>
            </w:pPr>
            <w:r w:rsidRPr="001B599E">
              <w:rPr>
                <w:rFonts w:ascii="Arial Narrow" w:hAnsi="Arial Narrow"/>
              </w:rPr>
              <w:t>The Defendant accepts the Joint Summary to be his/her binding position.</w:t>
            </w:r>
          </w:p>
        </w:tc>
      </w:tr>
      <w:tr w:rsidR="001B599E" w:rsidRPr="001B599E" w14:paraId="39FD127D" w14:textId="77777777" w:rsidTr="001B599E">
        <w:trPr>
          <w:divId w:val="2116439976"/>
          <w:trHeight w:val="521"/>
          <w:jc w:val="center"/>
        </w:trPr>
        <w:tc>
          <w:tcPr>
            <w:tcW w:w="6120" w:type="dxa"/>
          </w:tcPr>
          <w:p w14:paraId="7CC0C74E" w14:textId="77777777" w:rsidR="001B599E" w:rsidRPr="001B599E" w:rsidRDefault="001B599E">
            <w:pPr>
              <w:spacing w:after="0" w:line="240" w:lineRule="auto"/>
              <w:rPr>
                <w:rFonts w:ascii="Arial Narrow" w:hAnsi="Arial Narrow"/>
              </w:rPr>
            </w:pPr>
          </w:p>
          <w:p w14:paraId="0AAB06A2" w14:textId="77777777" w:rsidR="001B599E" w:rsidRPr="001B599E" w:rsidRDefault="001B599E">
            <w:pPr>
              <w:spacing w:after="0" w:line="240" w:lineRule="auto"/>
              <w:rPr>
                <w:rFonts w:ascii="Arial Narrow" w:hAnsi="Arial Narrow"/>
              </w:rPr>
            </w:pPr>
          </w:p>
          <w:p w14:paraId="5E2A1BBD"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Plaintiff</w:t>
            </w:r>
          </w:p>
          <w:p w14:paraId="107705EB" w14:textId="77777777" w:rsidR="001B599E" w:rsidRPr="001B599E" w:rsidRDefault="001B599E">
            <w:pPr>
              <w:spacing w:after="0" w:line="240" w:lineRule="auto"/>
              <w:rPr>
                <w:rFonts w:ascii="Arial Narrow" w:hAnsi="Arial Narrow"/>
              </w:rPr>
            </w:pPr>
          </w:p>
        </w:tc>
        <w:tc>
          <w:tcPr>
            <w:tcW w:w="6390" w:type="dxa"/>
          </w:tcPr>
          <w:p w14:paraId="412ABD32" w14:textId="77777777" w:rsidR="001B599E" w:rsidRPr="001B599E" w:rsidRDefault="001B599E">
            <w:pPr>
              <w:spacing w:after="0" w:line="240" w:lineRule="auto"/>
              <w:rPr>
                <w:rFonts w:ascii="Arial Narrow" w:hAnsi="Arial Narrow"/>
              </w:rPr>
            </w:pPr>
          </w:p>
          <w:p w14:paraId="1FA9032E" w14:textId="77777777" w:rsidR="001B599E" w:rsidRPr="001B599E" w:rsidRDefault="001B599E">
            <w:pPr>
              <w:spacing w:after="0" w:line="240" w:lineRule="auto"/>
              <w:rPr>
                <w:rFonts w:ascii="Arial Narrow" w:hAnsi="Arial Narrow"/>
              </w:rPr>
            </w:pPr>
          </w:p>
          <w:p w14:paraId="31EBB149"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Defendant</w:t>
            </w:r>
          </w:p>
        </w:tc>
      </w:tr>
      <w:tr w:rsidR="001B599E" w:rsidRPr="001B599E" w14:paraId="5703B5E5" w14:textId="77777777" w:rsidTr="001B599E">
        <w:trPr>
          <w:divId w:val="2116439976"/>
          <w:trHeight w:val="501"/>
          <w:jc w:val="center"/>
        </w:trPr>
        <w:tc>
          <w:tcPr>
            <w:tcW w:w="6120" w:type="dxa"/>
          </w:tcPr>
          <w:p w14:paraId="3CBB1E80" w14:textId="77777777" w:rsidR="001B599E" w:rsidRPr="001B599E" w:rsidRDefault="001B599E">
            <w:pPr>
              <w:spacing w:after="0" w:line="240" w:lineRule="auto"/>
              <w:rPr>
                <w:rFonts w:ascii="Arial Narrow" w:hAnsi="Arial Narrow"/>
              </w:rPr>
            </w:pPr>
            <w:r w:rsidRPr="001B599E">
              <w:rPr>
                <w:rFonts w:ascii="Arial Narrow" w:hAnsi="Arial Narrow"/>
              </w:rPr>
              <w:t>Dated:</w:t>
            </w:r>
          </w:p>
          <w:p w14:paraId="718DED36" w14:textId="77777777" w:rsidR="001B599E" w:rsidRPr="001B599E" w:rsidRDefault="001B599E">
            <w:pPr>
              <w:spacing w:after="0" w:line="240" w:lineRule="auto"/>
              <w:rPr>
                <w:rFonts w:ascii="Arial Narrow" w:hAnsi="Arial Narrow"/>
              </w:rPr>
            </w:pPr>
          </w:p>
        </w:tc>
        <w:tc>
          <w:tcPr>
            <w:tcW w:w="6390" w:type="dxa"/>
            <w:hideMark/>
          </w:tcPr>
          <w:p w14:paraId="6CD23337" w14:textId="77777777" w:rsidR="001B599E" w:rsidRPr="001B599E" w:rsidRDefault="001B599E">
            <w:pPr>
              <w:spacing w:after="0" w:line="240" w:lineRule="auto"/>
              <w:rPr>
                <w:rFonts w:ascii="Arial Narrow" w:hAnsi="Arial Narrow"/>
              </w:rPr>
            </w:pPr>
            <w:r w:rsidRPr="001B599E">
              <w:rPr>
                <w:rFonts w:ascii="Arial Narrow" w:hAnsi="Arial Narrow"/>
              </w:rPr>
              <w:t xml:space="preserve">Dated: </w:t>
            </w:r>
          </w:p>
        </w:tc>
      </w:tr>
    </w:tbl>
    <w:p w14:paraId="44660834" w14:textId="77777777" w:rsidR="001B599E" w:rsidRPr="001B599E" w:rsidRDefault="001B599E" w:rsidP="001B599E">
      <w:pPr>
        <w:ind w:firstLine="720"/>
        <w:jc w:val="center"/>
        <w:divId w:val="2116439976"/>
        <w:rPr>
          <w:rFonts w:ascii="Arial Narrow" w:hAnsi="Arial Narrow" w:cstheme="minorBidi"/>
          <w:i/>
          <w:lang w:eastAsia="en-US"/>
        </w:rPr>
      </w:pPr>
    </w:p>
    <w:p w14:paraId="34E6EE12" w14:textId="70B66EC0" w:rsidR="00267633" w:rsidRPr="0030694F" w:rsidRDefault="00267633"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1A480621"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81FCE7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573FB691"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424BB9A2"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E1D5756"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76AC7620"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13C9B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1D24149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0C36DD32"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2FD06FB4"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A5A0A21"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1B43879B"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08B60334"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49A596B7"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7093C67D"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7032ABB5"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2F23A29"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01AE170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EB6431C"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01393B4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BA4D75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4DE4BF7A"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B927F2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1E23E20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1A282CD"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3280DA06"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1438F312"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7D1B9A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73CD0E44"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1CA9408A"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241DAF19"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21D31811"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16A9AC49" w14:textId="77777777" w:rsidTr="002F0484">
        <w:trPr>
          <w:divId w:val="2116439976"/>
          <w:jc w:val="center"/>
        </w:trPr>
        <w:tc>
          <w:tcPr>
            <w:tcW w:w="2600" w:type="dxa"/>
          </w:tcPr>
          <w:p w14:paraId="3A4F10AE"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63FA826"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51" w:name="_Toc66445313"/>
            <w:bookmarkStart w:id="152" w:name="_Toc81709868"/>
            <w:bookmarkStart w:id="153" w:name="_Toc81710593"/>
            <w:bookmarkStart w:id="154" w:name="_Toc81717502"/>
            <w:bookmarkStart w:id="155" w:name="_Toc122854353"/>
            <w:bookmarkStart w:id="156" w:name="_Toc122854727"/>
            <w:bookmarkStart w:id="157" w:name="_Toc243995797"/>
          </w:p>
          <w:p w14:paraId="5322717A"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51"/>
            <w:bookmarkEnd w:id="152"/>
            <w:bookmarkEnd w:id="153"/>
            <w:bookmarkEnd w:id="154"/>
            <w:bookmarkEnd w:id="155"/>
            <w:bookmarkEnd w:id="156"/>
            <w:bookmarkEnd w:id="157"/>
            <w:r w:rsidRPr="00267633">
              <w:rPr>
                <w:rFonts w:ascii="Times New Roman" w:hAnsi="Times New Roman"/>
                <w:bCs/>
                <w:iCs/>
                <w:szCs w:val="28"/>
                <w:lang w:val="en-GB" w:eastAsia="zh-CN"/>
              </w:rPr>
              <w:t>246</w:t>
            </w:r>
          </w:p>
        </w:tc>
        <w:tc>
          <w:tcPr>
            <w:tcW w:w="2600" w:type="dxa"/>
          </w:tcPr>
          <w:p w14:paraId="6B682D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6432971"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59997B03"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70110D4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58" w:name="_Toc66445314"/>
      <w:bookmarkStart w:id="159" w:name="_Toc81709869"/>
      <w:bookmarkStart w:id="160" w:name="_Toc81710594"/>
      <w:bookmarkStart w:id="161" w:name="_Toc81717503"/>
      <w:bookmarkStart w:id="162" w:name="_Toc122854354"/>
      <w:bookmarkStart w:id="163" w:name="_Toc122854728"/>
      <w:bookmarkStart w:id="164" w:name="_Toc243995798"/>
      <w:r w:rsidRPr="00267633">
        <w:rPr>
          <w:rFonts w:ascii="Times New Roman" w:hAnsi="Times New Roman"/>
          <w:b/>
          <w:bCs/>
          <w:iCs/>
          <w:szCs w:val="28"/>
          <w:lang w:val="en-GB" w:eastAsia="zh-CN"/>
        </w:rPr>
        <w:t>NOTICE OF OBJECTIONS TO CONTENTS OF AFFIDAVITS OF EVIDENCE-IN-CHIEF</w:t>
      </w:r>
      <w:bookmarkEnd w:id="158"/>
      <w:bookmarkEnd w:id="159"/>
      <w:bookmarkEnd w:id="160"/>
      <w:bookmarkEnd w:id="161"/>
      <w:bookmarkEnd w:id="162"/>
      <w:bookmarkEnd w:id="163"/>
      <w:bookmarkEnd w:id="164"/>
    </w:p>
    <w:p w14:paraId="59388D21"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698B0786"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15AC8609"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9EBF65"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63213B0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E2D51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751485E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2F61C683"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5509501A"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6152DE5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4328BB32"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A2563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4AD248C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003F017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0C27FFC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8C756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81895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7DB1E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D1FD89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9C41C1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376DAB9"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11B1DDC7" w14:textId="77777777"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lastRenderedPageBreak/>
        <w:t>FORM 246A</w:t>
      </w:r>
    </w:p>
    <w:p w14:paraId="6F95C45A" w14:textId="77777777" w:rsidR="00AB5527" w:rsidRDefault="00AB5527" w:rsidP="00AB5527">
      <w:pPr>
        <w:divId w:val="2116439976"/>
        <w:rPr>
          <w:rFonts w:ascii="Times New Roman" w:hAnsi="Times New Roman" w:cs="Times New Roman"/>
          <w:sz w:val="18"/>
          <w:szCs w:val="18"/>
        </w:rPr>
      </w:pPr>
      <w:r w:rsidRPr="00A94069">
        <w:rPr>
          <w:rFonts w:ascii="Times New Roman" w:hAnsi="Times New Roman" w:cs="Times New Roman"/>
          <w:sz w:val="18"/>
          <w:szCs w:val="18"/>
        </w:rPr>
        <w:t>Para 116</w:t>
      </w:r>
    </w:p>
    <w:p w14:paraId="5F9A9F37"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Checklist </w:t>
      </w:r>
      <w:proofErr w:type="gramStart"/>
      <w:r w:rsidRPr="00A94069">
        <w:rPr>
          <w:rFonts w:ascii="Times New Roman" w:hAnsi="Times New Roman" w:cs="Times New Roman"/>
          <w:b/>
        </w:rPr>
        <w:t>For</w:t>
      </w:r>
      <w:proofErr w:type="gramEnd"/>
      <w:r w:rsidRPr="00A94069">
        <w:rPr>
          <w:rFonts w:ascii="Times New Roman" w:hAnsi="Times New Roman" w:cs="Times New Roman"/>
          <w:b/>
        </w:rPr>
        <w:t xml:space="preserve"> Consent Orders For Disposal or Transfer of Properties </w:t>
      </w:r>
    </w:p>
    <w:p w14:paraId="49DAD7D2"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Funded </w:t>
      </w:r>
      <w:proofErr w:type="gramStart"/>
      <w:r w:rsidRPr="00A94069">
        <w:rPr>
          <w:rFonts w:ascii="Times New Roman" w:hAnsi="Times New Roman" w:cs="Times New Roman"/>
          <w:b/>
        </w:rPr>
        <w:t>With</w:t>
      </w:r>
      <w:proofErr w:type="gramEnd"/>
      <w:r w:rsidRPr="00A94069">
        <w:rPr>
          <w:rFonts w:ascii="Times New Roman" w:hAnsi="Times New Roman" w:cs="Times New Roman"/>
          <w:b/>
        </w:rPr>
        <w:t xml:space="preserve"> CPF Moneys</w:t>
      </w:r>
    </w:p>
    <w:p w14:paraId="6B968122" w14:textId="77777777" w:rsidR="00AB5527" w:rsidRPr="00A94069" w:rsidRDefault="00AB5527" w:rsidP="00AB5527">
      <w:pPr>
        <w:spacing w:beforeLines="60" w:before="144" w:afterLines="60" w:after="144"/>
        <w:divId w:val="2116439976"/>
        <w:rPr>
          <w:rFonts w:ascii="Times New Roman" w:hAnsi="Times New Roman" w:cs="Times New Roman"/>
          <w:b/>
        </w:rPr>
      </w:pPr>
      <w:r w:rsidRPr="00A94069">
        <w:rPr>
          <w:rFonts w:ascii="Times New Roman" w:hAnsi="Times New Roman" w:cs="Times New Roman"/>
          <w:b/>
        </w:rPr>
        <w:t xml:space="preserve">How To Use This </w:t>
      </w:r>
      <w:proofErr w:type="gramStart"/>
      <w:r w:rsidRPr="00A94069">
        <w:rPr>
          <w:rFonts w:ascii="Times New Roman" w:hAnsi="Times New Roman" w:cs="Times New Roman"/>
          <w:b/>
        </w:rPr>
        <w:t>Checklist:</w:t>
      </w:r>
      <w:proofErr w:type="gramEnd"/>
    </w:p>
    <w:p w14:paraId="07E4DA22" w14:textId="77777777" w:rsidR="00AB5527" w:rsidRPr="00A94069" w:rsidRDefault="00AB5527" w:rsidP="006172E9">
      <w:pPr>
        <w:pStyle w:val="ListParagraph"/>
        <w:numPr>
          <w:ilvl w:val="0"/>
          <w:numId w:val="136"/>
        </w:numPr>
        <w:spacing w:beforeLines="60" w:before="144" w:afterLines="60" w:after="144" w:line="276" w:lineRule="auto"/>
        <w:jc w:val="both"/>
        <w:divId w:val="2116439976"/>
      </w:pPr>
      <w:r w:rsidRPr="00A94069">
        <w:t>You will have to sign this Checklist if:</w:t>
      </w:r>
    </w:p>
    <w:p w14:paraId="719109AA" w14:textId="77777777" w:rsidR="00AB5527" w:rsidRPr="00A94069" w:rsidRDefault="00AB5527" w:rsidP="006172E9">
      <w:pPr>
        <w:pStyle w:val="ListParagraph"/>
        <w:numPr>
          <w:ilvl w:val="1"/>
          <w:numId w:val="136"/>
        </w:numPr>
        <w:ind w:left="720"/>
        <w:contextualSpacing/>
        <w:jc w:val="both"/>
        <w:divId w:val="2116439976"/>
      </w:pPr>
      <w:r w:rsidRPr="00A94069">
        <w:t xml:space="preserve">You or the other party are going to apply for a </w:t>
      </w:r>
      <w:r w:rsidRPr="00A94069">
        <w:rPr>
          <w:b/>
        </w:rPr>
        <w:t>consent</w:t>
      </w:r>
      <w:r w:rsidRPr="00A94069">
        <w:t xml:space="preserve"> </w:t>
      </w:r>
      <w:r w:rsidRPr="00A94069">
        <w:rPr>
          <w:b/>
        </w:rPr>
        <w:t>order</w:t>
      </w:r>
      <w:r w:rsidRPr="00A94069">
        <w:t xml:space="preserve"> (“</w:t>
      </w:r>
      <w:r w:rsidRPr="00A94069">
        <w:rPr>
          <w:b/>
        </w:rPr>
        <w:t>Order</w:t>
      </w:r>
      <w:r w:rsidRPr="00A94069">
        <w:t>”) dealing with changes in ownership  (e.g. sell, transfer etc.)</w:t>
      </w:r>
      <w:r w:rsidRPr="00AB5527">
        <w:rPr>
          <w:sz w:val="22"/>
          <w:vertAlign w:val="superscript"/>
        </w:rPr>
        <w:t>1</w:t>
      </w:r>
      <w:r w:rsidRPr="00A94069">
        <w:t xml:space="preserve"> of a property (the “</w:t>
      </w:r>
      <w:r w:rsidRPr="00A94069">
        <w:rPr>
          <w:b/>
        </w:rPr>
        <w:t>Property</w:t>
      </w:r>
      <w:r w:rsidRPr="00A94069">
        <w:t>”)</w:t>
      </w:r>
      <w:r w:rsidRPr="00A94069">
        <w:rPr>
          <w:b/>
        </w:rPr>
        <w:t xml:space="preserve"> </w:t>
      </w:r>
      <w:r w:rsidRPr="00A94069">
        <w:t xml:space="preserve">under section 112 or 121G of the Women’s Charter ; </w:t>
      </w:r>
      <w:r w:rsidRPr="00A94069">
        <w:rPr>
          <w:b/>
          <w:u w:val="single"/>
        </w:rPr>
        <w:t>and</w:t>
      </w:r>
    </w:p>
    <w:p w14:paraId="642CAB41" w14:textId="77777777" w:rsidR="00AB5527" w:rsidRPr="00A94069" w:rsidRDefault="00AB5527" w:rsidP="00AB5527">
      <w:pPr>
        <w:pStyle w:val="ListParagraph"/>
        <w:divId w:val="2116439976"/>
      </w:pPr>
    </w:p>
    <w:p w14:paraId="20B2B70E" w14:textId="77777777" w:rsidR="00AB5527" w:rsidRPr="00A94069" w:rsidRDefault="00AB5527" w:rsidP="006172E9">
      <w:pPr>
        <w:pStyle w:val="ListParagraph"/>
        <w:numPr>
          <w:ilvl w:val="1"/>
          <w:numId w:val="136"/>
        </w:numPr>
        <w:ind w:left="720"/>
        <w:contextualSpacing/>
        <w:jc w:val="both"/>
        <w:divId w:val="2116439976"/>
      </w:pPr>
      <w:r w:rsidRPr="00A94069">
        <w:t>Central Provident Fund (“</w:t>
      </w:r>
      <w:r w:rsidRPr="00A94069">
        <w:rPr>
          <w:b/>
        </w:rPr>
        <w:t>CPF</w:t>
      </w:r>
      <w:r w:rsidRPr="00A94069">
        <w:t>”) moneys have been withdrawn from any CPF account(s) in respect of the Property. This includes using CPF moneys to purchase the Property, and/or pledging the Property to withdraw moneys from the CPF Retirement Account.</w:t>
      </w:r>
    </w:p>
    <w:p w14:paraId="032550C8"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 xml:space="preserve">You do </w:t>
      </w:r>
      <w:r w:rsidRPr="00A94069">
        <w:rPr>
          <w:b/>
        </w:rPr>
        <w:t>not</w:t>
      </w:r>
      <w:r w:rsidRPr="00A94069">
        <w:t xml:space="preserve"> need to sign this Checklist if the order is for the Property to be transferred (other than by way of sale) with </w:t>
      </w:r>
      <w:r w:rsidRPr="00A94069">
        <w:rPr>
          <w:b/>
        </w:rPr>
        <w:t>partial or no CPF</w:t>
      </w:r>
      <w:r w:rsidRPr="00A94069">
        <w:t xml:space="preserve"> refunds. </w:t>
      </w:r>
    </w:p>
    <w:p w14:paraId="4998C114"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The signed Checklist must be submitted to the courts at the same time as when you are submitting the draft consent order.</w:t>
      </w:r>
    </w:p>
    <w:p w14:paraId="0433ED7F" w14:textId="77777777" w:rsidR="00AB5527" w:rsidRPr="00A94069" w:rsidRDefault="00AB5527" w:rsidP="00AB5527">
      <w:pPr>
        <w:spacing w:beforeLines="60" w:before="144" w:afterLines="60" w:after="144"/>
        <w:divId w:val="2116439976"/>
        <w:rPr>
          <w:rFonts w:ascii="Times New Roman" w:hAnsi="Times New Roman" w:cs="Times New Roman"/>
        </w:rPr>
      </w:pPr>
      <w:r w:rsidRPr="00A94069">
        <w:rPr>
          <w:rFonts w:ascii="Times New Roman" w:hAnsi="Times New Roman" w:cs="Times New Roman"/>
          <w:b/>
        </w:rPr>
        <w:t xml:space="preserve">Important Notes: </w:t>
      </w:r>
    </w:p>
    <w:p w14:paraId="572AC15B"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The Order should be promptly served on the Central Provident Fund Board</w:t>
      </w:r>
      <w:r w:rsidR="009D0BD5" w:rsidRPr="009D0BD5">
        <w:rPr>
          <w:sz w:val="22"/>
          <w:vertAlign w:val="superscript"/>
        </w:rPr>
        <w:t>2</w:t>
      </w:r>
      <w:r w:rsidR="009D0BD5">
        <w:rPr>
          <w:sz w:val="22"/>
        </w:rPr>
        <w:t xml:space="preserve"> </w:t>
      </w:r>
      <w:r w:rsidRPr="00A94069">
        <w:t>(the “</w:t>
      </w:r>
      <w:r w:rsidRPr="00A94069">
        <w:rPr>
          <w:b/>
        </w:rPr>
        <w:t>CPF Board</w:t>
      </w:r>
      <w:r w:rsidRPr="00A94069">
        <w:t>”) before the change in ownership of the Property.</w:t>
      </w:r>
    </w:p>
    <w:p w14:paraId="1E489DF2" w14:textId="77777777" w:rsidR="00AB5527" w:rsidRPr="00A94069" w:rsidRDefault="00AB5527" w:rsidP="006172E9">
      <w:pPr>
        <w:pStyle w:val="ListParagraph"/>
        <w:numPr>
          <w:ilvl w:val="0"/>
          <w:numId w:val="137"/>
        </w:numPr>
        <w:spacing w:beforeLines="60" w:before="144" w:afterLines="60" w:after="144" w:line="276" w:lineRule="auto"/>
        <w:jc w:val="both"/>
        <w:divId w:val="2116439976"/>
      </w:pPr>
      <w:r w:rsidRPr="00A94069">
        <w:t>Changes in ownership of any HDB Flats will be subject to HDB rules and regulations.</w:t>
      </w:r>
    </w:p>
    <w:p w14:paraId="62E0173E"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For more options on the division of CPF-related matrimonial assets, e.g. transferring a property (other than by way of sale) with partial or no refunds, please refer to the CPF Board’s Suggested Clauses in Order of Court available at the Family Justice Courts’ website.</w:t>
      </w:r>
    </w:p>
    <w:p w14:paraId="49E8868E" w14:textId="77777777" w:rsidR="00AB5527" w:rsidRDefault="00AB5527" w:rsidP="00AB5527">
      <w:pPr>
        <w:spacing w:beforeLines="60" w:before="144" w:afterLines="60" w:after="144" w:line="276" w:lineRule="auto"/>
        <w:jc w:val="both"/>
        <w:divId w:val="2116439976"/>
        <w:rPr>
          <w:rFonts w:ascii="Times New Roman" w:hAnsi="Times New Roman" w:cs="Times New Roman"/>
        </w:rPr>
      </w:pPr>
    </w:p>
    <w:p w14:paraId="787ED80A"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3532EB66"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7D7D73F4"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50D657EB"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r>
        <w:rPr>
          <w:rFonts w:ascii="Times New Roman" w:hAnsi="Times New Roman" w:cs="Times New Roman"/>
        </w:rPr>
        <w:t>________________________</w:t>
      </w:r>
    </w:p>
    <w:p w14:paraId="49F7AB03" w14:textId="77777777" w:rsidR="009D0BD5" w:rsidRPr="009D0BD5" w:rsidRDefault="009D0BD5" w:rsidP="009D0BD5">
      <w:pPr>
        <w:pStyle w:val="FootnoteText"/>
        <w:spacing w:before="0" w:after="0" w:line="240" w:lineRule="auto"/>
        <w:jc w:val="both"/>
        <w:divId w:val="2116439976"/>
        <w:rPr>
          <w:rFonts w:ascii="Times New Roman" w:hAnsi="Times New Roman"/>
          <w:lang w:val="en-SG"/>
        </w:rPr>
      </w:pPr>
      <w:r w:rsidRPr="009D0BD5">
        <w:rPr>
          <w:rFonts w:ascii="Times New Roman" w:hAnsi="Times New Roman"/>
          <w:vertAlign w:val="superscript"/>
          <w:lang w:val="en-SG"/>
        </w:rPr>
        <w:t>1</w:t>
      </w:r>
      <w:r>
        <w:rPr>
          <w:rFonts w:ascii="Times New Roman" w:hAnsi="Times New Roman"/>
          <w:vertAlign w:val="superscript"/>
          <w:lang w:val="en-SG"/>
        </w:rPr>
        <w:t xml:space="preserve">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3D68675C" w14:textId="77777777" w:rsidR="009D0BD5" w:rsidRDefault="009D0BD5" w:rsidP="009D0BD5">
      <w:pPr>
        <w:pStyle w:val="FootnoteText"/>
        <w:spacing w:before="0" w:after="0" w:line="240" w:lineRule="auto"/>
        <w:jc w:val="both"/>
        <w:divId w:val="2116439976"/>
        <w:rPr>
          <w:rFonts w:ascii="Times New Roman" w:hAnsi="Times New Roman"/>
        </w:rPr>
      </w:pPr>
    </w:p>
    <w:p w14:paraId="69520305" w14:textId="77777777" w:rsidR="009D0BD5" w:rsidRPr="00A94069" w:rsidRDefault="009D0BD5" w:rsidP="006172E9">
      <w:pPr>
        <w:pStyle w:val="FootnoteText"/>
        <w:numPr>
          <w:ilvl w:val="0"/>
          <w:numId w:val="138"/>
        </w:numPr>
        <w:spacing w:before="0" w:after="0" w:line="240" w:lineRule="auto"/>
        <w:ind w:left="142" w:hanging="142"/>
        <w:jc w:val="both"/>
        <w:divId w:val="2116439976"/>
        <w:rPr>
          <w:rFonts w:ascii="Times New Roman" w:hAnsi="Times New Roman"/>
        </w:rPr>
      </w:pPr>
      <w:r w:rsidRPr="00A94069">
        <w:rPr>
          <w:rFonts w:ascii="Times New Roman" w:hAnsi="Times New Roman"/>
        </w:rPr>
        <w:t>Please refer to:</w:t>
      </w:r>
    </w:p>
    <w:p w14:paraId="0A4AC56A"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A94069">
        <w:rPr>
          <w:rFonts w:ascii="Times New Roman" w:hAnsi="Times New Roman"/>
        </w:rPr>
        <w:t>Regulation 7 of the CPF (Division of Fund-Related Assets in Matrimonial Proceedings) Regulations; and</w:t>
      </w:r>
    </w:p>
    <w:p w14:paraId="71842AE1"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B158E1">
        <w:rPr>
          <w:rFonts w:ascii="Times New Roman" w:hAnsi="Times New Roman"/>
        </w:rPr>
        <w:t>Regulation 13 of the CPF (Lifelong Income Scheme) Regulations.</w:t>
      </w:r>
    </w:p>
    <w:p w14:paraId="766DDC7E" w14:textId="77777777" w:rsidR="00B158E1" w:rsidRDefault="00B158E1" w:rsidP="00B158E1">
      <w:pPr>
        <w:pStyle w:val="FootnoteText"/>
        <w:spacing w:before="0" w:after="0" w:line="240" w:lineRule="auto"/>
        <w:jc w:val="both"/>
        <w:divId w:val="2116439976"/>
        <w:rPr>
          <w:rFonts w:ascii="Times New Roman" w:hAnsi="Times New Roman"/>
        </w:rPr>
      </w:pPr>
    </w:p>
    <w:p w14:paraId="6FB0B732" w14:textId="77777777" w:rsidR="009D0BD5" w:rsidRPr="00B158E1" w:rsidRDefault="009D0BD5" w:rsidP="00B158E1">
      <w:pPr>
        <w:pStyle w:val="FootnoteText"/>
        <w:spacing w:before="0" w:after="0" w:line="240" w:lineRule="auto"/>
        <w:jc w:val="both"/>
        <w:divId w:val="2116439976"/>
        <w:rPr>
          <w:rFonts w:ascii="Times New Roman" w:hAnsi="Times New Roman"/>
        </w:rPr>
      </w:pPr>
      <w:r w:rsidRPr="00B158E1">
        <w:rPr>
          <w:rFonts w:ascii="Times New Roman" w:hAnsi="Times New Roman"/>
        </w:rPr>
        <w:t>Parties/lawyers are required to serve the sealed copy of the order of court on the CPF Board in the manner stated in the Regulations.</w:t>
      </w:r>
    </w:p>
    <w:p w14:paraId="6970E8E1" w14:textId="77777777" w:rsidR="00AB5527" w:rsidRPr="00AB5527" w:rsidRDefault="00F258CF" w:rsidP="00F258CF">
      <w:pPr>
        <w:spacing w:before="0" w:after="200" w:line="276" w:lineRule="auto"/>
        <w:ind w:hanging="1134"/>
        <w:jc w:val="center"/>
        <w:divId w:val="2116439976"/>
        <w:rPr>
          <w:rFonts w:ascii="Times New Roman" w:hAnsi="Times New Roman" w:cs="Times New Roman"/>
          <w:szCs w:val="20"/>
          <w:lang w:val="en-GB" w:eastAsia="zh-CN"/>
        </w:rPr>
      </w:pPr>
      <w:r>
        <w:rPr>
          <w:noProof/>
        </w:rPr>
        <w:lastRenderedPageBreak/>
        <w:drawing>
          <wp:inline distT="0" distB="0" distL="0" distR="0" wp14:anchorId="2569D73A" wp14:editId="6872A289">
            <wp:extent cx="6288100" cy="8807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981" cy="8849465"/>
                    </a:xfrm>
                    <a:prstGeom prst="rect">
                      <a:avLst/>
                    </a:prstGeom>
                  </pic:spPr>
                </pic:pic>
              </a:graphicData>
            </a:graphic>
          </wp:inline>
        </w:drawing>
      </w:r>
    </w:p>
    <w:p w14:paraId="2BA2F959" w14:textId="77777777" w:rsidR="00AB5527" w:rsidRDefault="00F258CF" w:rsidP="00F258CF">
      <w:pPr>
        <w:spacing w:before="0" w:after="200" w:line="276" w:lineRule="auto"/>
        <w:ind w:hanging="993"/>
        <w:jc w:val="center"/>
        <w:divId w:val="2116439976"/>
        <w:rPr>
          <w:rFonts w:ascii="Times New Roman" w:hAnsi="Times New Roman" w:cs="Times New Roman"/>
          <w:i/>
          <w:szCs w:val="20"/>
          <w:lang w:val="en-GB" w:eastAsia="zh-CN"/>
        </w:rPr>
      </w:pPr>
      <w:r>
        <w:rPr>
          <w:noProof/>
        </w:rPr>
        <w:lastRenderedPageBreak/>
        <w:drawing>
          <wp:inline distT="0" distB="0" distL="0" distR="0" wp14:anchorId="10D25324" wp14:editId="6FCC38BC">
            <wp:extent cx="6036433" cy="55870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6569" cy="5596452"/>
                    </a:xfrm>
                    <a:prstGeom prst="rect">
                      <a:avLst/>
                    </a:prstGeom>
                  </pic:spPr>
                </pic:pic>
              </a:graphicData>
            </a:graphic>
          </wp:inline>
        </w:drawing>
      </w:r>
    </w:p>
    <w:p w14:paraId="26449D9B"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315F07B8"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25B7F177"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CB730FC"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ADEE35A"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13C4C931"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7F6719F0"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15B14C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0E391B9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FE44F04" w14:textId="77777777"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14:paraId="34B81A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15D031D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15FA7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3936D23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72B75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293FE5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4DF0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3009A96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B5651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32F3B01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B75E1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1AA061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5C4B0B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5BC143A"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0B60D44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1CBD8902"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14:paraId="2E3DCEF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438DC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798C7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0F6FF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4798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3AF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4A31E6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0D236A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885B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3854D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11CBBF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663BB1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B0E0CD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F94F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1D34B35"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1F90AE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A24AA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BFBE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5FCA0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79E755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8CD3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B4C64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27D78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2843D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6304BA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5D209B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CCCF5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39EB4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203097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98FB0F6"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884C22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381A3F72"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6200BEF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0B2C5F" w14:textId="77777777" w:rsidTr="0030694F">
        <w:trPr>
          <w:divId w:val="2116439976"/>
          <w:jc w:val="center"/>
        </w:trPr>
        <w:tc>
          <w:tcPr>
            <w:tcW w:w="1072" w:type="pct"/>
          </w:tcPr>
          <w:p w14:paraId="51AC1A85"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14:paraId="52825102"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65" w:name="_Toc66445358"/>
            <w:bookmarkStart w:id="166" w:name="_Toc81709915"/>
            <w:bookmarkStart w:id="167" w:name="_Toc81710640"/>
            <w:bookmarkStart w:id="168" w:name="_Toc81717549"/>
            <w:bookmarkStart w:id="169" w:name="_Toc122854423"/>
            <w:bookmarkStart w:id="170" w:name="_Toc122854803"/>
            <w:bookmarkStart w:id="171"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65"/>
            <w:bookmarkEnd w:id="166"/>
            <w:bookmarkEnd w:id="167"/>
            <w:bookmarkEnd w:id="168"/>
            <w:bookmarkEnd w:id="169"/>
            <w:bookmarkEnd w:id="170"/>
            <w:bookmarkEnd w:id="171"/>
            <w:r w:rsidRPr="00267633">
              <w:rPr>
                <w:rFonts w:ascii="Times New Roman" w:hAnsi="Times New Roman"/>
                <w:bCs/>
                <w:iCs/>
                <w:spacing w:val="-3"/>
                <w:lang w:val="en-US" w:eastAsia="zh-CN"/>
              </w:rPr>
              <w:t>248</w:t>
            </w:r>
          </w:p>
        </w:tc>
        <w:tc>
          <w:tcPr>
            <w:tcW w:w="1072" w:type="pct"/>
          </w:tcPr>
          <w:p w14:paraId="6C6A9AC2"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50BFE6EF"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60B238A3"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3033B66F"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4AEA8568"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220CD2C1"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0FE062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0C3E4642"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4C1A07C6"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DA920CE"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7C5C4B8F"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7BCBAD26"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4FBE82EA"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5AB12B70"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59DC5F1F"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63A16A1"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2D830DAF"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17B0BB55"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20F6DA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54EEFF07"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BA9B83"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4ECE6F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65DE5B"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2104B96"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6307D27"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D3E1BD4"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52BE8BF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68BD9E07" w14:textId="77777777" w:rsidTr="00267633">
        <w:trPr>
          <w:divId w:val="2116439976"/>
        </w:trPr>
        <w:tc>
          <w:tcPr>
            <w:tcW w:w="675" w:type="dxa"/>
          </w:tcPr>
          <w:p w14:paraId="730CC8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4C6DA4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555D44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922ACE" w14:textId="77777777" w:rsidTr="00267633">
        <w:trPr>
          <w:divId w:val="2116439976"/>
        </w:trPr>
        <w:tc>
          <w:tcPr>
            <w:tcW w:w="675" w:type="dxa"/>
          </w:tcPr>
          <w:p w14:paraId="4D64648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1F70B3A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41A8109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7C88F5" w14:textId="77777777" w:rsidTr="00267633">
        <w:trPr>
          <w:divId w:val="2116439976"/>
        </w:trPr>
        <w:tc>
          <w:tcPr>
            <w:tcW w:w="675" w:type="dxa"/>
          </w:tcPr>
          <w:p w14:paraId="6D80FD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088ACB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4FB1CF8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7430A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E5CFBE" w14:textId="77777777" w:rsidTr="00267633">
        <w:trPr>
          <w:divId w:val="2116439976"/>
        </w:trPr>
        <w:tc>
          <w:tcPr>
            <w:tcW w:w="675" w:type="dxa"/>
          </w:tcPr>
          <w:p w14:paraId="039F01B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061078E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40FA359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FEF40D" w14:textId="77777777" w:rsidTr="00267633">
        <w:trPr>
          <w:divId w:val="2116439976"/>
        </w:trPr>
        <w:tc>
          <w:tcPr>
            <w:tcW w:w="675" w:type="dxa"/>
          </w:tcPr>
          <w:p w14:paraId="605FA4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5039CB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5451679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CE570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16563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8F76A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2AE359EF" w14:textId="77777777" w:rsidTr="00267633">
        <w:trPr>
          <w:divId w:val="2116439976"/>
        </w:trPr>
        <w:tc>
          <w:tcPr>
            <w:tcW w:w="675" w:type="dxa"/>
            <w:tcBorders>
              <w:right w:val="nil"/>
            </w:tcBorders>
          </w:tcPr>
          <w:p w14:paraId="46B04E0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74AD75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3D88243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EFDDF8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7C8CEF13" w14:textId="77777777" w:rsidTr="00267633">
        <w:trPr>
          <w:divId w:val="2116439976"/>
        </w:trPr>
        <w:tc>
          <w:tcPr>
            <w:tcW w:w="675" w:type="dxa"/>
            <w:tcBorders>
              <w:bottom w:val="single" w:sz="4" w:space="0" w:color="auto"/>
              <w:right w:val="nil"/>
            </w:tcBorders>
          </w:tcPr>
          <w:p w14:paraId="1C74C5E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46D9585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1B1E82C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08EC63F" w14:textId="77777777" w:rsidTr="00267633">
        <w:trPr>
          <w:divId w:val="2116439976"/>
        </w:trPr>
        <w:tc>
          <w:tcPr>
            <w:tcW w:w="675" w:type="dxa"/>
            <w:tcBorders>
              <w:right w:val="nil"/>
            </w:tcBorders>
          </w:tcPr>
          <w:p w14:paraId="45BCAEB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87F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64D2D6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8E7B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177FC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08A96808" wp14:editId="6608A563">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276D1088" w14:textId="77777777" w:rsidR="000D3C6D" w:rsidRPr="00D62AB5" w:rsidRDefault="000D3C6D"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A96808"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14:paraId="276D1088" w14:textId="77777777" w:rsidR="000D3C6D" w:rsidRPr="00D62AB5" w:rsidRDefault="000D3C6D"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v:textbox>
                    </v:shape>
                  </w:pict>
                </mc:Fallback>
              </mc:AlternateContent>
            </w:r>
          </w:p>
        </w:tc>
      </w:tr>
      <w:tr w:rsidR="00267633" w:rsidRPr="00267633" w14:paraId="1D88A5D4" w14:textId="77777777" w:rsidTr="00267633">
        <w:trPr>
          <w:divId w:val="2116439976"/>
        </w:trPr>
        <w:tc>
          <w:tcPr>
            <w:tcW w:w="675" w:type="dxa"/>
            <w:tcBorders>
              <w:right w:val="nil"/>
            </w:tcBorders>
          </w:tcPr>
          <w:p w14:paraId="205832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729681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12F73C7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D6EE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2268B3D" w14:textId="77777777" w:rsidTr="00267633">
        <w:trPr>
          <w:divId w:val="2116439976"/>
        </w:trPr>
        <w:tc>
          <w:tcPr>
            <w:tcW w:w="675" w:type="dxa"/>
            <w:tcBorders>
              <w:right w:val="nil"/>
            </w:tcBorders>
          </w:tcPr>
          <w:p w14:paraId="1E4E7D2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2F69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0C59C6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B13D02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B8A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E73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5B535B8D" w14:textId="77777777" w:rsidTr="00267633">
        <w:trPr>
          <w:divId w:val="2116439976"/>
        </w:trPr>
        <w:tc>
          <w:tcPr>
            <w:tcW w:w="675" w:type="dxa"/>
            <w:tcBorders>
              <w:right w:val="nil"/>
            </w:tcBorders>
          </w:tcPr>
          <w:p w14:paraId="3640FA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75D155C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7AD513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927CBB0" w14:textId="77777777" w:rsidTr="00267633">
        <w:trPr>
          <w:divId w:val="2116439976"/>
        </w:trPr>
        <w:tc>
          <w:tcPr>
            <w:tcW w:w="675" w:type="dxa"/>
            <w:tcBorders>
              <w:right w:val="nil"/>
            </w:tcBorders>
          </w:tcPr>
          <w:p w14:paraId="27EC089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115C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2605FDA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DFA9D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84226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BF5604" w14:textId="77777777" w:rsidTr="00267633">
        <w:trPr>
          <w:divId w:val="2116439976"/>
        </w:trPr>
        <w:tc>
          <w:tcPr>
            <w:tcW w:w="675" w:type="dxa"/>
            <w:tcBorders>
              <w:right w:val="nil"/>
            </w:tcBorders>
          </w:tcPr>
          <w:p w14:paraId="36BE00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2342E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16D5785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7565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A1E3930" w14:textId="77777777" w:rsidTr="00267633">
        <w:trPr>
          <w:divId w:val="2116439976"/>
        </w:trPr>
        <w:tc>
          <w:tcPr>
            <w:tcW w:w="675" w:type="dxa"/>
            <w:tcBorders>
              <w:right w:val="nil"/>
            </w:tcBorders>
          </w:tcPr>
          <w:p w14:paraId="3753A3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EA614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6467F26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CC13B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484C62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4B1826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5321B165" w14:textId="77777777" w:rsidTr="00267633">
        <w:trPr>
          <w:divId w:val="2116439976"/>
        </w:trPr>
        <w:tc>
          <w:tcPr>
            <w:tcW w:w="675" w:type="dxa"/>
          </w:tcPr>
          <w:p w14:paraId="78E3AB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5132E13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74BDC6CA" wp14:editId="2F802EF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4E5681D1" w14:textId="77777777" w:rsidR="000D3C6D" w:rsidRPr="00D62AB5" w:rsidRDefault="000D3C6D"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BDC6CA"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14:paraId="4E5681D1" w14:textId="77777777" w:rsidR="000D3C6D" w:rsidRPr="00D62AB5" w:rsidRDefault="000D3C6D"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27F7A6C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2C5A39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E9F4B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2DD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092D83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41CA96B0" w14:textId="77777777" w:rsidTr="00267633">
        <w:trPr>
          <w:divId w:val="2116439976"/>
        </w:trPr>
        <w:tc>
          <w:tcPr>
            <w:tcW w:w="655" w:type="dxa"/>
          </w:tcPr>
          <w:p w14:paraId="3211A1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696F232A"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3959B41" wp14:editId="7D72064B">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27EB0B6D" w14:textId="77777777" w:rsidR="000D3C6D" w:rsidRPr="00D62AB5" w:rsidRDefault="000D3C6D"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59B41"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14:paraId="27EB0B6D" w14:textId="77777777" w:rsidR="000D3C6D" w:rsidRPr="00D62AB5" w:rsidRDefault="000D3C6D"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67A5020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4AFB5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7981E2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403BE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BC52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immovable properties situated locally or overseas</w:t>
      </w:r>
    </w:p>
    <w:p w14:paraId="49C1A4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68CF8966" w14:textId="77777777" w:rsidTr="00267633">
        <w:trPr>
          <w:divId w:val="2116439976"/>
        </w:trPr>
        <w:tc>
          <w:tcPr>
            <w:tcW w:w="675" w:type="dxa"/>
            <w:tcBorders>
              <w:bottom w:val="single" w:sz="4" w:space="0" w:color="auto"/>
              <w:right w:val="nil"/>
            </w:tcBorders>
          </w:tcPr>
          <w:p w14:paraId="24DDBD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69C05DB7"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1A686ADA" wp14:editId="32D7ED8F">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5C4E1C84" w14:textId="77777777" w:rsidR="000D3C6D" w:rsidRPr="00D62AB5" w:rsidRDefault="000D3C6D"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86ADA"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14:paraId="5C4E1C84" w14:textId="77777777" w:rsidR="000D3C6D" w:rsidRPr="00D62AB5" w:rsidRDefault="000D3C6D"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13D837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BAF127B" w14:textId="77777777" w:rsidTr="00267633">
        <w:trPr>
          <w:divId w:val="2116439976"/>
        </w:trPr>
        <w:tc>
          <w:tcPr>
            <w:tcW w:w="675" w:type="dxa"/>
            <w:tcBorders>
              <w:right w:val="nil"/>
            </w:tcBorders>
          </w:tcPr>
          <w:p w14:paraId="7CD6F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5F22E4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58A40DD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B3AB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CECD8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2CAB432" w14:textId="77777777" w:rsidTr="00267633">
        <w:trPr>
          <w:divId w:val="2116439976"/>
        </w:trPr>
        <w:tc>
          <w:tcPr>
            <w:tcW w:w="675" w:type="dxa"/>
            <w:tcBorders>
              <w:right w:val="nil"/>
            </w:tcBorders>
          </w:tcPr>
          <w:p w14:paraId="56649D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6D058B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08C1931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3379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F3D2192" w14:textId="77777777" w:rsidTr="00267633">
        <w:trPr>
          <w:divId w:val="2116439976"/>
        </w:trPr>
        <w:tc>
          <w:tcPr>
            <w:tcW w:w="675" w:type="dxa"/>
            <w:tcBorders>
              <w:right w:val="nil"/>
            </w:tcBorders>
          </w:tcPr>
          <w:p w14:paraId="556FAED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8925A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61B219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988B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73DBE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6BE1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6E331AA7" w14:textId="77777777" w:rsidTr="00267633">
        <w:trPr>
          <w:divId w:val="2116439976"/>
        </w:trPr>
        <w:tc>
          <w:tcPr>
            <w:tcW w:w="675" w:type="dxa"/>
          </w:tcPr>
          <w:p w14:paraId="65D8060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2B6BDCA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63FC257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372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1798BCAE" w14:textId="77777777" w:rsidTr="00267633">
        <w:trPr>
          <w:divId w:val="2116439976"/>
        </w:trPr>
        <w:tc>
          <w:tcPr>
            <w:tcW w:w="675" w:type="dxa"/>
          </w:tcPr>
          <w:p w14:paraId="399276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42CC59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348F12C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CFF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598B0E3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6AC43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9A157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AB4CE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B0E63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7DD38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629D2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7E7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B0293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42B08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E228A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C3E87C0"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5EABEF8"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09AD116E"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4F825A9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your motor vehicles</w:t>
      </w:r>
    </w:p>
    <w:p w14:paraId="56D9299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1BD24B53" w14:textId="77777777" w:rsidTr="00267633">
        <w:trPr>
          <w:divId w:val="2116439976"/>
        </w:trPr>
        <w:tc>
          <w:tcPr>
            <w:tcW w:w="675" w:type="dxa"/>
          </w:tcPr>
          <w:p w14:paraId="641D79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59CCB4B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D3DCDE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11400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6DA06F8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E2F5E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901145F" w14:textId="77777777" w:rsidTr="00267633">
        <w:trPr>
          <w:divId w:val="2116439976"/>
        </w:trPr>
        <w:tc>
          <w:tcPr>
            <w:tcW w:w="675" w:type="dxa"/>
            <w:tcBorders>
              <w:bottom w:val="single" w:sz="4" w:space="0" w:color="auto"/>
              <w:right w:val="nil"/>
            </w:tcBorders>
          </w:tcPr>
          <w:p w14:paraId="2400FFA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555B935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20C161EA" wp14:editId="35D6151E">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566A30BA" w14:textId="77777777" w:rsidR="000D3C6D" w:rsidRPr="00D62AB5" w:rsidRDefault="000D3C6D"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161EA"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14:paraId="566A30BA" w14:textId="77777777" w:rsidR="000D3C6D" w:rsidRPr="00D62AB5" w:rsidRDefault="000D3C6D"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353122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6BDE2E" w14:textId="77777777" w:rsidTr="00267633">
        <w:trPr>
          <w:divId w:val="2116439976"/>
        </w:trPr>
        <w:tc>
          <w:tcPr>
            <w:tcW w:w="675" w:type="dxa"/>
            <w:tcBorders>
              <w:right w:val="nil"/>
            </w:tcBorders>
          </w:tcPr>
          <w:p w14:paraId="7977434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5CA8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50AD895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7B90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2AFA31" w14:textId="77777777" w:rsidTr="00267633">
        <w:trPr>
          <w:divId w:val="2116439976"/>
        </w:trPr>
        <w:tc>
          <w:tcPr>
            <w:tcW w:w="675" w:type="dxa"/>
            <w:tcBorders>
              <w:right w:val="nil"/>
            </w:tcBorders>
          </w:tcPr>
          <w:p w14:paraId="14373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63CCA6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52DA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6BD08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37E355B" w14:textId="77777777" w:rsidTr="00267633">
        <w:trPr>
          <w:divId w:val="2116439976"/>
        </w:trPr>
        <w:tc>
          <w:tcPr>
            <w:tcW w:w="675" w:type="dxa"/>
            <w:tcBorders>
              <w:right w:val="nil"/>
            </w:tcBorders>
          </w:tcPr>
          <w:p w14:paraId="46CD2A6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7DF99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(e.g. current, savings, fixed deposit, overdraft</w:t>
            </w:r>
            <w:proofErr w:type="gramStart"/>
            <w:r w:rsidRPr="00267633">
              <w:rPr>
                <w:rFonts w:ascii="Times New Roman" w:hAnsi="Times New Roman" w:cs="Times New Roman"/>
                <w:lang w:val="en-US" w:eastAsia="zh-CN"/>
              </w:rPr>
              <w:t>);</w:t>
            </w:r>
            <w:proofErr w:type="gramEnd"/>
          </w:p>
          <w:p w14:paraId="680C561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C5066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F9EBDBE" w14:textId="77777777" w:rsidTr="00267633">
        <w:trPr>
          <w:divId w:val="2116439976"/>
        </w:trPr>
        <w:tc>
          <w:tcPr>
            <w:tcW w:w="675" w:type="dxa"/>
            <w:tcBorders>
              <w:right w:val="nil"/>
            </w:tcBorders>
          </w:tcPr>
          <w:p w14:paraId="4BD1E27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4DE9B33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98C2EF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F2ED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B054BC6" w14:textId="77777777" w:rsidTr="00267633">
        <w:trPr>
          <w:divId w:val="2116439976"/>
        </w:trPr>
        <w:tc>
          <w:tcPr>
            <w:tcW w:w="675" w:type="dxa"/>
            <w:tcBorders>
              <w:right w:val="nil"/>
            </w:tcBorders>
          </w:tcPr>
          <w:p w14:paraId="17E20C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60C01F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25B51D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48FC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38F7A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8153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180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5788E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592C12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C93AAC2" w14:textId="77777777" w:rsidTr="00267633">
        <w:trPr>
          <w:divId w:val="2116439976"/>
        </w:trPr>
        <w:tc>
          <w:tcPr>
            <w:tcW w:w="675" w:type="dxa"/>
          </w:tcPr>
          <w:p w14:paraId="0ACDEF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196D7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188E43AA"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24C696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7197834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E7A97A2" w14:textId="77777777" w:rsidTr="00267633">
        <w:trPr>
          <w:divId w:val="2116439976"/>
        </w:trPr>
        <w:tc>
          <w:tcPr>
            <w:tcW w:w="675" w:type="dxa"/>
          </w:tcPr>
          <w:p w14:paraId="280AB3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3D91A2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170C580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F9A38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6A886A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06505CA" w14:textId="77777777" w:rsidTr="00267633">
        <w:trPr>
          <w:divId w:val="2116439976"/>
        </w:trPr>
        <w:tc>
          <w:tcPr>
            <w:tcW w:w="675" w:type="dxa"/>
          </w:tcPr>
          <w:p w14:paraId="1017E8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004567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01ACC79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72DA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D37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8769C7E" w14:textId="77777777" w:rsidTr="00267633">
        <w:trPr>
          <w:divId w:val="2116439976"/>
        </w:trPr>
        <w:tc>
          <w:tcPr>
            <w:tcW w:w="675" w:type="dxa"/>
          </w:tcPr>
          <w:p w14:paraId="0E9BD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0B8D18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3EE705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FD23F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7FED2A2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E18E780" w14:textId="77777777" w:rsidTr="00267633">
        <w:trPr>
          <w:divId w:val="2116439976"/>
        </w:trPr>
        <w:tc>
          <w:tcPr>
            <w:tcW w:w="675" w:type="dxa"/>
          </w:tcPr>
          <w:p w14:paraId="095E59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039D5C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if you own any other assets, savings or investments not listed thus far (e.g.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46E00C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5403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7C760AF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8E998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626AC3C3" w14:textId="77777777" w:rsidTr="00267633">
        <w:trPr>
          <w:divId w:val="2116439976"/>
        </w:trPr>
        <w:tc>
          <w:tcPr>
            <w:tcW w:w="675" w:type="dxa"/>
            <w:tcBorders>
              <w:right w:val="nil"/>
            </w:tcBorders>
          </w:tcPr>
          <w:p w14:paraId="14A522D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1E3584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061764D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A84C4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4E5063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2CB89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3BB314D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331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35C9F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359A67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11533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66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68EC8B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BD0F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12C48B"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580AE96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35A802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097EA220"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5A1E4A5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5716C59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FA737D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D15912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6F6EC73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DE0DA9"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6CBEBD2C"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14:paraId="6C6C245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5284C7A6" w14:textId="77777777" w:rsidTr="0030694F">
        <w:trPr>
          <w:divId w:val="2116439976"/>
        </w:trPr>
        <w:tc>
          <w:tcPr>
            <w:tcW w:w="1080" w:type="dxa"/>
          </w:tcPr>
          <w:p w14:paraId="0BBAF2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DE4AB7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6893171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EAFC1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6AD6EE6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2CF3A9E6" w14:textId="77777777" w:rsidTr="0030694F">
        <w:trPr>
          <w:divId w:val="2116439976"/>
        </w:trPr>
        <w:tc>
          <w:tcPr>
            <w:tcW w:w="1080" w:type="dxa"/>
          </w:tcPr>
          <w:p w14:paraId="4AEC0A3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5C51A55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4340087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0A928B1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32EF99F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14415A04" w14:textId="77777777" w:rsidTr="0030694F">
        <w:trPr>
          <w:divId w:val="2116439976"/>
        </w:trPr>
        <w:tc>
          <w:tcPr>
            <w:tcW w:w="1080" w:type="dxa"/>
          </w:tcPr>
          <w:p w14:paraId="1AC9A3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48CF33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6E5B42F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3E24201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AEF2A9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A2714A9"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38505CA1"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7DFE6008"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70E5E836" w14:textId="77777777" w:rsidTr="0030694F">
        <w:trPr>
          <w:divId w:val="2116439976"/>
        </w:trPr>
        <w:tc>
          <w:tcPr>
            <w:tcW w:w="1530" w:type="dxa"/>
          </w:tcPr>
          <w:p w14:paraId="22B701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61B02A29"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3E4E49F3"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C77CE0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7B290D08"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27CBAB5D" w14:textId="77777777" w:rsidTr="0030694F">
        <w:trPr>
          <w:divId w:val="2116439976"/>
        </w:trPr>
        <w:tc>
          <w:tcPr>
            <w:tcW w:w="1530" w:type="dxa"/>
          </w:tcPr>
          <w:p w14:paraId="3F0A46A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0844F87E"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8FDB7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870507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647A5446" w14:textId="77777777" w:rsidTr="0030694F">
        <w:trPr>
          <w:divId w:val="2116439976"/>
        </w:trPr>
        <w:tc>
          <w:tcPr>
            <w:tcW w:w="1530" w:type="dxa"/>
          </w:tcPr>
          <w:p w14:paraId="4B79E93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1EF512C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3ADDA1A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38E485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43FFE862"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4B82C11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2"/>
          <w:type w:val="nextColumn"/>
          <w:pgSz w:w="11909" w:h="16834" w:code="9"/>
          <w:pgMar w:top="1440" w:right="2125" w:bottom="1440" w:left="2127" w:header="720" w:footer="720" w:gutter="0"/>
          <w:paperSrc w:first="1" w:other="1"/>
          <w:cols w:space="720"/>
        </w:sectPr>
      </w:pPr>
    </w:p>
    <w:p w14:paraId="723709EA"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44843F6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824EA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42113C6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2A4646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651AFACF"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5714D0C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49B677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68DD515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D8756C6"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C1892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5B20397"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4940B3B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23B30B2"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43C805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B95C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C7420B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3E190D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6234AB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9A32DE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2424D4C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404AD2A"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3274054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7FBCA57" w14:textId="77777777" w:rsidR="00267633" w:rsidRPr="00267633" w:rsidRDefault="00267633" w:rsidP="006172E9">
      <w:pPr>
        <w:numPr>
          <w:ilvl w:val="0"/>
          <w:numId w:val="98"/>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018E390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2DCD8E"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20339389"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75AFB0A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01803B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453DE7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008B85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39057A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37EA5A9"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3CA6387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FD20A2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47DD10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BDE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6B71CC1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B07C62" w14:textId="77777777" w:rsidR="00267633" w:rsidRPr="00267633" w:rsidRDefault="00267633" w:rsidP="006172E9">
      <w:pPr>
        <w:numPr>
          <w:ilvl w:val="0"/>
          <w:numId w:val="98"/>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18A07B3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FA3CEF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2A4889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BDDC7D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464853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EAEB30B" w14:textId="77777777" w:rsidTr="00267633">
        <w:trPr>
          <w:divId w:val="2116439976"/>
        </w:trPr>
        <w:tc>
          <w:tcPr>
            <w:tcW w:w="1530" w:type="dxa"/>
          </w:tcPr>
          <w:p w14:paraId="5FC3D15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643BA3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1F4BE39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66EB6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61963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2ACBFCD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0169DE8F" w14:textId="77777777" w:rsidTr="00267633">
        <w:trPr>
          <w:divId w:val="2116439976"/>
        </w:trPr>
        <w:tc>
          <w:tcPr>
            <w:tcW w:w="1530" w:type="dxa"/>
          </w:tcPr>
          <w:p w14:paraId="3F1794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6967AB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5EF15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0199B5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DF0BDA7" w14:textId="77777777" w:rsidTr="00267633">
        <w:trPr>
          <w:divId w:val="2116439976"/>
        </w:trPr>
        <w:tc>
          <w:tcPr>
            <w:tcW w:w="1530" w:type="dxa"/>
          </w:tcPr>
          <w:p w14:paraId="558BC8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E8571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055F5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CA696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CAA3F" w14:textId="77777777" w:rsidTr="00267633">
        <w:trPr>
          <w:divId w:val="2116439976"/>
        </w:trPr>
        <w:tc>
          <w:tcPr>
            <w:tcW w:w="1530" w:type="dxa"/>
          </w:tcPr>
          <w:p w14:paraId="07A87A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5826AF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74F3F2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636B3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3C068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D277FB" w14:textId="77777777" w:rsidR="00267633" w:rsidRPr="0030694F" w:rsidRDefault="00267633" w:rsidP="006172E9">
      <w:pPr>
        <w:numPr>
          <w:ilvl w:val="0"/>
          <w:numId w:val="98"/>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2E5187F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8DACA68"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4C93B4E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990A3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1CEF199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BB58E0C"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1F17342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5839B009"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3823359E"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39CCBAE7"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7E2AF4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002D3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0ED408C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76173AF"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14:paraId="70A0060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613DAFD"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02C4E8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14EF7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5932A01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6345B44"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219DE9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02EED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5919AC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EAA020"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6D0DC67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4482963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0C9D2F6"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9AF016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9D6BF8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E7EDE2A"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41D9A3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EB32412"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97BC7CA" w14:textId="7777777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 xml:space="preserve">           FORM 249</w:t>
      </w:r>
    </w:p>
    <w:p w14:paraId="4CAC76F6"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0F5C8866"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6BE95A0A"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7230192E"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3A42FB1D"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6A855B0"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72EC05B8"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63A45A4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32942EB" w14:textId="77777777" w:rsidR="00267633" w:rsidRPr="00267633" w:rsidRDefault="00267633" w:rsidP="006172E9">
      <w:pPr>
        <w:numPr>
          <w:ilvl w:val="0"/>
          <w:numId w:val="100"/>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50F910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F63F5D"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6AE9C2BA"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24E041CC"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4A48FC0F"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CFABA31"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9C5D578"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59B5D8B"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14608E7E"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74727F4"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FD48D9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78498EEE"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38FD4AEE"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683059B6"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21EE7F60"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55993AB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726DC109"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77937891"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6F854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7E826203" w14:textId="77777777" w:rsidTr="00267633">
        <w:trPr>
          <w:divId w:val="2116439976"/>
        </w:trPr>
        <w:tc>
          <w:tcPr>
            <w:tcW w:w="675" w:type="dxa"/>
          </w:tcPr>
          <w:p w14:paraId="68115BC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7CFA23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32FDE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C71856" w14:textId="77777777" w:rsidTr="00267633">
        <w:trPr>
          <w:divId w:val="2116439976"/>
        </w:trPr>
        <w:tc>
          <w:tcPr>
            <w:tcW w:w="675" w:type="dxa"/>
          </w:tcPr>
          <w:p w14:paraId="6AF7189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2477D4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2421911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AB40E11" w14:textId="77777777" w:rsidTr="00267633">
        <w:trPr>
          <w:divId w:val="2116439976"/>
        </w:trPr>
        <w:tc>
          <w:tcPr>
            <w:tcW w:w="675" w:type="dxa"/>
          </w:tcPr>
          <w:p w14:paraId="0EFD68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2AAFCD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3561F91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9D2C2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C19342" w14:textId="77777777" w:rsidTr="00267633">
        <w:trPr>
          <w:divId w:val="2116439976"/>
        </w:trPr>
        <w:tc>
          <w:tcPr>
            <w:tcW w:w="675" w:type="dxa"/>
          </w:tcPr>
          <w:p w14:paraId="788C6E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3E7BEE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3370D5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2BEF69" w14:textId="77777777" w:rsidTr="00267633">
        <w:trPr>
          <w:divId w:val="2116439976"/>
        </w:trPr>
        <w:tc>
          <w:tcPr>
            <w:tcW w:w="675" w:type="dxa"/>
          </w:tcPr>
          <w:p w14:paraId="3F3AFCC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55013CA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2B80E0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28C3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E4F67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7D9A7922" w14:textId="77777777" w:rsidTr="00267633">
        <w:trPr>
          <w:divId w:val="2116439976"/>
        </w:trPr>
        <w:tc>
          <w:tcPr>
            <w:tcW w:w="675" w:type="dxa"/>
            <w:tcBorders>
              <w:right w:val="nil"/>
            </w:tcBorders>
          </w:tcPr>
          <w:p w14:paraId="55CF9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18F3FC9E"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632EEB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19E0DC"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6DD41E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A260A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6FD7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DAB5B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E6512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2DFD749" w14:textId="77777777" w:rsidTr="00267633">
        <w:trPr>
          <w:divId w:val="2116439976"/>
        </w:trPr>
        <w:tc>
          <w:tcPr>
            <w:tcW w:w="675" w:type="dxa"/>
            <w:tcBorders>
              <w:right w:val="nil"/>
            </w:tcBorders>
          </w:tcPr>
          <w:p w14:paraId="1BC42B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4FB52C9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747BF7D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C06765" w14:textId="77777777" w:rsidTr="00267633">
        <w:trPr>
          <w:divId w:val="2116439976"/>
        </w:trPr>
        <w:tc>
          <w:tcPr>
            <w:tcW w:w="675" w:type="dxa"/>
            <w:tcBorders>
              <w:right w:val="nil"/>
            </w:tcBorders>
          </w:tcPr>
          <w:p w14:paraId="7052DFD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66115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4588F2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D4363E" w14:textId="77777777" w:rsidTr="00267633">
        <w:trPr>
          <w:divId w:val="2116439976"/>
        </w:trPr>
        <w:tc>
          <w:tcPr>
            <w:tcW w:w="675" w:type="dxa"/>
            <w:tcBorders>
              <w:right w:val="nil"/>
            </w:tcBorders>
          </w:tcPr>
          <w:p w14:paraId="3D4B518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0D8284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6312A2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FC65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D3CE64" w14:textId="77777777" w:rsidTr="00267633">
        <w:trPr>
          <w:divId w:val="2116439976"/>
        </w:trPr>
        <w:tc>
          <w:tcPr>
            <w:tcW w:w="675" w:type="dxa"/>
            <w:tcBorders>
              <w:right w:val="nil"/>
            </w:tcBorders>
          </w:tcPr>
          <w:p w14:paraId="3D31D7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3C21F7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7E120C2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569B86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43A2896" w14:textId="77777777" w:rsidTr="00267633">
        <w:trPr>
          <w:divId w:val="2116439976"/>
        </w:trPr>
        <w:tc>
          <w:tcPr>
            <w:tcW w:w="675" w:type="dxa"/>
            <w:tcBorders>
              <w:right w:val="nil"/>
            </w:tcBorders>
          </w:tcPr>
          <w:p w14:paraId="3FA181A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31F8E8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3500F1A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428D7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633BCD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16AEB22" w14:textId="77777777" w:rsidTr="00267633">
        <w:trPr>
          <w:divId w:val="2116439976"/>
        </w:trPr>
        <w:tc>
          <w:tcPr>
            <w:tcW w:w="675" w:type="dxa"/>
            <w:tcBorders>
              <w:right w:val="nil"/>
            </w:tcBorders>
          </w:tcPr>
          <w:p w14:paraId="59E13F3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143C1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0F6C2CA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3F9D6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62B8827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720D0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CB618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693A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EDA5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68F36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2D77BA0E" w14:textId="77777777" w:rsidTr="00267633">
        <w:trPr>
          <w:divId w:val="2116439976"/>
        </w:trPr>
        <w:tc>
          <w:tcPr>
            <w:tcW w:w="675" w:type="dxa"/>
            <w:tcBorders>
              <w:right w:val="nil"/>
            </w:tcBorders>
          </w:tcPr>
          <w:p w14:paraId="5C93B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299914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14:paraId="70C667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8536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3F8EDC5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6A6F0F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52982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6D2ED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A9C238"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6A8CC4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2E3631" w14:textId="77777777" w:rsidTr="00267633">
        <w:trPr>
          <w:divId w:val="2116439976"/>
        </w:trPr>
        <w:tc>
          <w:tcPr>
            <w:tcW w:w="675" w:type="dxa"/>
            <w:tcBorders>
              <w:right w:val="nil"/>
            </w:tcBorders>
          </w:tcPr>
          <w:p w14:paraId="35545F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00EEBE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621FB74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C630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CD13E02" w14:textId="77777777" w:rsidTr="00267633">
        <w:trPr>
          <w:divId w:val="2116439976"/>
        </w:trPr>
        <w:tc>
          <w:tcPr>
            <w:tcW w:w="675" w:type="dxa"/>
            <w:tcBorders>
              <w:right w:val="nil"/>
            </w:tcBorders>
          </w:tcPr>
          <w:p w14:paraId="3AE1DD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05ED00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704B1CF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CA2CE4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41DD53" w14:textId="77777777" w:rsidTr="00267633">
        <w:trPr>
          <w:divId w:val="2116439976"/>
        </w:trPr>
        <w:tc>
          <w:tcPr>
            <w:tcW w:w="675" w:type="dxa"/>
            <w:tcBorders>
              <w:right w:val="nil"/>
            </w:tcBorders>
          </w:tcPr>
          <w:p w14:paraId="6244AAF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7F60AB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3A8F68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964E2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0D4B63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B5EEF2A"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7409E4E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63DF19E2" w14:textId="77777777" w:rsidTr="00267633">
        <w:trPr>
          <w:divId w:val="2116439976"/>
        </w:trPr>
        <w:tc>
          <w:tcPr>
            <w:tcW w:w="675" w:type="dxa"/>
          </w:tcPr>
          <w:p w14:paraId="3A9FC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1F0FE9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408327E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9F5F6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371CB88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D089CE9" w14:textId="77777777" w:rsidTr="00267633">
        <w:trPr>
          <w:divId w:val="2116439976"/>
        </w:trPr>
        <w:tc>
          <w:tcPr>
            <w:tcW w:w="675" w:type="dxa"/>
          </w:tcPr>
          <w:p w14:paraId="00F0EE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360C1082"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07E22D7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F6CB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w:t>
            </w:r>
            <w:proofErr w:type="gramStart"/>
            <w:r w:rsidRPr="00267633">
              <w:rPr>
                <w:rFonts w:ascii="Times New Roman" w:hAnsi="Times New Roman" w:cs="Times New Roman"/>
                <w:lang w:val="en-US" w:eastAsia="zh-CN"/>
              </w:rPr>
              <w:t>state particulars</w:t>
            </w:r>
            <w:proofErr w:type="gramEnd"/>
            <w:r w:rsidRPr="00267633">
              <w:rPr>
                <w:rFonts w:ascii="Times New Roman" w:hAnsi="Times New Roman" w:cs="Times New Roman"/>
                <w:lang w:val="en-US" w:eastAsia="zh-CN"/>
              </w:rPr>
              <w:t>.</w:t>
            </w:r>
          </w:p>
          <w:p w14:paraId="38F654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E7890EE"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625CBEB8"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1B0D84E5"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70AFF5D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immovable properties situated locally or overseas</w:t>
      </w:r>
    </w:p>
    <w:p w14:paraId="29764EB6"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0F4E1D5" wp14:editId="7D88A295">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14AEA17D" w14:textId="77777777" w:rsidR="000D3C6D" w:rsidRPr="00D62AB5" w:rsidRDefault="000D3C6D"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E1D5"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14:paraId="14AEA17D" w14:textId="77777777" w:rsidR="000D3C6D" w:rsidRPr="00D62AB5" w:rsidRDefault="000D3C6D"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8F173E" w14:textId="77777777" w:rsidTr="00267633">
        <w:trPr>
          <w:divId w:val="2116439976"/>
        </w:trPr>
        <w:tc>
          <w:tcPr>
            <w:tcW w:w="675" w:type="dxa"/>
            <w:tcBorders>
              <w:right w:val="nil"/>
            </w:tcBorders>
          </w:tcPr>
          <w:p w14:paraId="3AB6524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7F7FC73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640B27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EED0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6D29A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7BA3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77F6966" w14:textId="77777777" w:rsidTr="00267633">
        <w:trPr>
          <w:divId w:val="2116439976"/>
        </w:trPr>
        <w:tc>
          <w:tcPr>
            <w:tcW w:w="675" w:type="dxa"/>
            <w:tcBorders>
              <w:bottom w:val="single" w:sz="4" w:space="0" w:color="auto"/>
              <w:right w:val="nil"/>
            </w:tcBorders>
          </w:tcPr>
          <w:p w14:paraId="2649C5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7729A6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13EAF32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2AE120" w14:textId="77777777" w:rsidTr="00267633">
        <w:trPr>
          <w:divId w:val="2116439976"/>
        </w:trPr>
        <w:tc>
          <w:tcPr>
            <w:tcW w:w="675" w:type="dxa"/>
            <w:tcBorders>
              <w:right w:val="nil"/>
            </w:tcBorders>
          </w:tcPr>
          <w:p w14:paraId="2DFB51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1D6EF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45FD98C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DB54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51FB8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0425EA" w14:textId="77777777" w:rsidTr="00267633">
        <w:trPr>
          <w:divId w:val="2116439976"/>
        </w:trPr>
        <w:tc>
          <w:tcPr>
            <w:tcW w:w="675" w:type="dxa"/>
            <w:tcBorders>
              <w:right w:val="nil"/>
            </w:tcBorders>
          </w:tcPr>
          <w:p w14:paraId="390B71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070667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BB59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6E281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8136EA" w14:textId="77777777" w:rsidTr="00267633">
        <w:trPr>
          <w:divId w:val="2116439976"/>
        </w:trPr>
        <w:tc>
          <w:tcPr>
            <w:tcW w:w="675" w:type="dxa"/>
            <w:tcBorders>
              <w:right w:val="nil"/>
            </w:tcBorders>
          </w:tcPr>
          <w:p w14:paraId="2C2F40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CFF4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3E1B8F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0D53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A2479D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463D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E6B4596" w14:textId="77777777" w:rsidTr="00267633">
        <w:trPr>
          <w:divId w:val="2116439976"/>
        </w:trPr>
        <w:tc>
          <w:tcPr>
            <w:tcW w:w="675" w:type="dxa"/>
            <w:tcBorders>
              <w:right w:val="nil"/>
            </w:tcBorders>
          </w:tcPr>
          <w:p w14:paraId="55707A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5709C74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2D2F150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47BC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151B96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97C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03B7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B0DA0D"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48A9CC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9EC7D22" w14:textId="77777777" w:rsidTr="00267633">
        <w:trPr>
          <w:divId w:val="2116439976"/>
        </w:trPr>
        <w:tc>
          <w:tcPr>
            <w:tcW w:w="675" w:type="dxa"/>
          </w:tcPr>
          <w:p w14:paraId="3517826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1F16C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05EE6CF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D717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24B7CAD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89469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65BC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72EB9369"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the Company’s bank accounts</w:t>
      </w:r>
    </w:p>
    <w:p w14:paraId="528323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900496" w14:textId="77777777" w:rsidTr="00267633">
        <w:trPr>
          <w:divId w:val="2116439976"/>
        </w:trPr>
        <w:tc>
          <w:tcPr>
            <w:tcW w:w="675" w:type="dxa"/>
            <w:tcBorders>
              <w:bottom w:val="single" w:sz="4" w:space="0" w:color="auto"/>
              <w:right w:val="nil"/>
            </w:tcBorders>
          </w:tcPr>
          <w:p w14:paraId="0C06DE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7E8131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3D5E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9E6589" w14:textId="77777777" w:rsidTr="00267633">
        <w:trPr>
          <w:divId w:val="2116439976"/>
        </w:trPr>
        <w:tc>
          <w:tcPr>
            <w:tcW w:w="675" w:type="dxa"/>
            <w:tcBorders>
              <w:right w:val="nil"/>
            </w:tcBorders>
          </w:tcPr>
          <w:p w14:paraId="780CD8E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1FE979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5AF902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E2A9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B84D02B" w14:textId="77777777" w:rsidTr="00267633">
        <w:trPr>
          <w:divId w:val="2116439976"/>
        </w:trPr>
        <w:tc>
          <w:tcPr>
            <w:tcW w:w="675" w:type="dxa"/>
            <w:tcBorders>
              <w:right w:val="nil"/>
            </w:tcBorders>
          </w:tcPr>
          <w:p w14:paraId="26A9EA39"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5F8B62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13D624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F09B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BE1CA" w14:textId="77777777" w:rsidTr="00267633">
        <w:trPr>
          <w:divId w:val="2116439976"/>
        </w:trPr>
        <w:tc>
          <w:tcPr>
            <w:tcW w:w="675" w:type="dxa"/>
            <w:tcBorders>
              <w:right w:val="nil"/>
            </w:tcBorders>
          </w:tcPr>
          <w:p w14:paraId="6132EC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9A242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(e.g. current, savings, fixed deposit, overdraft</w:t>
            </w:r>
            <w:proofErr w:type="gramStart"/>
            <w:r w:rsidRPr="00267633">
              <w:rPr>
                <w:rFonts w:ascii="Times New Roman" w:hAnsi="Times New Roman" w:cs="Times New Roman"/>
                <w:lang w:val="en-US" w:eastAsia="zh-CN"/>
              </w:rPr>
              <w:t>);</w:t>
            </w:r>
            <w:proofErr w:type="gramEnd"/>
          </w:p>
          <w:p w14:paraId="60DD90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F03F99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A50382" w14:textId="77777777" w:rsidTr="00267633">
        <w:trPr>
          <w:divId w:val="2116439976"/>
        </w:trPr>
        <w:tc>
          <w:tcPr>
            <w:tcW w:w="675" w:type="dxa"/>
            <w:tcBorders>
              <w:right w:val="nil"/>
            </w:tcBorders>
          </w:tcPr>
          <w:p w14:paraId="7F61CF7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6619E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4A05393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570CE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E5EBAF" w14:textId="77777777" w:rsidTr="00267633">
        <w:trPr>
          <w:divId w:val="2116439976"/>
        </w:trPr>
        <w:tc>
          <w:tcPr>
            <w:tcW w:w="675" w:type="dxa"/>
            <w:tcBorders>
              <w:right w:val="nil"/>
            </w:tcBorders>
          </w:tcPr>
          <w:p w14:paraId="3C8443A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39253F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504002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6C2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88F9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8B3D2B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5A8143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7C1B87D8"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7DD23838" wp14:editId="04C3B38F">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6C510DD2" w14:textId="77777777" w:rsidR="000D3C6D" w:rsidRPr="00D62AB5" w:rsidRDefault="000D3C6D"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2383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14:paraId="6C510DD2" w14:textId="77777777" w:rsidR="000D3C6D" w:rsidRPr="00D62AB5" w:rsidRDefault="000D3C6D"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43A0E209" w14:textId="77777777" w:rsidTr="00267633">
        <w:trPr>
          <w:divId w:val="2116439976"/>
        </w:trPr>
        <w:tc>
          <w:tcPr>
            <w:tcW w:w="675" w:type="dxa"/>
          </w:tcPr>
          <w:p w14:paraId="47376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337082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7E3DA8F1"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E872E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4302206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B19116" w14:textId="77777777" w:rsidTr="00267633">
        <w:trPr>
          <w:divId w:val="2116439976"/>
        </w:trPr>
        <w:tc>
          <w:tcPr>
            <w:tcW w:w="675" w:type="dxa"/>
          </w:tcPr>
          <w:p w14:paraId="0E0C40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072551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3DBFC19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71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2B1D3C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617C2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8BF34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6DE387DD" w14:textId="77777777" w:rsidTr="00267633">
        <w:trPr>
          <w:divId w:val="2116439976"/>
          <w:cantSplit/>
        </w:trPr>
        <w:tc>
          <w:tcPr>
            <w:tcW w:w="657" w:type="dxa"/>
            <w:tcBorders>
              <w:bottom w:val="single" w:sz="4" w:space="0" w:color="auto"/>
              <w:right w:val="nil"/>
            </w:tcBorders>
          </w:tcPr>
          <w:p w14:paraId="0C01F60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42474D7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4474BF6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DDFAA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CD5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E0130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4618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5B3831B0"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15D7201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25F41F81" w14:textId="77777777" w:rsidTr="00267633">
        <w:trPr>
          <w:divId w:val="2116439976"/>
        </w:trPr>
        <w:tc>
          <w:tcPr>
            <w:tcW w:w="675" w:type="dxa"/>
            <w:tcBorders>
              <w:right w:val="nil"/>
            </w:tcBorders>
          </w:tcPr>
          <w:p w14:paraId="78F766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461A9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0572BA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5A22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1472888" w14:textId="77777777" w:rsidTr="00267633">
        <w:trPr>
          <w:divId w:val="2116439976"/>
        </w:trPr>
        <w:tc>
          <w:tcPr>
            <w:tcW w:w="675" w:type="dxa"/>
            <w:tcBorders>
              <w:right w:val="nil"/>
            </w:tcBorders>
          </w:tcPr>
          <w:p w14:paraId="216966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637E4C1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F3A9A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3884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1EAC60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74C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7BAA4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340DB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6A2B2EC8"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15AEA5D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81E26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7A919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D31E9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EEACE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70F8502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0129057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DC3CA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2D046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101C7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1908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B319F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5F8AB3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0FCC5E0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2E40FE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60FC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B3031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38AB7A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BB3D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0283E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448B50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8C89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7F0DD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4E4346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E902D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571EFD0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14:paraId="5ADD9F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34B46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371FABBA" w14:textId="77777777" w:rsidTr="00267633">
        <w:trPr>
          <w:divId w:val="2116439976"/>
        </w:trPr>
        <w:tc>
          <w:tcPr>
            <w:tcW w:w="1080" w:type="dxa"/>
          </w:tcPr>
          <w:p w14:paraId="79D37C2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414E37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70C5C2D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D0903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75396D3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19932529" w14:textId="77777777" w:rsidTr="00267633">
        <w:trPr>
          <w:divId w:val="2116439976"/>
        </w:trPr>
        <w:tc>
          <w:tcPr>
            <w:tcW w:w="1080" w:type="dxa"/>
          </w:tcPr>
          <w:p w14:paraId="550BC2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3F3E2B1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4F06DB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552B434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77BFF1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054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948AE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50A1C4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B135803" w14:textId="77777777" w:rsidTr="00267633">
        <w:trPr>
          <w:divId w:val="2116439976"/>
        </w:trPr>
        <w:tc>
          <w:tcPr>
            <w:tcW w:w="1530" w:type="dxa"/>
          </w:tcPr>
          <w:p w14:paraId="68FAEF6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DC045D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54455FF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047F6C9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27747E0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0A42A4F9" w14:textId="77777777" w:rsidTr="00267633">
        <w:trPr>
          <w:divId w:val="2116439976"/>
        </w:trPr>
        <w:tc>
          <w:tcPr>
            <w:tcW w:w="1530" w:type="dxa"/>
          </w:tcPr>
          <w:p w14:paraId="70244EE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BF37E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75965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B8F0F1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9BFA0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6DCF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BA609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B1911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BBC350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E4B9E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FBDF6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6AB705A1"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0A5FD1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FC7C3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29355E8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7F78757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4B3F9C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26918D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4E9F0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DBF31C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3AE4D12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773840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42163B4"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4FFAC2B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20D980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3E8E872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CE2F2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297D04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C345F0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402F886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7A91D6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7EB47F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2834135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0D5BC5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52A6BB4E"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16C829D"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1ADBB4B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1086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79D3B0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05EE581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3B5DD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1303D4E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50ABDD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5820BAF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25DA974F" w14:textId="77777777" w:rsidTr="00267633">
        <w:trPr>
          <w:divId w:val="2116439976"/>
        </w:trPr>
        <w:tc>
          <w:tcPr>
            <w:tcW w:w="1530" w:type="dxa"/>
          </w:tcPr>
          <w:p w14:paraId="7AB2615C"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284E04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540ABDC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B1E57A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1615608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4D252A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4FC540C1" w14:textId="77777777" w:rsidTr="00267633">
        <w:trPr>
          <w:divId w:val="2116439976"/>
        </w:trPr>
        <w:tc>
          <w:tcPr>
            <w:tcW w:w="1530" w:type="dxa"/>
          </w:tcPr>
          <w:p w14:paraId="4DEB6C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BA094F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A80A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5A180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D51F9F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CEF4802"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72AA2EF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5D7D8ED"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4A9BB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98D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7C45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5B4E2B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376AC33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D050D4"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73B996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1DB22B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ED0BE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93C0CA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3FBE88E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0B9814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69F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5F88F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161F3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2EB805E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4C82E7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6EAC3FA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121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0EC7C52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0E304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81A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D026CF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111AE0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33A9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BFC950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73EE5C0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A4E3A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6191B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37F5A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19D76A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782417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938F5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6EF51A1"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261B507A"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00EB1AA3"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669892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29C052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5225EA3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6638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0B74B99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8017CC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C1C8F6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3EB50861"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420F350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C72F5F5"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4152A7B9"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AF937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65CE4F8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6CE5007"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23E0EFC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75BEAA8"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6C45F370"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29909AC"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414DA3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F0505F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3EC2AA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D093036"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748B69D8"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236888B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7C50C6A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1E161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E5FFF79"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43D8BFF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D4A30A3"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5238D45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937535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0A8517D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62CC2820" wp14:editId="4D2C2FC9">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2EF111F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149F4CF"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33321BE5" wp14:editId="2464ECEC">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3D41941F"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17DC4AE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793200AA"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4EE1CD36" wp14:editId="478A624A">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0E5072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3F55704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4BC0EB2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430AC43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F17160E"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22E98A46" wp14:editId="746A6DA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03B5CBE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05C85A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288059F8"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31FD91C9" wp14:editId="67CE9812">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F085423"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5D90A2C5"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10C15A87"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BACD263" wp14:editId="301016BA">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7444B3A9" wp14:editId="0AAD4F49">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64BAA34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67173B33"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01471442"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1EE0DDB4"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33A5FEE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0231F32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35C764C8" wp14:editId="3D722E83">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606F39F8" wp14:editId="260FCBE4">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14AC719"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3CC4DFB1"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67C654A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70DB9C7" wp14:editId="749CD9DC">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05ED391" wp14:editId="10E74B4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EAB66B6"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5090233E"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44A4D42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026C5CE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1233BC6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65CF18F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54FD243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0E62B76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C21F1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3D4B34AB"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9304BAE"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1CD41799"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143EAD78" wp14:editId="4391988E">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0F9A03B4"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43964FC2" wp14:editId="787EACF3">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228CCF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2EBDE090" wp14:editId="455CB892">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0F11B88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1121A517" wp14:editId="52C713FC">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35DFD49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6EAEF94"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5DF5FB59"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40B8657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7D1961CA"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51C9813C"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3A6FC891"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6D6E407C"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9ACBEC5"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31F70CC"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83704CB"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51BFD2E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A567FF7" wp14:editId="23780345">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470B1574"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4E222E0E" wp14:editId="104DAD93">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0F42D0B2"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14CF01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4FA286E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291D4340"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62A9BC1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24A200B9"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7602736C"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5712FB9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0E4B4F7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7A33454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1BF529C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7509CAC"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5A97431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7F64DB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3F10E07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581086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22D48D1"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5E4F402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15C39C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A20A66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9CE94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BAF230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8DFF7F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338D97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6FB3AB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F0856D2"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2DF7960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E44299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67FC80E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5CE9680B"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0149573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75A2F3E6"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73BD7D"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7E3917E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6F5631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8A7E541"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12CADA"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FCD7A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9EAD07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404BCC5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36EB8D36"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0595156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4362E08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34C087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6ED6EE8"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6DC4A48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BE8BE9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AE5525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6A94D47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AA85CB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7F9666A"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15DAE879"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0A151605"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65FA69CC"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52B9A8DA"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14:paraId="7571C8CB" w14:textId="77777777" w:rsidTr="00267633">
        <w:trPr>
          <w:divId w:val="2116439976"/>
          <w:jc w:val="center"/>
        </w:trPr>
        <w:tc>
          <w:tcPr>
            <w:tcW w:w="2600" w:type="dxa"/>
          </w:tcPr>
          <w:p w14:paraId="378F82B2"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1795B5C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72" w:name="_Toc243995885"/>
            <w:r w:rsidRPr="00267633">
              <w:rPr>
                <w:rFonts w:ascii="Times New Roman" w:hAnsi="Times New Roman"/>
                <w:bCs/>
                <w:iCs/>
                <w:spacing w:val="-3"/>
                <w:lang w:val="en-GB" w:eastAsia="zh-CN"/>
              </w:rPr>
              <w:t xml:space="preserve">FORM </w:t>
            </w:r>
            <w:bookmarkEnd w:id="172"/>
            <w:r w:rsidRPr="00267633">
              <w:rPr>
                <w:rFonts w:ascii="Times New Roman" w:hAnsi="Times New Roman"/>
                <w:bCs/>
                <w:iCs/>
                <w:spacing w:val="-3"/>
                <w:lang w:val="en-GB" w:eastAsia="zh-CN"/>
              </w:rPr>
              <w:t>252</w:t>
            </w:r>
          </w:p>
        </w:tc>
        <w:tc>
          <w:tcPr>
            <w:tcW w:w="2600" w:type="dxa"/>
          </w:tcPr>
          <w:p w14:paraId="656BD90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2930F920"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3" w:name="_Toc243995886"/>
      <w:r w:rsidRPr="00267633">
        <w:rPr>
          <w:rFonts w:ascii="Times New Roman" w:hAnsi="Times New Roman"/>
          <w:bCs/>
          <w:iCs/>
          <w:sz w:val="22"/>
          <w:szCs w:val="22"/>
          <w:lang w:val="en-GB" w:eastAsia="zh-CN"/>
        </w:rPr>
        <w:t>Para 131</w:t>
      </w:r>
    </w:p>
    <w:bookmarkEnd w:id="173"/>
    <w:p w14:paraId="56D211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EF68A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228FB8A6"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7EAB7F2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143B27D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C73F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CA9AE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42A51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51E79E2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DAA4E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984F2C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C638B0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61D841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0514A4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099A90E9"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09B5E056"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16C04B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47FE4A55"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017674E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86F631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3A14E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3416851"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F4BC94F"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7976CC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5D8BF95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79FF0502" w14:textId="77777777" w:rsidTr="00267633">
        <w:trPr>
          <w:divId w:val="2116439976"/>
          <w:cantSplit/>
        </w:trPr>
        <w:tc>
          <w:tcPr>
            <w:tcW w:w="8748" w:type="dxa"/>
            <w:tcBorders>
              <w:right w:val="single" w:sz="4" w:space="0" w:color="auto"/>
            </w:tcBorders>
          </w:tcPr>
          <w:p w14:paraId="5DEA20F3"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47700BCC"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3"/>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31DEEA4C" w14:textId="77777777" w:rsidTr="00267633">
        <w:trPr>
          <w:divId w:val="2116439976"/>
          <w:cantSplit/>
          <w:tblHeader/>
        </w:trPr>
        <w:tc>
          <w:tcPr>
            <w:tcW w:w="646" w:type="dxa"/>
            <w:tcBorders>
              <w:right w:val="single" w:sz="4" w:space="0" w:color="auto"/>
            </w:tcBorders>
          </w:tcPr>
          <w:p w14:paraId="3081648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6EF98912"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760C5A11"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52E838F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7BB80085" w14:textId="77777777" w:rsidTr="00267633">
        <w:trPr>
          <w:divId w:val="2116439976"/>
          <w:cantSplit/>
          <w:trHeight w:val="413"/>
        </w:trPr>
        <w:tc>
          <w:tcPr>
            <w:tcW w:w="646" w:type="dxa"/>
            <w:tcBorders>
              <w:bottom w:val="single" w:sz="4" w:space="0" w:color="auto"/>
            </w:tcBorders>
          </w:tcPr>
          <w:p w14:paraId="4FCF3BC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5C3516C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2D6730DC" w14:textId="77777777" w:rsidTr="00267633">
        <w:trPr>
          <w:divId w:val="2116439976"/>
          <w:cantSplit/>
          <w:trHeight w:val="575"/>
        </w:trPr>
        <w:tc>
          <w:tcPr>
            <w:tcW w:w="646" w:type="dxa"/>
            <w:tcBorders>
              <w:top w:val="single" w:sz="4" w:space="0" w:color="auto"/>
            </w:tcBorders>
          </w:tcPr>
          <w:p w14:paraId="5CF8F6E9"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56252794"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6A6C3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4AA4CC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45115D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5BE8F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0A81B7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701BA0" w14:textId="77777777" w:rsidTr="00267633">
        <w:trPr>
          <w:divId w:val="2116439976"/>
          <w:cantSplit/>
          <w:trHeight w:val="350"/>
        </w:trPr>
        <w:tc>
          <w:tcPr>
            <w:tcW w:w="646" w:type="dxa"/>
            <w:tcBorders>
              <w:bottom w:val="single" w:sz="4" w:space="0" w:color="auto"/>
            </w:tcBorders>
          </w:tcPr>
          <w:p w14:paraId="6ACA345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6A471EA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5E0982F6" w14:textId="77777777" w:rsidTr="00267633">
        <w:trPr>
          <w:divId w:val="2116439976"/>
          <w:cantSplit/>
          <w:trHeight w:val="620"/>
        </w:trPr>
        <w:tc>
          <w:tcPr>
            <w:tcW w:w="646" w:type="dxa"/>
            <w:tcBorders>
              <w:top w:val="single" w:sz="4" w:space="0" w:color="auto"/>
            </w:tcBorders>
          </w:tcPr>
          <w:p w14:paraId="78E0A7F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5D9946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5C3B92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74723FE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1A4976E" w14:textId="77777777" w:rsidTr="00267633">
        <w:trPr>
          <w:divId w:val="2116439976"/>
          <w:cantSplit/>
        </w:trPr>
        <w:tc>
          <w:tcPr>
            <w:tcW w:w="646" w:type="dxa"/>
          </w:tcPr>
          <w:p w14:paraId="2DF20AA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3990A3F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7CEEB3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6C61DE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C45EAB8" w14:textId="77777777" w:rsidTr="00267633">
        <w:trPr>
          <w:divId w:val="2116439976"/>
          <w:cantSplit/>
        </w:trPr>
        <w:tc>
          <w:tcPr>
            <w:tcW w:w="646" w:type="dxa"/>
            <w:tcBorders>
              <w:top w:val="single" w:sz="4" w:space="0" w:color="auto"/>
              <w:bottom w:val="single" w:sz="4" w:space="0" w:color="auto"/>
            </w:tcBorders>
          </w:tcPr>
          <w:p w14:paraId="22520B5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4089BA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ED07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1D8BEE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AEE12D8" w14:textId="77777777" w:rsidTr="00267633">
        <w:trPr>
          <w:divId w:val="2116439976"/>
          <w:cantSplit/>
        </w:trPr>
        <w:tc>
          <w:tcPr>
            <w:tcW w:w="646" w:type="dxa"/>
            <w:tcBorders>
              <w:top w:val="single" w:sz="4" w:space="0" w:color="auto"/>
            </w:tcBorders>
          </w:tcPr>
          <w:p w14:paraId="414A4D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5A915A4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15413D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02E0F3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1606BA" w14:textId="77777777" w:rsidTr="00267633">
        <w:trPr>
          <w:divId w:val="2116439976"/>
          <w:cantSplit/>
        </w:trPr>
        <w:tc>
          <w:tcPr>
            <w:tcW w:w="646" w:type="dxa"/>
            <w:tcBorders>
              <w:top w:val="single" w:sz="4" w:space="0" w:color="auto"/>
              <w:bottom w:val="single" w:sz="4" w:space="0" w:color="auto"/>
            </w:tcBorders>
          </w:tcPr>
          <w:p w14:paraId="6A55AF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74321A3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41247B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FB447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7D1977" w14:textId="77777777" w:rsidTr="00267633">
        <w:trPr>
          <w:divId w:val="2116439976"/>
          <w:cantSplit/>
          <w:trHeight w:val="566"/>
        </w:trPr>
        <w:tc>
          <w:tcPr>
            <w:tcW w:w="646" w:type="dxa"/>
          </w:tcPr>
          <w:p w14:paraId="120CDAF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12394E4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09ACE306" w14:textId="77777777" w:rsidTr="00267633">
        <w:trPr>
          <w:divId w:val="2116439976"/>
          <w:cantSplit/>
        </w:trPr>
        <w:tc>
          <w:tcPr>
            <w:tcW w:w="646" w:type="dxa"/>
          </w:tcPr>
          <w:p w14:paraId="4946C6F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3B4CD3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D4DEAB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013357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29BE6E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08DDB38C" w14:textId="77777777" w:rsidTr="00267633">
        <w:trPr>
          <w:divId w:val="2116439976"/>
          <w:cantSplit/>
        </w:trPr>
        <w:tc>
          <w:tcPr>
            <w:tcW w:w="646" w:type="dxa"/>
          </w:tcPr>
          <w:p w14:paraId="488E1F8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0F5C65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669CC41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271C6F1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65FC4E1A" w14:textId="77777777" w:rsidTr="00267633">
        <w:trPr>
          <w:divId w:val="2116439976"/>
          <w:cantSplit/>
        </w:trPr>
        <w:tc>
          <w:tcPr>
            <w:tcW w:w="646" w:type="dxa"/>
          </w:tcPr>
          <w:p w14:paraId="3C3DC99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296A92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789619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316B8D0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060E19B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18778CF3" w14:textId="77777777" w:rsidTr="00267633">
        <w:trPr>
          <w:divId w:val="2116439976"/>
          <w:cantSplit/>
          <w:trHeight w:val="195"/>
        </w:trPr>
        <w:tc>
          <w:tcPr>
            <w:tcW w:w="646" w:type="dxa"/>
          </w:tcPr>
          <w:p w14:paraId="1B4D1B2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7816991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15FC6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0FBB1DEB"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51551E8E" w14:textId="77777777" w:rsidTr="00267633">
        <w:trPr>
          <w:divId w:val="2116439976"/>
          <w:cantSplit/>
          <w:trHeight w:val="315"/>
        </w:trPr>
        <w:tc>
          <w:tcPr>
            <w:tcW w:w="646" w:type="dxa"/>
          </w:tcPr>
          <w:p w14:paraId="3D6712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363148A0"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BBBFA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590067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09EB6E2C" w14:textId="77777777" w:rsidTr="00267633">
        <w:trPr>
          <w:divId w:val="2116439976"/>
          <w:cantSplit/>
        </w:trPr>
        <w:tc>
          <w:tcPr>
            <w:tcW w:w="646" w:type="dxa"/>
          </w:tcPr>
          <w:p w14:paraId="49821C2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1F7FEE7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2DDAA6AF" w14:textId="77777777" w:rsidTr="00267633">
        <w:trPr>
          <w:divId w:val="2116439976"/>
          <w:cantSplit/>
        </w:trPr>
        <w:tc>
          <w:tcPr>
            <w:tcW w:w="646" w:type="dxa"/>
          </w:tcPr>
          <w:p w14:paraId="27EE50E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7CA242E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77ED45F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64A33C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655E67F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1C857B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1304DA" w14:textId="77777777" w:rsidTr="00267633">
        <w:trPr>
          <w:divId w:val="2116439976"/>
          <w:cantSplit/>
        </w:trPr>
        <w:tc>
          <w:tcPr>
            <w:tcW w:w="646" w:type="dxa"/>
          </w:tcPr>
          <w:p w14:paraId="383943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07EE64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5F8452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725182C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42DB274A" w14:textId="77777777" w:rsidTr="00267633">
        <w:trPr>
          <w:divId w:val="2116439976"/>
          <w:cantSplit/>
        </w:trPr>
        <w:tc>
          <w:tcPr>
            <w:tcW w:w="646" w:type="dxa"/>
          </w:tcPr>
          <w:p w14:paraId="40AE031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6EB8CE9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AF190FD" w14:textId="77777777" w:rsidTr="00267633">
        <w:trPr>
          <w:divId w:val="2116439976"/>
          <w:cantSplit/>
        </w:trPr>
        <w:tc>
          <w:tcPr>
            <w:tcW w:w="646" w:type="dxa"/>
          </w:tcPr>
          <w:p w14:paraId="6C7F1C0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6362D95C"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62398DD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55034E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757457" w14:textId="77777777" w:rsidTr="00267633">
        <w:trPr>
          <w:divId w:val="2116439976"/>
          <w:cantSplit/>
        </w:trPr>
        <w:tc>
          <w:tcPr>
            <w:tcW w:w="646" w:type="dxa"/>
          </w:tcPr>
          <w:p w14:paraId="2054274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774BC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476C4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4B4D63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2E641C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5D93A8E" w14:textId="77777777" w:rsidTr="00267633">
        <w:trPr>
          <w:divId w:val="2116439976"/>
          <w:cantSplit/>
        </w:trPr>
        <w:tc>
          <w:tcPr>
            <w:tcW w:w="646" w:type="dxa"/>
          </w:tcPr>
          <w:p w14:paraId="62FCDE6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19EC38F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1651E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5E89C1B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FAF2D1" w14:textId="77777777" w:rsidTr="00267633">
        <w:trPr>
          <w:divId w:val="2116439976"/>
          <w:cantSplit/>
        </w:trPr>
        <w:tc>
          <w:tcPr>
            <w:tcW w:w="646" w:type="dxa"/>
          </w:tcPr>
          <w:p w14:paraId="59A858D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2A640DB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5B6FCDE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6B3AB9E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0BDD6C" w14:textId="77777777" w:rsidTr="00267633">
        <w:trPr>
          <w:divId w:val="2116439976"/>
          <w:cantSplit/>
        </w:trPr>
        <w:tc>
          <w:tcPr>
            <w:tcW w:w="646" w:type="dxa"/>
          </w:tcPr>
          <w:p w14:paraId="244207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1421EAB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7435EC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53C8A17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52E868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1844830D" w14:textId="77777777" w:rsidTr="00267633">
        <w:trPr>
          <w:divId w:val="2116439976"/>
          <w:cantSplit/>
        </w:trPr>
        <w:tc>
          <w:tcPr>
            <w:tcW w:w="646" w:type="dxa"/>
          </w:tcPr>
          <w:p w14:paraId="173A4AB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3251C1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056F7B8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20E1FA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46291B" w14:textId="77777777" w:rsidTr="00267633">
        <w:trPr>
          <w:divId w:val="2116439976"/>
          <w:cantSplit/>
        </w:trPr>
        <w:tc>
          <w:tcPr>
            <w:tcW w:w="646" w:type="dxa"/>
            <w:tcBorders>
              <w:bottom w:val="single" w:sz="4" w:space="0" w:color="auto"/>
            </w:tcBorders>
          </w:tcPr>
          <w:p w14:paraId="176447C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7D21ECF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198C93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410372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109DEC" w14:textId="77777777" w:rsidTr="00267633">
        <w:trPr>
          <w:divId w:val="2116439976"/>
          <w:cantSplit/>
        </w:trPr>
        <w:tc>
          <w:tcPr>
            <w:tcW w:w="646" w:type="dxa"/>
            <w:tcBorders>
              <w:top w:val="single" w:sz="4" w:space="0" w:color="auto"/>
            </w:tcBorders>
          </w:tcPr>
          <w:p w14:paraId="6AA3BEC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26DBE8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5D6FD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14:paraId="276A60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64A49F" w14:textId="77777777" w:rsidTr="00267633">
        <w:trPr>
          <w:divId w:val="2116439976"/>
          <w:cantSplit/>
        </w:trPr>
        <w:tc>
          <w:tcPr>
            <w:tcW w:w="646" w:type="dxa"/>
          </w:tcPr>
          <w:p w14:paraId="13872D7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43E81A0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A3C4D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366972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D207739" w14:textId="77777777" w:rsidTr="00267633">
        <w:trPr>
          <w:divId w:val="2116439976"/>
          <w:cantSplit/>
        </w:trPr>
        <w:tc>
          <w:tcPr>
            <w:tcW w:w="646" w:type="dxa"/>
          </w:tcPr>
          <w:p w14:paraId="5E0C0BF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F335F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40D897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502882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587018" w14:textId="77777777" w:rsidTr="00267633">
        <w:trPr>
          <w:divId w:val="2116439976"/>
          <w:cantSplit/>
        </w:trPr>
        <w:tc>
          <w:tcPr>
            <w:tcW w:w="646" w:type="dxa"/>
          </w:tcPr>
          <w:p w14:paraId="218AA791"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5F4B21B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7318BEA9" w14:textId="77777777" w:rsidTr="00267633">
        <w:trPr>
          <w:divId w:val="2116439976"/>
          <w:cantSplit/>
        </w:trPr>
        <w:tc>
          <w:tcPr>
            <w:tcW w:w="646" w:type="dxa"/>
            <w:tcBorders>
              <w:bottom w:val="single" w:sz="4" w:space="0" w:color="auto"/>
            </w:tcBorders>
          </w:tcPr>
          <w:p w14:paraId="3BD13F0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656BE87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77C2709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966AD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56C8BB" w14:textId="77777777" w:rsidTr="00267633">
        <w:trPr>
          <w:divId w:val="2116439976"/>
          <w:cantSplit/>
        </w:trPr>
        <w:tc>
          <w:tcPr>
            <w:tcW w:w="646" w:type="dxa"/>
            <w:tcBorders>
              <w:bottom w:val="single" w:sz="4" w:space="0" w:color="auto"/>
            </w:tcBorders>
          </w:tcPr>
          <w:p w14:paraId="175747E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0A6EB2D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53D01C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1E8FDA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80751FD" w14:textId="77777777" w:rsidTr="00267633">
        <w:trPr>
          <w:divId w:val="2116439976"/>
          <w:cantSplit/>
          <w:trHeight w:val="521"/>
        </w:trPr>
        <w:tc>
          <w:tcPr>
            <w:tcW w:w="646" w:type="dxa"/>
            <w:tcBorders>
              <w:top w:val="single" w:sz="4" w:space="0" w:color="auto"/>
              <w:bottom w:val="single" w:sz="4" w:space="0" w:color="auto"/>
            </w:tcBorders>
          </w:tcPr>
          <w:p w14:paraId="265F6D1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35E936A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4EE214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52300A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40140FF" w14:textId="77777777" w:rsidTr="00267633">
        <w:trPr>
          <w:divId w:val="2116439976"/>
          <w:cantSplit/>
          <w:trHeight w:val="1970"/>
        </w:trPr>
        <w:tc>
          <w:tcPr>
            <w:tcW w:w="646" w:type="dxa"/>
            <w:tcBorders>
              <w:top w:val="single" w:sz="4" w:space="0" w:color="auto"/>
              <w:bottom w:val="single" w:sz="4" w:space="0" w:color="auto"/>
            </w:tcBorders>
          </w:tcPr>
          <w:p w14:paraId="6BE1049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327AF39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31DFF2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775787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5131E31" w14:textId="77777777" w:rsidTr="00267633">
        <w:trPr>
          <w:divId w:val="2116439976"/>
          <w:cantSplit/>
        </w:trPr>
        <w:tc>
          <w:tcPr>
            <w:tcW w:w="646" w:type="dxa"/>
          </w:tcPr>
          <w:p w14:paraId="6F27772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812675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7012FCCB" w14:textId="77777777" w:rsidTr="00267633">
        <w:trPr>
          <w:divId w:val="2116439976"/>
          <w:cantSplit/>
        </w:trPr>
        <w:tc>
          <w:tcPr>
            <w:tcW w:w="646" w:type="dxa"/>
          </w:tcPr>
          <w:p w14:paraId="597A105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3AD2ECC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48D311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64496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CD515D9" w14:textId="77777777" w:rsidTr="00267633">
        <w:trPr>
          <w:divId w:val="2116439976"/>
          <w:cantSplit/>
        </w:trPr>
        <w:tc>
          <w:tcPr>
            <w:tcW w:w="646" w:type="dxa"/>
          </w:tcPr>
          <w:p w14:paraId="2378EDE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714BC85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035214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7EDD5A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78241F" w14:textId="77777777" w:rsidTr="00267633">
        <w:trPr>
          <w:divId w:val="2116439976"/>
          <w:cantSplit/>
        </w:trPr>
        <w:tc>
          <w:tcPr>
            <w:tcW w:w="646" w:type="dxa"/>
          </w:tcPr>
          <w:p w14:paraId="65B3DDF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4056B55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1C52AD03" w14:textId="77777777" w:rsidTr="00267633">
        <w:trPr>
          <w:divId w:val="2116439976"/>
          <w:cantSplit/>
        </w:trPr>
        <w:tc>
          <w:tcPr>
            <w:tcW w:w="646" w:type="dxa"/>
          </w:tcPr>
          <w:p w14:paraId="710E9E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58EBAA12"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63E85B6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6407DA6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5612FB" w14:textId="77777777" w:rsidTr="00267633">
        <w:trPr>
          <w:divId w:val="2116439976"/>
          <w:cantSplit/>
        </w:trPr>
        <w:tc>
          <w:tcPr>
            <w:tcW w:w="646" w:type="dxa"/>
          </w:tcPr>
          <w:p w14:paraId="2AC40EC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3E77B51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116B3A8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59B11A9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322AB30" w14:textId="77777777" w:rsidTr="00267633">
        <w:trPr>
          <w:divId w:val="2116439976"/>
          <w:cantSplit/>
          <w:trHeight w:val="1115"/>
        </w:trPr>
        <w:tc>
          <w:tcPr>
            <w:tcW w:w="646" w:type="dxa"/>
          </w:tcPr>
          <w:p w14:paraId="5323184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04662CD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5ED2E2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5B4A79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19E5C8" w14:textId="77777777" w:rsidTr="00267633">
        <w:trPr>
          <w:divId w:val="2116439976"/>
          <w:cantSplit/>
        </w:trPr>
        <w:tc>
          <w:tcPr>
            <w:tcW w:w="646" w:type="dxa"/>
          </w:tcPr>
          <w:p w14:paraId="740E2B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5EB7F49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5230433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208F6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53B3CE" w14:textId="77777777" w:rsidTr="00267633">
        <w:trPr>
          <w:divId w:val="2116439976"/>
          <w:cantSplit/>
          <w:trHeight w:val="179"/>
        </w:trPr>
        <w:tc>
          <w:tcPr>
            <w:tcW w:w="646" w:type="dxa"/>
          </w:tcPr>
          <w:p w14:paraId="3190FCA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23A5C9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33FE6A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424A02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D72FD3" w14:textId="77777777" w:rsidTr="00267633">
        <w:trPr>
          <w:divId w:val="2116439976"/>
          <w:cantSplit/>
        </w:trPr>
        <w:tc>
          <w:tcPr>
            <w:tcW w:w="646" w:type="dxa"/>
          </w:tcPr>
          <w:p w14:paraId="2225AD1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1A6E419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217FC4AB" w14:textId="77777777" w:rsidTr="00267633">
        <w:trPr>
          <w:divId w:val="2116439976"/>
          <w:cantSplit/>
        </w:trPr>
        <w:tc>
          <w:tcPr>
            <w:tcW w:w="646" w:type="dxa"/>
          </w:tcPr>
          <w:p w14:paraId="64526F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4993C26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496A3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620629D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9FECD2" w14:textId="77777777" w:rsidTr="00267633">
        <w:trPr>
          <w:divId w:val="2116439976"/>
          <w:cantSplit/>
          <w:trHeight w:val="944"/>
        </w:trPr>
        <w:tc>
          <w:tcPr>
            <w:tcW w:w="646" w:type="dxa"/>
            <w:tcBorders>
              <w:top w:val="single" w:sz="4" w:space="0" w:color="auto"/>
            </w:tcBorders>
          </w:tcPr>
          <w:p w14:paraId="3DA8AA5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0A9C8E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309E6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1DD3C7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84F05A" w14:textId="77777777" w:rsidTr="00267633">
        <w:trPr>
          <w:divId w:val="2116439976"/>
          <w:cantSplit/>
        </w:trPr>
        <w:tc>
          <w:tcPr>
            <w:tcW w:w="646" w:type="dxa"/>
          </w:tcPr>
          <w:p w14:paraId="724D1E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38DDDD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C190E3B" w14:textId="77777777" w:rsidTr="00267633">
        <w:trPr>
          <w:divId w:val="2116439976"/>
          <w:cantSplit/>
          <w:trHeight w:val="197"/>
        </w:trPr>
        <w:tc>
          <w:tcPr>
            <w:tcW w:w="646" w:type="dxa"/>
          </w:tcPr>
          <w:p w14:paraId="3B0585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DE768D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11AEC6A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907720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2DAF02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2DFF3DDE"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33F539E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BC0F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06AB18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6CE39457"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BEB0F5"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3B97A1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432777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9E19A" w14:textId="77777777" w:rsidTr="00267633">
        <w:trPr>
          <w:divId w:val="2116439976"/>
          <w:cantSplit/>
        </w:trPr>
        <w:tc>
          <w:tcPr>
            <w:tcW w:w="8748" w:type="dxa"/>
            <w:gridSpan w:val="4"/>
          </w:tcPr>
          <w:p w14:paraId="4843C2ED"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2C70B32E"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77B76AE2" w14:textId="77777777" w:rsidTr="00267633">
        <w:trPr>
          <w:divId w:val="2116439976"/>
          <w:cantSplit/>
          <w:tblHeader/>
        </w:trPr>
        <w:tc>
          <w:tcPr>
            <w:tcW w:w="646" w:type="dxa"/>
          </w:tcPr>
          <w:p w14:paraId="7A96A434"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00265D7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5ADBB04F"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907B4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64254E12" w14:textId="77777777" w:rsidTr="00267633">
        <w:trPr>
          <w:divId w:val="2116439976"/>
          <w:cantSplit/>
        </w:trPr>
        <w:tc>
          <w:tcPr>
            <w:tcW w:w="646" w:type="dxa"/>
          </w:tcPr>
          <w:p w14:paraId="528C4E8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BAE20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122D77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7558A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1862D51" w14:textId="77777777" w:rsidTr="00267633">
        <w:trPr>
          <w:divId w:val="2116439976"/>
          <w:cantSplit/>
        </w:trPr>
        <w:tc>
          <w:tcPr>
            <w:tcW w:w="646" w:type="dxa"/>
          </w:tcPr>
          <w:p w14:paraId="0630F7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1F82D1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8A111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636E77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135A58BC"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C0AE6FD"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194C1E5A"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8351D24" w14:textId="77777777" w:rsidR="00267633" w:rsidRPr="00267633" w:rsidRDefault="00267633" w:rsidP="006172E9">
            <w:pPr>
              <w:numPr>
                <w:ilvl w:val="0"/>
                <w:numId w:val="6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48ABBBA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7F49E9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DAF9E8" w14:textId="77777777" w:rsidTr="00267633">
        <w:trPr>
          <w:divId w:val="2116439976"/>
          <w:cantSplit/>
        </w:trPr>
        <w:tc>
          <w:tcPr>
            <w:tcW w:w="8748" w:type="dxa"/>
            <w:gridSpan w:val="4"/>
          </w:tcPr>
          <w:p w14:paraId="23855A03"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64B22ACC"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88F0324" w14:textId="77777777" w:rsidTr="00267633">
        <w:trPr>
          <w:divId w:val="2116439976"/>
          <w:cantSplit/>
          <w:tblHeader/>
        </w:trPr>
        <w:tc>
          <w:tcPr>
            <w:tcW w:w="646" w:type="dxa"/>
          </w:tcPr>
          <w:p w14:paraId="2220B512"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5BCF28A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3557D34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5513C9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6209302D" w14:textId="77777777" w:rsidTr="00267633">
        <w:trPr>
          <w:divId w:val="2116439976"/>
          <w:cantSplit/>
        </w:trPr>
        <w:tc>
          <w:tcPr>
            <w:tcW w:w="646" w:type="dxa"/>
          </w:tcPr>
          <w:p w14:paraId="417847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3E4BC3A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7B9D9B0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685179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189D6D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A8413D4"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67F991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C4BA0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C5207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EA68A0" w14:textId="77777777" w:rsidTr="00267633">
        <w:trPr>
          <w:divId w:val="2116439976"/>
          <w:cantSplit/>
        </w:trPr>
        <w:tc>
          <w:tcPr>
            <w:tcW w:w="646" w:type="dxa"/>
          </w:tcPr>
          <w:p w14:paraId="158A223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6F4E5E3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2C81F2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0459AE7"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9543AED"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0F6579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3054A8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D090D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1F5DE676"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05EFD14"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71FDB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6C3A8B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1D01EF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E58F36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57F44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E6C6F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EC4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A14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50DE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7BBC8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AFC1C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FBC8EC6"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FF09033" w14:textId="77777777" w:rsidTr="00D67A36">
        <w:trPr>
          <w:divId w:val="2116439976"/>
          <w:cantSplit/>
        </w:trPr>
        <w:tc>
          <w:tcPr>
            <w:tcW w:w="8748" w:type="dxa"/>
            <w:gridSpan w:val="4"/>
          </w:tcPr>
          <w:p w14:paraId="7FBE3B29"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368576A" w14:textId="77777777" w:rsidTr="00D67A36">
        <w:trPr>
          <w:divId w:val="2116439976"/>
          <w:cantSplit/>
        </w:trPr>
        <w:tc>
          <w:tcPr>
            <w:tcW w:w="646" w:type="dxa"/>
          </w:tcPr>
          <w:p w14:paraId="0AD8DB8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3C6BA70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08F4C77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3193D72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0FB0AC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07D209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1FC5AA9D"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D2EFF9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F0FD9F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6E297C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48933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33212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308B5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02392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FB8E6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34EE5AD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3720DCED"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02C8479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87031D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335F7B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86C8E0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7909F7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2438A87"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4262A24"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272BA3C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0362CE8"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9659B8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4"/>
          <w:headerReference w:type="default" r:id="rId25"/>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26999705" w14:textId="77777777" w:rsidTr="00267633">
        <w:trPr>
          <w:divId w:val="2116439976"/>
        </w:trPr>
        <w:tc>
          <w:tcPr>
            <w:tcW w:w="2600" w:type="dxa"/>
          </w:tcPr>
          <w:p w14:paraId="5A0D067A"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40BE4E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74" w:name="_Toc243995887"/>
            <w:r w:rsidRPr="00267633">
              <w:rPr>
                <w:rFonts w:ascii="Times New Roman" w:hAnsi="Times New Roman"/>
                <w:bCs/>
                <w:iCs/>
                <w:spacing w:val="-3"/>
                <w:szCs w:val="28"/>
                <w:lang w:val="en-GB" w:eastAsia="zh-CN"/>
              </w:rPr>
              <w:t xml:space="preserve">FORM </w:t>
            </w:r>
            <w:bookmarkEnd w:id="174"/>
            <w:r w:rsidRPr="00267633">
              <w:rPr>
                <w:rFonts w:ascii="Times New Roman" w:hAnsi="Times New Roman"/>
                <w:bCs/>
                <w:iCs/>
                <w:spacing w:val="-3"/>
                <w:szCs w:val="28"/>
                <w:lang w:val="en-GB" w:eastAsia="zh-CN"/>
              </w:rPr>
              <w:t>253</w:t>
            </w:r>
          </w:p>
        </w:tc>
        <w:tc>
          <w:tcPr>
            <w:tcW w:w="2600" w:type="dxa"/>
          </w:tcPr>
          <w:p w14:paraId="5FC86A0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D435EEC"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5" w:name="_Toc243995888"/>
      <w:r w:rsidRPr="00267633">
        <w:rPr>
          <w:rFonts w:ascii="Times New Roman" w:hAnsi="Times New Roman"/>
          <w:bCs/>
          <w:iCs/>
          <w:sz w:val="22"/>
          <w:szCs w:val="22"/>
          <w:lang w:val="en-GB" w:eastAsia="zh-CN"/>
        </w:rPr>
        <w:t>Para 131</w:t>
      </w:r>
    </w:p>
    <w:bookmarkEnd w:id="175"/>
    <w:p w14:paraId="4C9D883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F387D"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75A6E814"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1F222A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7CD289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3FB1FB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FD1D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605CE0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662D403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50AD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97EC9C7"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400FBD1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36D722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4CE91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F9661B4"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472F347F"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8FDBA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8EBED27"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4DF5B0E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5918A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B77797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517CBC1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394814E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1D576A6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3D9A45B1"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0C52BF0B" w14:textId="77777777" w:rsidTr="00267633">
        <w:trPr>
          <w:divId w:val="2116439976"/>
          <w:cantSplit/>
        </w:trPr>
        <w:tc>
          <w:tcPr>
            <w:tcW w:w="8748" w:type="dxa"/>
            <w:tcBorders>
              <w:right w:val="single" w:sz="4" w:space="0" w:color="auto"/>
            </w:tcBorders>
          </w:tcPr>
          <w:p w14:paraId="62706154"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D77AF35"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18280ABD" w14:textId="77777777" w:rsidTr="00267633">
        <w:trPr>
          <w:divId w:val="2116439976"/>
          <w:cantSplit/>
          <w:tblHeader/>
        </w:trPr>
        <w:tc>
          <w:tcPr>
            <w:tcW w:w="645" w:type="dxa"/>
            <w:tcBorders>
              <w:right w:val="single" w:sz="4" w:space="0" w:color="auto"/>
            </w:tcBorders>
          </w:tcPr>
          <w:p w14:paraId="5389768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5B94A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70B9FE12"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A54F42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8CD22B7" w14:textId="77777777" w:rsidTr="00267633">
        <w:trPr>
          <w:divId w:val="2116439976"/>
          <w:cantSplit/>
          <w:trHeight w:val="413"/>
        </w:trPr>
        <w:tc>
          <w:tcPr>
            <w:tcW w:w="645" w:type="dxa"/>
            <w:tcBorders>
              <w:bottom w:val="single" w:sz="4" w:space="0" w:color="auto"/>
            </w:tcBorders>
          </w:tcPr>
          <w:p w14:paraId="5330A47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C223EBA"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54E50E57" w14:textId="77777777" w:rsidTr="00267633">
        <w:trPr>
          <w:divId w:val="2116439976"/>
          <w:cantSplit/>
          <w:trHeight w:val="575"/>
        </w:trPr>
        <w:tc>
          <w:tcPr>
            <w:tcW w:w="645" w:type="dxa"/>
            <w:tcBorders>
              <w:top w:val="single" w:sz="4" w:space="0" w:color="auto"/>
            </w:tcBorders>
          </w:tcPr>
          <w:p w14:paraId="10B9825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37CA6F3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6C1882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3661C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7F50AC0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7F58CCC" w14:textId="77777777" w:rsidTr="00267633">
        <w:trPr>
          <w:divId w:val="2116439976"/>
          <w:cantSplit/>
          <w:trHeight w:val="350"/>
        </w:trPr>
        <w:tc>
          <w:tcPr>
            <w:tcW w:w="645" w:type="dxa"/>
            <w:tcBorders>
              <w:bottom w:val="single" w:sz="4" w:space="0" w:color="auto"/>
            </w:tcBorders>
          </w:tcPr>
          <w:p w14:paraId="7264129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042B30A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14C3B7A0" w14:textId="77777777" w:rsidTr="00267633">
        <w:trPr>
          <w:divId w:val="2116439976"/>
          <w:cantSplit/>
          <w:trHeight w:val="1250"/>
        </w:trPr>
        <w:tc>
          <w:tcPr>
            <w:tcW w:w="645" w:type="dxa"/>
            <w:tcBorders>
              <w:top w:val="single" w:sz="4" w:space="0" w:color="auto"/>
            </w:tcBorders>
          </w:tcPr>
          <w:p w14:paraId="72272EB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643752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39660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1AFDC6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3A0B129" w14:textId="77777777" w:rsidTr="00267633">
        <w:trPr>
          <w:divId w:val="2116439976"/>
          <w:cantSplit/>
          <w:trHeight w:val="530"/>
        </w:trPr>
        <w:tc>
          <w:tcPr>
            <w:tcW w:w="645" w:type="dxa"/>
          </w:tcPr>
          <w:p w14:paraId="336841B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41AD624B"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66893126" w14:textId="77777777" w:rsidTr="00267633">
        <w:trPr>
          <w:divId w:val="2116439976"/>
          <w:cantSplit/>
        </w:trPr>
        <w:tc>
          <w:tcPr>
            <w:tcW w:w="645" w:type="dxa"/>
          </w:tcPr>
          <w:p w14:paraId="36B94A8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7D6D3F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63183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3225931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12FBE806" w14:textId="77777777" w:rsidTr="00267633">
        <w:trPr>
          <w:divId w:val="2116439976"/>
          <w:cantSplit/>
        </w:trPr>
        <w:tc>
          <w:tcPr>
            <w:tcW w:w="645" w:type="dxa"/>
          </w:tcPr>
          <w:p w14:paraId="382F5D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0C207B5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552870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0B6DEB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38A8B3AB" w14:textId="77777777" w:rsidTr="00267633">
        <w:trPr>
          <w:divId w:val="2116439976"/>
          <w:cantSplit/>
        </w:trPr>
        <w:tc>
          <w:tcPr>
            <w:tcW w:w="645" w:type="dxa"/>
          </w:tcPr>
          <w:p w14:paraId="6500EBC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6F61CA3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159899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1A332F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6AE80A76" w14:textId="77777777" w:rsidTr="00267633">
        <w:trPr>
          <w:divId w:val="2116439976"/>
          <w:cantSplit/>
        </w:trPr>
        <w:tc>
          <w:tcPr>
            <w:tcW w:w="645" w:type="dxa"/>
          </w:tcPr>
          <w:p w14:paraId="3B0185E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447AE6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39E9B8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56639D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46A917E3"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6006409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2A2ED3EA" w14:textId="77777777" w:rsidTr="00267633">
        <w:trPr>
          <w:divId w:val="2116439976"/>
          <w:cantSplit/>
        </w:trPr>
        <w:tc>
          <w:tcPr>
            <w:tcW w:w="645" w:type="dxa"/>
          </w:tcPr>
          <w:p w14:paraId="62E6408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3645ADF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1E7A9A30" w14:textId="77777777" w:rsidTr="00267633">
        <w:trPr>
          <w:divId w:val="2116439976"/>
          <w:cantSplit/>
        </w:trPr>
        <w:tc>
          <w:tcPr>
            <w:tcW w:w="645" w:type="dxa"/>
          </w:tcPr>
          <w:p w14:paraId="618477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31F970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49542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3C6C36A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EE8AB95" w14:textId="77777777" w:rsidTr="00267633">
        <w:trPr>
          <w:divId w:val="2116439976"/>
          <w:cantSplit/>
        </w:trPr>
        <w:tc>
          <w:tcPr>
            <w:tcW w:w="645" w:type="dxa"/>
          </w:tcPr>
          <w:p w14:paraId="6079E9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3FF6E0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7D2263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2B5BFFD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0373073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67583790" w14:textId="77777777" w:rsidTr="00267633">
        <w:trPr>
          <w:divId w:val="2116439976"/>
          <w:cantSplit/>
        </w:trPr>
        <w:tc>
          <w:tcPr>
            <w:tcW w:w="645" w:type="dxa"/>
          </w:tcPr>
          <w:p w14:paraId="6F0B74D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258DD3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4CE6015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2ECF721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452FA969" w14:textId="77777777" w:rsidTr="00267633">
        <w:trPr>
          <w:divId w:val="2116439976"/>
          <w:cantSplit/>
        </w:trPr>
        <w:tc>
          <w:tcPr>
            <w:tcW w:w="645" w:type="dxa"/>
          </w:tcPr>
          <w:p w14:paraId="3E5888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657578E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66AC63E6"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7E8165E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17ADE6F8" w14:textId="77777777" w:rsidTr="00267633">
        <w:trPr>
          <w:divId w:val="2116439976"/>
          <w:cantSplit/>
        </w:trPr>
        <w:tc>
          <w:tcPr>
            <w:tcW w:w="645" w:type="dxa"/>
          </w:tcPr>
          <w:p w14:paraId="5082EE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49F4FD7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56AC83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333F1FA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3F1FF4" w14:textId="77777777" w:rsidTr="00267633">
        <w:trPr>
          <w:divId w:val="2116439976"/>
          <w:cantSplit/>
        </w:trPr>
        <w:tc>
          <w:tcPr>
            <w:tcW w:w="645" w:type="dxa"/>
          </w:tcPr>
          <w:p w14:paraId="05826C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78530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4B9A59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7B60D7A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7EE5899" w14:textId="77777777" w:rsidTr="00267633">
        <w:trPr>
          <w:divId w:val="2116439976"/>
          <w:cantSplit/>
        </w:trPr>
        <w:tc>
          <w:tcPr>
            <w:tcW w:w="645" w:type="dxa"/>
          </w:tcPr>
          <w:p w14:paraId="09B9A34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1BA2AF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4E0E505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162C1B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352502E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9999246" w14:textId="77777777" w:rsidTr="00267633">
        <w:trPr>
          <w:divId w:val="2116439976"/>
          <w:cantSplit/>
        </w:trPr>
        <w:tc>
          <w:tcPr>
            <w:tcW w:w="645" w:type="dxa"/>
          </w:tcPr>
          <w:p w14:paraId="3DC9D44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02E07FF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2A657C57" w14:textId="77777777" w:rsidTr="00267633">
        <w:trPr>
          <w:divId w:val="2116439976"/>
          <w:cantSplit/>
        </w:trPr>
        <w:tc>
          <w:tcPr>
            <w:tcW w:w="645" w:type="dxa"/>
            <w:tcBorders>
              <w:bottom w:val="single" w:sz="4" w:space="0" w:color="auto"/>
            </w:tcBorders>
          </w:tcPr>
          <w:p w14:paraId="138D71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343801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39F7C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86A8B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CE7C27" w14:textId="77777777" w:rsidTr="00267633">
        <w:trPr>
          <w:divId w:val="2116439976"/>
          <w:cantSplit/>
        </w:trPr>
        <w:tc>
          <w:tcPr>
            <w:tcW w:w="645" w:type="dxa"/>
            <w:tcBorders>
              <w:top w:val="single" w:sz="4" w:space="0" w:color="auto"/>
              <w:bottom w:val="single" w:sz="4" w:space="0" w:color="auto"/>
            </w:tcBorders>
          </w:tcPr>
          <w:p w14:paraId="125FF0F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05AB37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147CFD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1A0A3C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3E8DA" w14:textId="77777777" w:rsidTr="00267633">
        <w:trPr>
          <w:divId w:val="2116439976"/>
          <w:cantSplit/>
        </w:trPr>
        <w:tc>
          <w:tcPr>
            <w:tcW w:w="645" w:type="dxa"/>
            <w:tcBorders>
              <w:top w:val="single" w:sz="4" w:space="0" w:color="auto"/>
              <w:bottom w:val="single" w:sz="4" w:space="0" w:color="auto"/>
            </w:tcBorders>
          </w:tcPr>
          <w:p w14:paraId="2D7D93A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45970D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4EEC82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624C7F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D3E2EC" w14:textId="77777777" w:rsidTr="00267633">
        <w:trPr>
          <w:divId w:val="2116439976"/>
          <w:cantSplit/>
        </w:trPr>
        <w:tc>
          <w:tcPr>
            <w:tcW w:w="645" w:type="dxa"/>
            <w:tcBorders>
              <w:top w:val="single" w:sz="4" w:space="0" w:color="auto"/>
            </w:tcBorders>
          </w:tcPr>
          <w:p w14:paraId="2FF8AA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71BA1F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0C4ABC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14:paraId="2A1BC7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B43EBB" w14:textId="77777777" w:rsidTr="00267633">
        <w:trPr>
          <w:divId w:val="2116439976"/>
          <w:cantSplit/>
        </w:trPr>
        <w:tc>
          <w:tcPr>
            <w:tcW w:w="645" w:type="dxa"/>
          </w:tcPr>
          <w:p w14:paraId="09B5191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038FE79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5A50EB71" w14:textId="77777777" w:rsidTr="00267633">
        <w:trPr>
          <w:divId w:val="2116439976"/>
          <w:cantSplit/>
        </w:trPr>
        <w:tc>
          <w:tcPr>
            <w:tcW w:w="645" w:type="dxa"/>
          </w:tcPr>
          <w:p w14:paraId="17D7729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3F53B87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09D95E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73107B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5AAE2B" w14:textId="77777777" w:rsidTr="00267633">
        <w:trPr>
          <w:divId w:val="2116439976"/>
          <w:cantSplit/>
        </w:trPr>
        <w:tc>
          <w:tcPr>
            <w:tcW w:w="645" w:type="dxa"/>
          </w:tcPr>
          <w:p w14:paraId="6D65467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614CF2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6008F6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52E2B5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A6B6AD1" w14:textId="77777777" w:rsidTr="00267633">
        <w:trPr>
          <w:divId w:val="2116439976"/>
          <w:cantSplit/>
        </w:trPr>
        <w:tc>
          <w:tcPr>
            <w:tcW w:w="645" w:type="dxa"/>
          </w:tcPr>
          <w:p w14:paraId="57D8955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2AE51B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3253ED8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8CCF8A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E036B6" w14:textId="77777777" w:rsidTr="00267633">
        <w:trPr>
          <w:divId w:val="2116439976"/>
          <w:cantSplit/>
        </w:trPr>
        <w:tc>
          <w:tcPr>
            <w:tcW w:w="645" w:type="dxa"/>
          </w:tcPr>
          <w:p w14:paraId="15EDB97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5BF075B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29C4A7E" w14:textId="77777777" w:rsidTr="00267633">
        <w:trPr>
          <w:divId w:val="2116439976"/>
          <w:cantSplit/>
        </w:trPr>
        <w:tc>
          <w:tcPr>
            <w:tcW w:w="645" w:type="dxa"/>
          </w:tcPr>
          <w:p w14:paraId="5E9FA00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2CCC454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338A88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64B1587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BD80D" w14:textId="77777777" w:rsidTr="00267633">
        <w:trPr>
          <w:divId w:val="2116439976"/>
          <w:cantSplit/>
        </w:trPr>
        <w:tc>
          <w:tcPr>
            <w:tcW w:w="645" w:type="dxa"/>
          </w:tcPr>
          <w:p w14:paraId="40E2752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4AB5278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22BAF0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789D42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471F9E" w14:textId="77777777" w:rsidTr="00267633">
        <w:trPr>
          <w:divId w:val="2116439976"/>
          <w:cantSplit/>
        </w:trPr>
        <w:tc>
          <w:tcPr>
            <w:tcW w:w="645" w:type="dxa"/>
          </w:tcPr>
          <w:p w14:paraId="156C38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73B7AF3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8C8DB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7CA7B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636238" w14:textId="77777777" w:rsidTr="00267633">
        <w:trPr>
          <w:divId w:val="2116439976"/>
          <w:cantSplit/>
        </w:trPr>
        <w:tc>
          <w:tcPr>
            <w:tcW w:w="645" w:type="dxa"/>
          </w:tcPr>
          <w:p w14:paraId="6B94BB8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43EBF1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4D904D5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3F42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39B3E4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4D91BEE" w14:textId="77777777" w:rsidTr="00267633">
        <w:trPr>
          <w:divId w:val="2116439976"/>
          <w:cantSplit/>
        </w:trPr>
        <w:tc>
          <w:tcPr>
            <w:tcW w:w="645" w:type="dxa"/>
          </w:tcPr>
          <w:p w14:paraId="10BBE8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13D9B84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227FFCB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230F192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1543CB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C1DD81" w14:textId="77777777" w:rsidTr="00267633">
        <w:trPr>
          <w:divId w:val="2116439976"/>
          <w:cantSplit/>
        </w:trPr>
        <w:tc>
          <w:tcPr>
            <w:tcW w:w="645" w:type="dxa"/>
          </w:tcPr>
          <w:p w14:paraId="781176D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108055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296F35A" w14:textId="77777777" w:rsidTr="00267633">
        <w:trPr>
          <w:divId w:val="2116439976"/>
          <w:cantSplit/>
        </w:trPr>
        <w:tc>
          <w:tcPr>
            <w:tcW w:w="645" w:type="dxa"/>
          </w:tcPr>
          <w:p w14:paraId="175B843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2CEC107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774080F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009F83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539D81" w14:textId="77777777" w:rsidTr="00267633">
        <w:trPr>
          <w:divId w:val="2116439976"/>
          <w:cantSplit/>
          <w:trHeight w:val="890"/>
        </w:trPr>
        <w:tc>
          <w:tcPr>
            <w:tcW w:w="645" w:type="dxa"/>
          </w:tcPr>
          <w:p w14:paraId="74027B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1E57C80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28A0CEB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3C2722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A48330E" w14:textId="77777777" w:rsidTr="00267633">
        <w:trPr>
          <w:divId w:val="2116439976"/>
          <w:cantSplit/>
        </w:trPr>
        <w:tc>
          <w:tcPr>
            <w:tcW w:w="645" w:type="dxa"/>
          </w:tcPr>
          <w:p w14:paraId="56CE2CD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3E9AF8D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68B94EF2" w14:textId="77777777" w:rsidTr="00267633">
        <w:trPr>
          <w:divId w:val="2116439976"/>
          <w:cantSplit/>
        </w:trPr>
        <w:tc>
          <w:tcPr>
            <w:tcW w:w="645" w:type="dxa"/>
          </w:tcPr>
          <w:p w14:paraId="1EDB84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667F382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3999D136"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CFBE26D"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462A5952"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61B183F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21F96A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0E295C6"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F98AD5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F3F99D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5FE54EE"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790CF74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0177C10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6A3405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31F8F3" w14:textId="77777777" w:rsidTr="00267633">
        <w:trPr>
          <w:divId w:val="2116439976"/>
          <w:cantSplit/>
        </w:trPr>
        <w:tc>
          <w:tcPr>
            <w:tcW w:w="8748" w:type="dxa"/>
            <w:gridSpan w:val="5"/>
          </w:tcPr>
          <w:p w14:paraId="28168D28"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3FD65A32" w14:textId="77777777" w:rsidTr="00267633">
        <w:trPr>
          <w:divId w:val="2116439976"/>
          <w:cantSplit/>
        </w:trPr>
        <w:tc>
          <w:tcPr>
            <w:tcW w:w="645" w:type="dxa"/>
          </w:tcPr>
          <w:p w14:paraId="0C28255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7B2D7B1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AD8A85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4BF741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5FDA9FFA" w14:textId="77777777" w:rsidTr="00267633">
        <w:trPr>
          <w:divId w:val="2116439976"/>
          <w:cantSplit/>
        </w:trPr>
        <w:tc>
          <w:tcPr>
            <w:tcW w:w="645" w:type="dxa"/>
          </w:tcPr>
          <w:p w14:paraId="1D4F0BF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7C8A56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622BE5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491C5AF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0F91A3E" w14:textId="77777777" w:rsidTr="00267633">
        <w:trPr>
          <w:divId w:val="2116439976"/>
          <w:cantSplit/>
        </w:trPr>
        <w:tc>
          <w:tcPr>
            <w:tcW w:w="645" w:type="dxa"/>
          </w:tcPr>
          <w:p w14:paraId="6138296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4298A69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753AB5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85F80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32D953D5"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5671CF1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21C45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5757561"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5624B9D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59F96D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5C12EA" w14:textId="77777777" w:rsidTr="00267633">
        <w:trPr>
          <w:divId w:val="2116439976"/>
          <w:cantSplit/>
        </w:trPr>
        <w:tc>
          <w:tcPr>
            <w:tcW w:w="8748" w:type="dxa"/>
            <w:gridSpan w:val="5"/>
          </w:tcPr>
          <w:p w14:paraId="7F709DA1"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D4E645D"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969FE7B" w14:textId="77777777" w:rsidTr="00267633">
        <w:trPr>
          <w:divId w:val="2116439976"/>
          <w:cantSplit/>
          <w:tblHeader/>
        </w:trPr>
        <w:tc>
          <w:tcPr>
            <w:tcW w:w="645" w:type="dxa"/>
          </w:tcPr>
          <w:p w14:paraId="536D16F4"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1B16804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9451F3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7BCBEDA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37E63733" w14:textId="77777777" w:rsidTr="00267633">
        <w:trPr>
          <w:divId w:val="2116439976"/>
          <w:cantSplit/>
        </w:trPr>
        <w:tc>
          <w:tcPr>
            <w:tcW w:w="645" w:type="dxa"/>
          </w:tcPr>
          <w:p w14:paraId="52549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137BDE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1221B12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31962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7B4643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E75E5BB"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5BFAF68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45D13A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6CC209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600B98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63268E8" w14:textId="77777777" w:rsidTr="00267633">
        <w:trPr>
          <w:divId w:val="2116439976"/>
          <w:cantSplit/>
        </w:trPr>
        <w:tc>
          <w:tcPr>
            <w:tcW w:w="645" w:type="dxa"/>
          </w:tcPr>
          <w:p w14:paraId="15E06B0F"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5D77D585"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59473C9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CEB33B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062B86F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EE56DE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2B5E4E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271C1FCE"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7CFCF527"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0F55D8C6"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B69E44A"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5867EC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25DD9AE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18B534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0589DB"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486549A"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30685A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E6CA58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16E25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DF6FE1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277DF52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76EF454C"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15D8721B" w14:textId="77777777" w:rsidTr="00D67A36">
        <w:trPr>
          <w:divId w:val="2116439976"/>
          <w:cantSplit/>
        </w:trPr>
        <w:tc>
          <w:tcPr>
            <w:tcW w:w="8748" w:type="dxa"/>
            <w:gridSpan w:val="4"/>
          </w:tcPr>
          <w:p w14:paraId="54427D94"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C352104" w14:textId="77777777" w:rsidTr="00D67A36">
        <w:trPr>
          <w:divId w:val="2116439976"/>
          <w:cantSplit/>
        </w:trPr>
        <w:tc>
          <w:tcPr>
            <w:tcW w:w="645" w:type="dxa"/>
          </w:tcPr>
          <w:p w14:paraId="2B9E39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700CAB6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3117CAAF"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78C76D9E"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15C542A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B99FA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6D3081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8DE25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D56F2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0B9C1E3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F4014B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868CB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74F7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E071E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3374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AF821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4D409718"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41F15FFE"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63FC58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2E7C64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0AD894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781E3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72C117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0A6511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781401B"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348555D4"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A3A6FF7"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2EE661A6"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573CEE27"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578927A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682917C" w14:textId="77777777" w:rsidTr="00267633">
        <w:trPr>
          <w:divId w:val="2116439976"/>
        </w:trPr>
        <w:tc>
          <w:tcPr>
            <w:tcW w:w="2600" w:type="dxa"/>
          </w:tcPr>
          <w:p w14:paraId="43C2470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0F2C5EF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76" w:name="_Toc122854431"/>
            <w:bookmarkStart w:id="177" w:name="_Toc122854811"/>
            <w:bookmarkStart w:id="178" w:name="_Toc243995889"/>
            <w:r w:rsidRPr="00267633">
              <w:rPr>
                <w:rFonts w:ascii="Times New Roman" w:hAnsi="Times New Roman"/>
                <w:bCs/>
                <w:iCs/>
                <w:spacing w:val="-3"/>
                <w:szCs w:val="28"/>
                <w:lang w:val="en-US" w:eastAsia="zh-CN"/>
              </w:rPr>
              <w:t xml:space="preserve">FORM </w:t>
            </w:r>
            <w:bookmarkEnd w:id="176"/>
            <w:bookmarkEnd w:id="177"/>
            <w:bookmarkEnd w:id="178"/>
            <w:r w:rsidRPr="00267633">
              <w:rPr>
                <w:rFonts w:ascii="Times New Roman" w:hAnsi="Times New Roman"/>
                <w:bCs/>
                <w:iCs/>
                <w:spacing w:val="-3"/>
                <w:szCs w:val="28"/>
                <w:lang w:val="en-US" w:eastAsia="zh-CN"/>
              </w:rPr>
              <w:t>254</w:t>
            </w:r>
          </w:p>
        </w:tc>
        <w:tc>
          <w:tcPr>
            <w:tcW w:w="2600" w:type="dxa"/>
          </w:tcPr>
          <w:p w14:paraId="344502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A142852"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79" w:name="_Toc122854432"/>
      <w:bookmarkStart w:id="180" w:name="_Toc122854812"/>
      <w:bookmarkStart w:id="181" w:name="_Toc243995890"/>
      <w:r w:rsidRPr="00267633">
        <w:rPr>
          <w:rFonts w:ascii="Times New Roman" w:hAnsi="Times New Roman"/>
          <w:bCs/>
          <w:iCs/>
          <w:sz w:val="22"/>
          <w:szCs w:val="22"/>
          <w:lang w:val="en-US" w:eastAsia="zh-CN"/>
        </w:rPr>
        <w:t>Para 131</w:t>
      </w:r>
      <w:bookmarkEnd w:id="179"/>
      <w:bookmarkEnd w:id="180"/>
      <w:bookmarkEnd w:id="181"/>
      <w:r w:rsidRPr="00267633">
        <w:rPr>
          <w:rFonts w:ascii="Times New Roman" w:hAnsi="Times New Roman"/>
          <w:bCs/>
          <w:iCs/>
          <w:sz w:val="22"/>
          <w:szCs w:val="22"/>
          <w:lang w:val="en-US" w:eastAsia="zh-CN"/>
        </w:rPr>
        <w:t xml:space="preserve"> </w:t>
      </w:r>
    </w:p>
    <w:p w14:paraId="225BCFA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73AB2F5"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61F020B1"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54230F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00DD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0ED5CB0F"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3ADBA5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175FD8A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306516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46EEAF6"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1E38BED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1FD8E3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7461E4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5804C0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6705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50695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7E6767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F5A91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3082900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1BDC1F3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6A6E7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C01C99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261A2DB0" w14:textId="77777777" w:rsidTr="00267633">
        <w:trPr>
          <w:divId w:val="2116439976"/>
          <w:cantSplit/>
        </w:trPr>
        <w:tc>
          <w:tcPr>
            <w:tcW w:w="8748" w:type="dxa"/>
            <w:tcBorders>
              <w:right w:val="single" w:sz="4" w:space="0" w:color="auto"/>
            </w:tcBorders>
          </w:tcPr>
          <w:p w14:paraId="5BA00CDC"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555783A4"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58CA3022" w14:textId="77777777" w:rsidTr="00267633">
        <w:trPr>
          <w:divId w:val="2116439976"/>
          <w:cantSplit/>
          <w:tblHeader/>
        </w:trPr>
        <w:tc>
          <w:tcPr>
            <w:tcW w:w="647" w:type="dxa"/>
            <w:tcBorders>
              <w:right w:val="single" w:sz="4" w:space="0" w:color="auto"/>
            </w:tcBorders>
          </w:tcPr>
          <w:p w14:paraId="1962081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0DD2834"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1F5C4888"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325743A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64D7A86A" w14:textId="77777777" w:rsidTr="00267633">
        <w:trPr>
          <w:divId w:val="2116439976"/>
          <w:cantSplit/>
          <w:trHeight w:val="413"/>
        </w:trPr>
        <w:tc>
          <w:tcPr>
            <w:tcW w:w="647" w:type="dxa"/>
            <w:tcBorders>
              <w:bottom w:val="single" w:sz="4" w:space="0" w:color="auto"/>
            </w:tcBorders>
          </w:tcPr>
          <w:p w14:paraId="5FA56E7A"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688C2E43"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435EE1A1" w14:textId="77777777" w:rsidTr="00267633">
        <w:trPr>
          <w:divId w:val="2116439976"/>
          <w:cantSplit/>
          <w:trHeight w:val="305"/>
        </w:trPr>
        <w:tc>
          <w:tcPr>
            <w:tcW w:w="647" w:type="dxa"/>
            <w:tcBorders>
              <w:top w:val="single" w:sz="4" w:space="0" w:color="auto"/>
            </w:tcBorders>
          </w:tcPr>
          <w:p w14:paraId="4064CFD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6852837"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6D64B5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4B8188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4670417" w14:textId="77777777" w:rsidTr="00267633">
        <w:trPr>
          <w:divId w:val="2116439976"/>
          <w:cantSplit/>
          <w:trHeight w:val="575"/>
        </w:trPr>
        <w:tc>
          <w:tcPr>
            <w:tcW w:w="647" w:type="dxa"/>
          </w:tcPr>
          <w:p w14:paraId="2A02C7BD"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47B566DD"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153817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23F90C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EF284C1" w14:textId="77777777" w:rsidTr="00267633">
        <w:trPr>
          <w:divId w:val="2116439976"/>
          <w:cantSplit/>
          <w:trHeight w:val="575"/>
        </w:trPr>
        <w:tc>
          <w:tcPr>
            <w:tcW w:w="647" w:type="dxa"/>
          </w:tcPr>
          <w:p w14:paraId="1F149A4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46F9146"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7725117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641B860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5E4BBFE" w14:textId="77777777" w:rsidTr="00267633">
        <w:trPr>
          <w:divId w:val="2116439976"/>
          <w:cantSplit/>
          <w:trHeight w:val="350"/>
        </w:trPr>
        <w:tc>
          <w:tcPr>
            <w:tcW w:w="647" w:type="dxa"/>
            <w:tcBorders>
              <w:bottom w:val="single" w:sz="4" w:space="0" w:color="auto"/>
            </w:tcBorders>
          </w:tcPr>
          <w:p w14:paraId="08DBA66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6D8B59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6CCFE5DC" w14:textId="77777777" w:rsidTr="00267633">
        <w:trPr>
          <w:divId w:val="2116439976"/>
          <w:cantSplit/>
        </w:trPr>
        <w:tc>
          <w:tcPr>
            <w:tcW w:w="647" w:type="dxa"/>
            <w:tcBorders>
              <w:top w:val="single" w:sz="4" w:space="0" w:color="auto"/>
            </w:tcBorders>
          </w:tcPr>
          <w:p w14:paraId="030CB87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1A0CB79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74EC1550"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1FFA9FC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01C0D2E" w14:textId="77777777" w:rsidTr="00267633">
        <w:trPr>
          <w:divId w:val="2116439976"/>
          <w:cantSplit/>
          <w:trHeight w:val="398"/>
        </w:trPr>
        <w:tc>
          <w:tcPr>
            <w:tcW w:w="647" w:type="dxa"/>
          </w:tcPr>
          <w:p w14:paraId="7EB229F2"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1400210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63FFC39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66002F1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622AB0D" w14:textId="77777777" w:rsidTr="00267633">
        <w:trPr>
          <w:divId w:val="2116439976"/>
          <w:cantSplit/>
        </w:trPr>
        <w:tc>
          <w:tcPr>
            <w:tcW w:w="647" w:type="dxa"/>
          </w:tcPr>
          <w:p w14:paraId="3F32668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0B94AB41"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617A9E6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81B9B5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013E47" w14:textId="77777777" w:rsidTr="00267633">
        <w:trPr>
          <w:divId w:val="2116439976"/>
          <w:cantSplit/>
          <w:trHeight w:val="638"/>
        </w:trPr>
        <w:tc>
          <w:tcPr>
            <w:tcW w:w="647" w:type="dxa"/>
          </w:tcPr>
          <w:p w14:paraId="4B08DA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2DBDE1F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6892296D"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4A4C27F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66A71C9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92F5746" w14:textId="77777777" w:rsidTr="00267633">
        <w:trPr>
          <w:divId w:val="2116439976"/>
          <w:cantSplit/>
          <w:trHeight w:val="467"/>
        </w:trPr>
        <w:tc>
          <w:tcPr>
            <w:tcW w:w="647" w:type="dxa"/>
          </w:tcPr>
          <w:p w14:paraId="2EBEE6B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6CA5A17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3DB892BF" w14:textId="77777777" w:rsidTr="00267633">
        <w:trPr>
          <w:divId w:val="2116439976"/>
          <w:cantSplit/>
        </w:trPr>
        <w:tc>
          <w:tcPr>
            <w:tcW w:w="647" w:type="dxa"/>
          </w:tcPr>
          <w:p w14:paraId="1833EF9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1B7A97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490ED1F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589A97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694125" w14:textId="77777777" w:rsidTr="00267633">
        <w:trPr>
          <w:divId w:val="2116439976"/>
          <w:cantSplit/>
        </w:trPr>
        <w:tc>
          <w:tcPr>
            <w:tcW w:w="647" w:type="dxa"/>
          </w:tcPr>
          <w:p w14:paraId="6CE2824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48ABBB6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7F4206E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230FE8F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88722BD" w14:textId="77777777" w:rsidTr="00267633">
        <w:trPr>
          <w:divId w:val="2116439976"/>
          <w:cantSplit/>
          <w:trHeight w:val="503"/>
        </w:trPr>
        <w:tc>
          <w:tcPr>
            <w:tcW w:w="647" w:type="dxa"/>
          </w:tcPr>
          <w:p w14:paraId="44F4F41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04460E4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0E9E521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6ABF50A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5FB447" w14:textId="77777777" w:rsidTr="00267633">
        <w:trPr>
          <w:divId w:val="2116439976"/>
          <w:cantSplit/>
          <w:trHeight w:val="503"/>
        </w:trPr>
        <w:tc>
          <w:tcPr>
            <w:tcW w:w="647" w:type="dxa"/>
          </w:tcPr>
          <w:p w14:paraId="034C8C5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2AB0E41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5F2AEAD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0C8062E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8B2C923" w14:textId="77777777" w:rsidTr="00267633">
        <w:trPr>
          <w:divId w:val="2116439976"/>
          <w:cantSplit/>
          <w:trHeight w:val="503"/>
        </w:trPr>
        <w:tc>
          <w:tcPr>
            <w:tcW w:w="647" w:type="dxa"/>
          </w:tcPr>
          <w:p w14:paraId="5693D8A4"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0EAE50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4E61AC30"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4179B7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5D7D46A" w14:textId="77777777" w:rsidTr="00267633">
        <w:trPr>
          <w:divId w:val="2116439976"/>
          <w:cantSplit/>
          <w:trHeight w:val="305"/>
        </w:trPr>
        <w:tc>
          <w:tcPr>
            <w:tcW w:w="647" w:type="dxa"/>
          </w:tcPr>
          <w:p w14:paraId="2DDB3F6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4F1CE7C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22F58D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41535B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957255D" w14:textId="77777777" w:rsidTr="00267633">
        <w:trPr>
          <w:divId w:val="2116439976"/>
          <w:cantSplit/>
          <w:trHeight w:val="503"/>
        </w:trPr>
        <w:tc>
          <w:tcPr>
            <w:tcW w:w="647" w:type="dxa"/>
          </w:tcPr>
          <w:p w14:paraId="33FCBB2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01A590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47B5BD4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222BE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7E9BF1C" w14:textId="77777777" w:rsidTr="00267633">
        <w:trPr>
          <w:divId w:val="2116439976"/>
          <w:cantSplit/>
          <w:trHeight w:val="503"/>
        </w:trPr>
        <w:tc>
          <w:tcPr>
            <w:tcW w:w="647" w:type="dxa"/>
          </w:tcPr>
          <w:p w14:paraId="6F41271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31849F8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58D829EA" w14:textId="77777777" w:rsidTr="00267633">
        <w:trPr>
          <w:divId w:val="2116439976"/>
          <w:cantSplit/>
          <w:trHeight w:val="503"/>
        </w:trPr>
        <w:tc>
          <w:tcPr>
            <w:tcW w:w="647" w:type="dxa"/>
          </w:tcPr>
          <w:p w14:paraId="6D557BA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037661E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6F96D4D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086F90C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3B12BC8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9254009" w14:textId="77777777" w:rsidTr="00267633">
        <w:trPr>
          <w:divId w:val="2116439976"/>
          <w:cantSplit/>
          <w:trHeight w:val="503"/>
        </w:trPr>
        <w:tc>
          <w:tcPr>
            <w:tcW w:w="647" w:type="dxa"/>
          </w:tcPr>
          <w:p w14:paraId="77CCD4CA"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80C40F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58781A57" w14:textId="77777777" w:rsidTr="00267633">
        <w:trPr>
          <w:divId w:val="2116439976"/>
          <w:cantSplit/>
          <w:trHeight w:val="2870"/>
        </w:trPr>
        <w:tc>
          <w:tcPr>
            <w:tcW w:w="647" w:type="dxa"/>
            <w:tcBorders>
              <w:bottom w:val="single" w:sz="4" w:space="0" w:color="auto"/>
            </w:tcBorders>
          </w:tcPr>
          <w:p w14:paraId="0516803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B41D43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3776FCBA"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ACA2EA1"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696BC62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669CD2B4"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94C20C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68914C06"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291E8010"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12239F49"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7BA27335"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22AA1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56A88EB" w14:textId="77777777" w:rsidTr="00267633">
        <w:trPr>
          <w:divId w:val="2116439976"/>
          <w:cantSplit/>
        </w:trPr>
        <w:tc>
          <w:tcPr>
            <w:tcW w:w="8748" w:type="dxa"/>
            <w:gridSpan w:val="4"/>
          </w:tcPr>
          <w:p w14:paraId="12976781"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73137D07"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3BC6786E" w14:textId="77777777" w:rsidTr="00267633">
        <w:trPr>
          <w:divId w:val="2116439976"/>
          <w:cantSplit/>
          <w:tblHeader/>
        </w:trPr>
        <w:tc>
          <w:tcPr>
            <w:tcW w:w="647" w:type="dxa"/>
          </w:tcPr>
          <w:p w14:paraId="4DB077B1"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05ECAEC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63F9A3DD"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7B104F7D"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5008B085" w14:textId="77777777" w:rsidTr="00267633">
        <w:trPr>
          <w:divId w:val="2116439976"/>
          <w:cantSplit/>
        </w:trPr>
        <w:tc>
          <w:tcPr>
            <w:tcW w:w="647" w:type="dxa"/>
          </w:tcPr>
          <w:p w14:paraId="4806DDE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4A7C3E9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1B78EB0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08DC9D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29793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C0F3F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8B7BEE0" w14:textId="77777777" w:rsidTr="00267633">
        <w:trPr>
          <w:divId w:val="2116439976"/>
          <w:cantSplit/>
        </w:trPr>
        <w:tc>
          <w:tcPr>
            <w:tcW w:w="647" w:type="dxa"/>
          </w:tcPr>
          <w:p w14:paraId="7868BE8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6561FD35"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7B3BD50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169957D"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0A98ABC3"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1E021908"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5186FC6E"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428EEE77"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005F11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A271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D759E26" w14:textId="77777777" w:rsidTr="00267633">
        <w:trPr>
          <w:divId w:val="2116439976"/>
          <w:cantSplit/>
        </w:trPr>
        <w:tc>
          <w:tcPr>
            <w:tcW w:w="8748" w:type="dxa"/>
            <w:gridSpan w:val="4"/>
          </w:tcPr>
          <w:p w14:paraId="2C225DCF"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6440EA60"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13577CD6" w14:textId="77777777" w:rsidTr="00267633">
        <w:trPr>
          <w:divId w:val="2116439976"/>
          <w:cantSplit/>
          <w:tblHeader/>
        </w:trPr>
        <w:tc>
          <w:tcPr>
            <w:tcW w:w="646" w:type="dxa"/>
          </w:tcPr>
          <w:p w14:paraId="296C452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39A5F908"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2F4F782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16C15E9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7EAB5234" w14:textId="77777777" w:rsidTr="00267633">
        <w:trPr>
          <w:divId w:val="2116439976"/>
          <w:cantSplit/>
        </w:trPr>
        <w:tc>
          <w:tcPr>
            <w:tcW w:w="646" w:type="dxa"/>
          </w:tcPr>
          <w:p w14:paraId="1E5CE26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6C6565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8EFE2CF"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75DCD04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332F0CA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2F05735B"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7F273A3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1EF1D0E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3DE84E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41DB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52AE2AC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3430218" w14:textId="77777777" w:rsidTr="00267633">
        <w:trPr>
          <w:divId w:val="2116439976"/>
          <w:cantSplit/>
        </w:trPr>
        <w:tc>
          <w:tcPr>
            <w:tcW w:w="646" w:type="dxa"/>
          </w:tcPr>
          <w:p w14:paraId="0D7D8D27"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49CD92D"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30445C2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991197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E8AD261"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0EB5BF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D80CA1F"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00D6F6AF"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51C24EF2"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65B7CAC"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1ECAA0DD"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5E89F19C"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6D06D7C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A90823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54DFAC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3D9550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39FDE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72BE43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9DDAC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83FCF6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303501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12487BB"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177D0B2"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C8E2C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55229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C1F26FE"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2227931A"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1CB42EA9"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7D95B116" w14:textId="77777777" w:rsidTr="00D67A36">
        <w:trPr>
          <w:divId w:val="2116439976"/>
          <w:cantSplit/>
        </w:trPr>
        <w:tc>
          <w:tcPr>
            <w:tcW w:w="8748" w:type="dxa"/>
            <w:gridSpan w:val="4"/>
          </w:tcPr>
          <w:p w14:paraId="476EB800"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7C9F2FC0" w14:textId="77777777" w:rsidTr="00D67A36">
        <w:trPr>
          <w:divId w:val="2116439976"/>
          <w:cantSplit/>
        </w:trPr>
        <w:tc>
          <w:tcPr>
            <w:tcW w:w="646" w:type="dxa"/>
          </w:tcPr>
          <w:p w14:paraId="72B7981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0851C6C8"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4438AD9"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6E32766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20F54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7D1FE4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4BA0130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5707B77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E15E64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092F5B41"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78CC87F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988967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0888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7782793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6370E21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01F7C1F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8D86205"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0350C0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E1B01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7D06CBE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8C9B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EB3370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7C53EC0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3A93920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4A54FDC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998140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1A4549D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6F2F0CF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612F3832" w14:textId="77777777" w:rsidTr="00267633">
        <w:trPr>
          <w:divId w:val="2116439976"/>
        </w:trPr>
        <w:tc>
          <w:tcPr>
            <w:tcW w:w="2826" w:type="dxa"/>
          </w:tcPr>
          <w:p w14:paraId="7B10E7E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529D34C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82" w:name="_Toc122854433"/>
            <w:bookmarkStart w:id="183" w:name="_Toc122854813"/>
            <w:bookmarkStart w:id="184" w:name="_Toc243995891"/>
            <w:r w:rsidRPr="00267633">
              <w:rPr>
                <w:rFonts w:ascii="Times New Roman" w:hAnsi="Times New Roman"/>
                <w:bCs/>
                <w:iCs/>
                <w:spacing w:val="-3"/>
                <w:szCs w:val="28"/>
                <w:lang w:val="en-US" w:eastAsia="zh-CN"/>
              </w:rPr>
              <w:t xml:space="preserve">FORM </w:t>
            </w:r>
            <w:bookmarkEnd w:id="182"/>
            <w:bookmarkEnd w:id="183"/>
            <w:bookmarkEnd w:id="184"/>
            <w:r w:rsidRPr="00267633">
              <w:rPr>
                <w:rFonts w:ascii="Times New Roman" w:hAnsi="Times New Roman"/>
                <w:bCs/>
                <w:iCs/>
                <w:spacing w:val="-3"/>
                <w:szCs w:val="28"/>
                <w:lang w:val="en-US" w:eastAsia="zh-CN"/>
              </w:rPr>
              <w:t>255</w:t>
            </w:r>
          </w:p>
        </w:tc>
        <w:tc>
          <w:tcPr>
            <w:tcW w:w="2826" w:type="dxa"/>
          </w:tcPr>
          <w:p w14:paraId="73FD8D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B8BC6C7"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6C55C0B8"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30CF3992"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85" w:name="_Toc122854434"/>
      <w:bookmarkStart w:id="186" w:name="_Toc122854814"/>
      <w:bookmarkStart w:id="187" w:name="_Toc243995892"/>
      <w:r w:rsidRPr="00267633">
        <w:rPr>
          <w:rFonts w:ascii="Times New Roman" w:hAnsi="Times New Roman"/>
          <w:b/>
          <w:bCs/>
          <w:iCs/>
          <w:spacing w:val="-3"/>
          <w:szCs w:val="28"/>
          <w:lang w:val="en-US" w:eastAsia="zh-CN"/>
        </w:rPr>
        <w:t>NOTICE OF DISPUTE ON BILL OF COSTS</w:t>
      </w:r>
      <w:bookmarkEnd w:id="185"/>
      <w:bookmarkEnd w:id="186"/>
      <w:bookmarkEnd w:id="187"/>
    </w:p>
    <w:p w14:paraId="18E07114"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755EDA57"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52EB1FC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212F3651"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2B43822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E55CB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52217E5"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FB7000"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64049899"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1F5F154D"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1DC0FE25"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0FE29CB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3A413EC"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489CF19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47EE0CA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268E6E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5D6EB2C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ACEA44F"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6482673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0ED844F8" w14:textId="77777777" w:rsidTr="00267633">
        <w:trPr>
          <w:divId w:val="2116439976"/>
        </w:trPr>
        <w:tc>
          <w:tcPr>
            <w:tcW w:w="655" w:type="dxa"/>
            <w:tcBorders>
              <w:top w:val="double" w:sz="6" w:space="0" w:color="auto"/>
              <w:left w:val="double" w:sz="6" w:space="0" w:color="auto"/>
            </w:tcBorders>
          </w:tcPr>
          <w:p w14:paraId="79BF181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330B825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5B94441B"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6205AD5A"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404914F" w14:textId="77777777" w:rsidTr="00267633">
        <w:trPr>
          <w:divId w:val="2116439976"/>
        </w:trPr>
        <w:tc>
          <w:tcPr>
            <w:tcW w:w="655" w:type="dxa"/>
            <w:tcBorders>
              <w:top w:val="single" w:sz="6" w:space="0" w:color="auto"/>
              <w:left w:val="double" w:sz="6" w:space="0" w:color="auto"/>
            </w:tcBorders>
          </w:tcPr>
          <w:p w14:paraId="19DA8775"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6F8B512B"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4EB5CB44"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2F43D83B"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8CB11D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1777C96"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FF32B0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0EC7AA82"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1CE4E3D1"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6147A066" w14:textId="77777777" w:rsidTr="00267633">
        <w:trPr>
          <w:divId w:val="2116439976"/>
        </w:trPr>
        <w:tc>
          <w:tcPr>
            <w:tcW w:w="655" w:type="dxa"/>
            <w:tcBorders>
              <w:top w:val="single" w:sz="6" w:space="0" w:color="auto"/>
              <w:left w:val="double" w:sz="6" w:space="0" w:color="auto"/>
            </w:tcBorders>
          </w:tcPr>
          <w:p w14:paraId="0E47490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5FC8AC3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30848A2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7B607BC"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4D53AF4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1E77496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578667F3" w14:textId="77777777" w:rsidTr="00267633">
        <w:trPr>
          <w:divId w:val="2116439976"/>
        </w:trPr>
        <w:tc>
          <w:tcPr>
            <w:tcW w:w="655" w:type="dxa"/>
            <w:tcBorders>
              <w:top w:val="single" w:sz="6" w:space="0" w:color="auto"/>
              <w:left w:val="double" w:sz="6" w:space="0" w:color="auto"/>
              <w:bottom w:val="double" w:sz="6" w:space="0" w:color="auto"/>
            </w:tcBorders>
          </w:tcPr>
          <w:p w14:paraId="13E15ACD"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765139C"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0BAE16CD"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30AD62C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6B26D5E"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61A6E2B"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3F0111E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2717CFAA"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5A4EC22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A7B02B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7C2441A7"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15F7AAB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595C0810"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AAE3DC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4983FD30"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6794FFBD"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5A23E5AD"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2E2F0CE5"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5E0E6802"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69B9051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7A063B6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5C226ACF"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2F68799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560E63E2"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011ACBDE"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7C0BB34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7EA7EE4"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2A12E831"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326260D7"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50B11BF8" w14:textId="77777777" w:rsidTr="00632015">
        <w:trPr>
          <w:divId w:val="2116439976"/>
        </w:trPr>
        <w:tc>
          <w:tcPr>
            <w:tcW w:w="2518" w:type="dxa"/>
            <w:shd w:val="clear" w:color="auto" w:fill="EEECE1"/>
          </w:tcPr>
          <w:p w14:paraId="0329E51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794538D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FA208B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363439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0C8CF82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1719927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B13C6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28C27865" w14:textId="77777777" w:rsidTr="00632015">
        <w:trPr>
          <w:divId w:val="2116439976"/>
        </w:trPr>
        <w:tc>
          <w:tcPr>
            <w:tcW w:w="14142" w:type="dxa"/>
            <w:gridSpan w:val="5"/>
            <w:shd w:val="clear" w:color="auto" w:fill="auto"/>
          </w:tcPr>
          <w:p w14:paraId="358ACC0A"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7063A6A4" w14:textId="77777777" w:rsidTr="00632015">
        <w:trPr>
          <w:divId w:val="2116439976"/>
        </w:trPr>
        <w:tc>
          <w:tcPr>
            <w:tcW w:w="2518" w:type="dxa"/>
            <w:shd w:val="clear" w:color="auto" w:fill="auto"/>
          </w:tcPr>
          <w:p w14:paraId="47918F9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363E3F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14:paraId="0D1B46E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A7AB4D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079C36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49171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077F5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7ACCB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AF87B8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49A72CF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754B3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07D42387"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10023112" w14:textId="77777777" w:rsidTr="00632015">
        <w:trPr>
          <w:divId w:val="2116439976"/>
        </w:trPr>
        <w:tc>
          <w:tcPr>
            <w:tcW w:w="5920" w:type="dxa"/>
            <w:gridSpan w:val="2"/>
            <w:shd w:val="clear" w:color="auto" w:fill="auto"/>
          </w:tcPr>
          <w:p w14:paraId="39FCCF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29FE7B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3B89F21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3619FBB5"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1DDA18EF"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52FB5BEB"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F214C3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7B74C6A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49F68A47"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12239EE3"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55C55A29" w14:textId="77777777" w:rsidTr="00632015">
        <w:trPr>
          <w:divId w:val="2116439976"/>
        </w:trPr>
        <w:tc>
          <w:tcPr>
            <w:tcW w:w="14142" w:type="dxa"/>
            <w:gridSpan w:val="5"/>
            <w:shd w:val="clear" w:color="auto" w:fill="auto"/>
          </w:tcPr>
          <w:p w14:paraId="7B931CD0"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6F8C8A61" w14:textId="77777777" w:rsidTr="00632015">
        <w:trPr>
          <w:divId w:val="2116439976"/>
        </w:trPr>
        <w:tc>
          <w:tcPr>
            <w:tcW w:w="2518" w:type="dxa"/>
            <w:shd w:val="clear" w:color="auto" w:fill="EEECE1"/>
          </w:tcPr>
          <w:p w14:paraId="0F20C7D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779E46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0DF582D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1EA80DC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302639B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5808C2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73CACCE2" w14:textId="77777777" w:rsidTr="00632015">
        <w:trPr>
          <w:divId w:val="2116439976"/>
        </w:trPr>
        <w:tc>
          <w:tcPr>
            <w:tcW w:w="2518" w:type="dxa"/>
            <w:shd w:val="clear" w:color="auto" w:fill="auto"/>
          </w:tcPr>
          <w:p w14:paraId="7DA5948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543F47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1AA1E30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F8E488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081082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121D6D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3B01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4AD6D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C45AD6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81B4C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A432D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1E38601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4622F05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56B055C"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249A37F0" w14:textId="77777777" w:rsidTr="00632015">
        <w:trPr>
          <w:divId w:val="2116439976"/>
        </w:trPr>
        <w:tc>
          <w:tcPr>
            <w:tcW w:w="14142" w:type="dxa"/>
            <w:gridSpan w:val="5"/>
            <w:shd w:val="clear" w:color="auto" w:fill="auto"/>
          </w:tcPr>
          <w:p w14:paraId="35B96666"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1EEE70F8" w14:textId="77777777" w:rsidTr="00632015">
        <w:trPr>
          <w:divId w:val="2116439976"/>
        </w:trPr>
        <w:tc>
          <w:tcPr>
            <w:tcW w:w="2518" w:type="dxa"/>
            <w:shd w:val="clear" w:color="auto" w:fill="EEECE1"/>
          </w:tcPr>
          <w:p w14:paraId="4B60C6B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5AB3E36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2278B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0211715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7235F63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1B336D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27732F97" w14:textId="77777777" w:rsidTr="00632015">
        <w:trPr>
          <w:divId w:val="2116439976"/>
        </w:trPr>
        <w:tc>
          <w:tcPr>
            <w:tcW w:w="2518" w:type="dxa"/>
            <w:shd w:val="clear" w:color="auto" w:fill="auto"/>
          </w:tcPr>
          <w:p w14:paraId="3C7095B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462D3D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50A1949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1CE358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EE9541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84CB9F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874C5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B88790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D96D53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E7E34C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1ABBD76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342DF09"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BC27D65" w14:textId="77777777" w:rsidTr="00632015">
        <w:trPr>
          <w:divId w:val="2116439976"/>
          <w:trHeight w:val="499"/>
        </w:trPr>
        <w:tc>
          <w:tcPr>
            <w:tcW w:w="5920" w:type="dxa"/>
            <w:gridSpan w:val="2"/>
            <w:shd w:val="clear" w:color="auto" w:fill="auto"/>
          </w:tcPr>
          <w:p w14:paraId="08F58D19"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4F32B85F"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67D7E881"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60FF8E74"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4708E011"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A88C38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5F51539F"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14:paraId="4E01E2FD"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96DD0C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4EF96CC"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3678D98A"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553E5D45"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548D0D9C"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425008F1"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1373D54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5DC9C27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2035EF2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50246D2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207D588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3B9EC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0EA7C4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551D2BF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B2D739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79B8F452"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14:paraId="4781E706"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14:paraId="5D88A71F"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14:paraId="5E803736" w14:textId="77777777"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14:paraId="77D3027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established under Part 18 Division 68 of the Family Justice Rules. </w:t>
      </w:r>
    </w:p>
    <w:p w14:paraId="7513302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xml:space="preserve">), as an authorised user to administer the service on behalf of my law practice. The </w:t>
      </w:r>
      <w:proofErr w:type="spellStart"/>
      <w:r w:rsidRPr="00267633">
        <w:rPr>
          <w:rFonts w:ascii="Times New Roman" w:eastAsia="Calibri" w:hAnsi="Times New Roman" w:cs="Times New Roman"/>
          <w:lang w:val="en-GB" w:eastAsia="en-GB"/>
        </w:rPr>
        <w:t>SingPass</w:t>
      </w:r>
      <w:proofErr w:type="spellEnd"/>
      <w:r w:rsidRPr="00267633">
        <w:rPr>
          <w:rFonts w:ascii="Times New Roman" w:eastAsia="Calibri" w:hAnsi="Times New Roman" w:cs="Times New Roman"/>
          <w:lang w:val="en-GB" w:eastAsia="en-GB"/>
        </w:rPr>
        <w:t xml:space="preserve"> identification code of the said authorised user is his NRIC/FIN number.</w:t>
      </w:r>
    </w:p>
    <w:p w14:paraId="7C2B3197" w14:textId="77777777"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14:anchorId="0F0895C1" wp14:editId="5765CD2D">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257C6CC0" w14:textId="77777777" w:rsidR="000D3C6D" w:rsidRPr="001914F5" w:rsidRDefault="000D3C6D"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0D3C6D" w:rsidRPr="001914F5" w14:paraId="0C256A77" w14:textId="77777777">
                              <w:trPr>
                                <w:jc w:val="center"/>
                              </w:trPr>
                              <w:tc>
                                <w:tcPr>
                                  <w:tcW w:w="1597" w:type="dxa"/>
                                  <w:tcBorders>
                                    <w:top w:val="nil"/>
                                    <w:left w:val="nil"/>
                                    <w:bottom w:val="nil"/>
                                    <w:right w:val="single" w:sz="4" w:space="0" w:color="auto"/>
                                  </w:tcBorders>
                                </w:tcPr>
                                <w:p w14:paraId="3164D825" w14:textId="77777777" w:rsidR="000D3C6D" w:rsidRPr="001914F5" w:rsidRDefault="000D3C6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0D3C6D" w:rsidRPr="001914F5" w:rsidRDefault="000D3C6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0D3C6D" w:rsidRDefault="000D3C6D" w:rsidP="00267633"/>
                          <w:p w14:paraId="3D7EA300" w14:textId="77777777" w:rsidR="000D3C6D" w:rsidRDefault="000D3C6D" w:rsidP="00267633">
                            <w:pPr>
                              <w:pBdr>
                                <w:top w:val="single" w:sz="4" w:space="1" w:color="auto"/>
                              </w:pBdr>
                              <w:jc w:val="center"/>
                            </w:pPr>
                            <w:r>
                              <w:t>Signature/Date</w:t>
                            </w:r>
                          </w:p>
                          <w:p w14:paraId="3E401E1A" w14:textId="77777777" w:rsidR="000D3C6D" w:rsidRDefault="000D3C6D" w:rsidP="00267633"/>
                          <w:p w14:paraId="3CCFA2E3" w14:textId="77777777" w:rsidR="000D3C6D" w:rsidRDefault="000D3C6D" w:rsidP="00267633"/>
                          <w:p w14:paraId="04A8B755" w14:textId="77777777" w:rsidR="000D3C6D" w:rsidRDefault="000D3C6D" w:rsidP="00267633">
                            <w:pPr>
                              <w:pBdr>
                                <w:top w:val="single" w:sz="4" w:space="1" w:color="auto"/>
                              </w:pBdr>
                              <w:jc w:val="center"/>
                            </w:pPr>
                            <w:r>
                              <w:t>Name/Designation</w:t>
                            </w:r>
                            <w:permEnd w:id="127410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95C1"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14:paraId="257C6CC0" w14:textId="77777777" w:rsidR="000D3C6D" w:rsidRPr="001914F5" w:rsidRDefault="000D3C6D"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0D3C6D" w:rsidRPr="001914F5" w14:paraId="0C256A77" w14:textId="77777777">
                        <w:trPr>
                          <w:jc w:val="center"/>
                        </w:trPr>
                        <w:tc>
                          <w:tcPr>
                            <w:tcW w:w="1597" w:type="dxa"/>
                            <w:tcBorders>
                              <w:top w:val="nil"/>
                              <w:left w:val="nil"/>
                              <w:bottom w:val="nil"/>
                              <w:right w:val="single" w:sz="4" w:space="0" w:color="auto"/>
                            </w:tcBorders>
                          </w:tcPr>
                          <w:p w14:paraId="3164D825" w14:textId="77777777" w:rsidR="000D3C6D" w:rsidRPr="001914F5" w:rsidRDefault="000D3C6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0D3C6D" w:rsidRPr="001914F5" w:rsidRDefault="000D3C6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0D3C6D" w:rsidRDefault="000D3C6D" w:rsidP="00267633"/>
                    <w:p w14:paraId="3D7EA300" w14:textId="77777777" w:rsidR="000D3C6D" w:rsidRDefault="000D3C6D" w:rsidP="00267633">
                      <w:pPr>
                        <w:pBdr>
                          <w:top w:val="single" w:sz="4" w:space="1" w:color="auto"/>
                        </w:pBdr>
                        <w:jc w:val="center"/>
                      </w:pPr>
                      <w:r>
                        <w:t>Signature/Date</w:t>
                      </w:r>
                    </w:p>
                    <w:p w14:paraId="3E401E1A" w14:textId="77777777" w:rsidR="000D3C6D" w:rsidRDefault="000D3C6D" w:rsidP="00267633"/>
                    <w:p w14:paraId="3CCFA2E3" w14:textId="77777777" w:rsidR="000D3C6D" w:rsidRDefault="000D3C6D" w:rsidP="00267633"/>
                    <w:p w14:paraId="04A8B755" w14:textId="77777777" w:rsidR="000D3C6D" w:rsidRDefault="000D3C6D" w:rsidP="00267633">
                      <w:pPr>
                        <w:pBdr>
                          <w:top w:val="single" w:sz="4" w:space="1" w:color="auto"/>
                        </w:pBdr>
                        <w:jc w:val="center"/>
                      </w:pPr>
                      <w:r>
                        <w:t>Name/Designation</w:t>
                      </w:r>
                      <w:permEnd w:id="12741030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 xml:space="preserve">The duly completed application form and subscriber agreement with the designated electronic filing service provider, </w:t>
      </w:r>
      <w:proofErr w:type="spellStart"/>
      <w:r w:rsidR="00267633" w:rsidRPr="00267633">
        <w:rPr>
          <w:rFonts w:ascii="Times New Roman" w:eastAsia="Calibri" w:hAnsi="Times New Roman" w:cs="Times New Roman"/>
          <w:lang w:val="en-GB" w:eastAsia="en-GB"/>
        </w:rPr>
        <w:t>CrimsonLogic</w:t>
      </w:r>
      <w:proofErr w:type="spellEnd"/>
      <w:r w:rsidR="00267633" w:rsidRPr="00267633">
        <w:rPr>
          <w:rFonts w:ascii="Times New Roman" w:eastAsia="Calibri" w:hAnsi="Times New Roman" w:cs="Times New Roman"/>
          <w:lang w:val="en-GB" w:eastAsia="en-GB"/>
        </w:rPr>
        <w:t xml:space="preserve"> Pte Ltd, for the use of the electronic filing service, </w:t>
      </w:r>
      <w:proofErr w:type="spellStart"/>
      <w:r w:rsidR="00267633" w:rsidRPr="00267633">
        <w:rPr>
          <w:rFonts w:ascii="Times New Roman" w:eastAsia="Calibri" w:hAnsi="Times New Roman" w:cs="Times New Roman"/>
          <w:lang w:val="en-GB" w:eastAsia="en-GB"/>
        </w:rPr>
        <w:t>eLitigation</w:t>
      </w:r>
      <w:proofErr w:type="spellEnd"/>
      <w:r w:rsidR="00267633" w:rsidRPr="0026763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p w14:paraId="201A5D9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14:paraId="2E84A3A6"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3186E994"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14:paraId="1FBB972D" w14:textId="77777777"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14:paraId="7AA36CF7" w14:textId="77777777"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14:paraId="493E3F4D" w14:textId="77777777" w:rsidTr="00267633">
        <w:trPr>
          <w:divId w:val="2116439976"/>
        </w:trPr>
        <w:tc>
          <w:tcPr>
            <w:tcW w:w="2600" w:type="dxa"/>
          </w:tcPr>
          <w:p w14:paraId="6A9834D7"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6C3018B5"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88" w:name="form23"/>
            <w:bookmarkEnd w:id="188"/>
          </w:p>
        </w:tc>
        <w:tc>
          <w:tcPr>
            <w:tcW w:w="2600" w:type="dxa"/>
          </w:tcPr>
          <w:p w14:paraId="0C30DA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740F372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06C3A644" w14:textId="77777777"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89" w:name="_Toc66445380"/>
      <w:bookmarkStart w:id="190" w:name="_Toc81709937"/>
      <w:bookmarkStart w:id="191" w:name="_Toc81710662"/>
      <w:bookmarkStart w:id="192" w:name="_Toc81717568"/>
      <w:bookmarkStart w:id="193" w:name="_Toc122854448"/>
      <w:bookmarkStart w:id="194" w:name="_Toc122854828"/>
      <w:bookmarkStart w:id="195" w:name="_Toc243995906"/>
      <w:r w:rsidRPr="00267633">
        <w:rPr>
          <w:rFonts w:ascii="Times New Roman" w:hAnsi="Times New Roman"/>
          <w:bCs/>
          <w:iCs/>
          <w:spacing w:val="-3"/>
          <w:szCs w:val="28"/>
          <w:lang w:val="en-GB" w:eastAsia="zh-CN"/>
        </w:rPr>
        <w:lastRenderedPageBreak/>
        <w:t>FORM 258</w:t>
      </w:r>
    </w:p>
    <w:p w14:paraId="1ACE431E"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75F1832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89"/>
      <w:bookmarkEnd w:id="190"/>
      <w:bookmarkEnd w:id="191"/>
      <w:bookmarkEnd w:id="192"/>
      <w:bookmarkEnd w:id="193"/>
      <w:bookmarkEnd w:id="194"/>
      <w:bookmarkEnd w:id="195"/>
    </w:p>
    <w:p w14:paraId="4D41644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60B0F46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7F9CC983"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3CEBAC5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383F41E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F2F8142" w14:textId="77777777" w:rsidTr="00267633">
        <w:trPr>
          <w:divId w:val="2116439976"/>
          <w:jc w:val="center"/>
        </w:trPr>
        <w:tc>
          <w:tcPr>
            <w:tcW w:w="6631" w:type="dxa"/>
            <w:gridSpan w:val="5"/>
            <w:tcBorders>
              <w:top w:val="single" w:sz="6" w:space="0" w:color="auto"/>
            </w:tcBorders>
          </w:tcPr>
          <w:p w14:paraId="6DD0DD0A"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00BCAE77"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617DB9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692D2CB1" w14:textId="77777777" w:rsidTr="00267633">
        <w:trPr>
          <w:divId w:val="2116439976"/>
          <w:jc w:val="center"/>
        </w:trPr>
        <w:tc>
          <w:tcPr>
            <w:tcW w:w="7927" w:type="dxa"/>
            <w:gridSpan w:val="7"/>
            <w:tcBorders>
              <w:top w:val="single" w:sz="6" w:space="0" w:color="auto"/>
            </w:tcBorders>
          </w:tcPr>
          <w:p w14:paraId="4C7E85C3"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2CDE59F1"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05B52469" w14:textId="77777777" w:rsidTr="00267633">
        <w:trPr>
          <w:divId w:val="2116439976"/>
          <w:jc w:val="center"/>
        </w:trPr>
        <w:tc>
          <w:tcPr>
            <w:tcW w:w="3176" w:type="dxa"/>
            <w:tcBorders>
              <w:top w:val="single" w:sz="6" w:space="0" w:color="auto"/>
            </w:tcBorders>
          </w:tcPr>
          <w:p w14:paraId="051880B5"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180E6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B1153C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62C80B40"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2F649029"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3FFB3CAD"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24539323"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35407AD6"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5C6E5527" w14:textId="77777777" w:rsidTr="00267633">
        <w:trPr>
          <w:divId w:val="2116439976"/>
          <w:jc w:val="center"/>
        </w:trPr>
        <w:tc>
          <w:tcPr>
            <w:tcW w:w="3176" w:type="dxa"/>
            <w:tcBorders>
              <w:top w:val="single" w:sz="6" w:space="0" w:color="auto"/>
            </w:tcBorders>
          </w:tcPr>
          <w:p w14:paraId="11427A4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E58EC9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479936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7717DC5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96D937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BEC7D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105893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09B0703F" w14:textId="77777777" w:rsidTr="00267633">
        <w:trPr>
          <w:divId w:val="2116439976"/>
          <w:jc w:val="center"/>
        </w:trPr>
        <w:tc>
          <w:tcPr>
            <w:tcW w:w="3176" w:type="dxa"/>
            <w:tcBorders>
              <w:top w:val="single" w:sz="6" w:space="0" w:color="auto"/>
            </w:tcBorders>
          </w:tcPr>
          <w:p w14:paraId="0FC5A6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2C8844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ABC15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12252E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77F57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3FC7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8E163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3EE8099D" w14:textId="77777777" w:rsidTr="00267633">
        <w:trPr>
          <w:divId w:val="2116439976"/>
          <w:jc w:val="center"/>
        </w:trPr>
        <w:tc>
          <w:tcPr>
            <w:tcW w:w="3176" w:type="dxa"/>
            <w:tcBorders>
              <w:top w:val="single" w:sz="6" w:space="0" w:color="auto"/>
            </w:tcBorders>
          </w:tcPr>
          <w:p w14:paraId="50CEC8F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2800D9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39613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F776A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341398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49216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8931DB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BA562A0" w14:textId="77777777" w:rsidTr="00267633">
        <w:trPr>
          <w:divId w:val="2116439976"/>
          <w:jc w:val="center"/>
        </w:trPr>
        <w:tc>
          <w:tcPr>
            <w:tcW w:w="3176" w:type="dxa"/>
            <w:tcBorders>
              <w:top w:val="single" w:sz="6" w:space="0" w:color="auto"/>
            </w:tcBorders>
          </w:tcPr>
          <w:p w14:paraId="66C5A9E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48148D1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7747FD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963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F5B488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BF92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FA6C37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214C960" w14:textId="77777777" w:rsidTr="00267633">
        <w:trPr>
          <w:divId w:val="2116439976"/>
          <w:jc w:val="center"/>
        </w:trPr>
        <w:tc>
          <w:tcPr>
            <w:tcW w:w="3176" w:type="dxa"/>
            <w:tcBorders>
              <w:top w:val="single" w:sz="6" w:space="0" w:color="auto"/>
            </w:tcBorders>
          </w:tcPr>
          <w:p w14:paraId="42C58F8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302034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E8C6DB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C591E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1E6AB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5C14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C7CFD7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0F7AE6" w14:textId="77777777" w:rsidTr="00267633">
        <w:trPr>
          <w:divId w:val="2116439976"/>
          <w:jc w:val="center"/>
        </w:trPr>
        <w:tc>
          <w:tcPr>
            <w:tcW w:w="3176" w:type="dxa"/>
            <w:tcBorders>
              <w:top w:val="single" w:sz="6" w:space="0" w:color="auto"/>
            </w:tcBorders>
          </w:tcPr>
          <w:p w14:paraId="127E27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0CAF691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05E69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0FD443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F2D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01467A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9D8B7C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81B8617" w14:textId="77777777" w:rsidTr="00267633">
        <w:trPr>
          <w:divId w:val="2116439976"/>
          <w:jc w:val="center"/>
        </w:trPr>
        <w:tc>
          <w:tcPr>
            <w:tcW w:w="3176" w:type="dxa"/>
            <w:tcBorders>
              <w:top w:val="single" w:sz="6" w:space="0" w:color="auto"/>
            </w:tcBorders>
          </w:tcPr>
          <w:p w14:paraId="6EEAC4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3F7ED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57D20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7215DD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61AC2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BB4B7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EE4BC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EA1BC96" w14:textId="77777777" w:rsidTr="00267633">
        <w:trPr>
          <w:divId w:val="2116439976"/>
          <w:jc w:val="center"/>
        </w:trPr>
        <w:tc>
          <w:tcPr>
            <w:tcW w:w="3176" w:type="dxa"/>
            <w:tcBorders>
              <w:top w:val="single" w:sz="6" w:space="0" w:color="auto"/>
            </w:tcBorders>
          </w:tcPr>
          <w:p w14:paraId="32F40A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574A85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0EBE81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5331B2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4A6C4B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CD4CC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ABE391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1567965" w14:textId="77777777" w:rsidTr="00267633">
        <w:trPr>
          <w:divId w:val="2116439976"/>
          <w:jc w:val="center"/>
        </w:trPr>
        <w:tc>
          <w:tcPr>
            <w:tcW w:w="3176" w:type="dxa"/>
            <w:tcBorders>
              <w:top w:val="single" w:sz="6" w:space="0" w:color="auto"/>
            </w:tcBorders>
          </w:tcPr>
          <w:p w14:paraId="4DCCC9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4456E7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505BC9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81FDE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9EBD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9D8DF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00E581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89D91F" w14:textId="77777777" w:rsidTr="00267633">
        <w:trPr>
          <w:divId w:val="2116439976"/>
          <w:jc w:val="center"/>
        </w:trPr>
        <w:tc>
          <w:tcPr>
            <w:tcW w:w="3176" w:type="dxa"/>
            <w:tcBorders>
              <w:top w:val="single" w:sz="6" w:space="0" w:color="auto"/>
            </w:tcBorders>
          </w:tcPr>
          <w:p w14:paraId="7D7BE8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1580B0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50010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E8A496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A2DC8C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7B8F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42C822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80FD06C" w14:textId="77777777" w:rsidTr="00267633">
        <w:trPr>
          <w:divId w:val="2116439976"/>
          <w:jc w:val="center"/>
        </w:trPr>
        <w:tc>
          <w:tcPr>
            <w:tcW w:w="3176" w:type="dxa"/>
            <w:tcBorders>
              <w:top w:val="single" w:sz="6" w:space="0" w:color="auto"/>
              <w:bottom w:val="single" w:sz="6" w:space="0" w:color="auto"/>
            </w:tcBorders>
          </w:tcPr>
          <w:p w14:paraId="455B7B10"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618CF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780DDE6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471B19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75AFE5C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1BBAF41"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683F195E"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57BD13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0B9A36E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363841A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273AD34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16C7DBBB"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0C454A5C"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59427274"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652DAD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464D2ED"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14:paraId="620F1505" w14:textId="77777777" w:rsidTr="00CB4777">
        <w:trPr>
          <w:divId w:val="2116439976"/>
          <w:jc w:val="center"/>
        </w:trPr>
        <w:tc>
          <w:tcPr>
            <w:tcW w:w="3080" w:type="dxa"/>
          </w:tcPr>
          <w:p w14:paraId="4AFC8B04" w14:textId="77777777"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lastRenderedPageBreak/>
              <w:br w:type="page"/>
            </w:r>
          </w:p>
        </w:tc>
        <w:tc>
          <w:tcPr>
            <w:tcW w:w="3080" w:type="dxa"/>
          </w:tcPr>
          <w:p w14:paraId="556DE5C7" w14:textId="77777777"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96" w:name="Form_259"/>
            <w:bookmarkEnd w:id="196"/>
            <w:r w:rsidRPr="007C2EA0">
              <w:rPr>
                <w:rFonts w:ascii="Times New Roman" w:hAnsi="Times New Roman"/>
                <w:bCs/>
                <w:iCs/>
                <w:spacing w:val="-3"/>
                <w:lang w:val="en-GB" w:eastAsia="zh-CN"/>
              </w:rPr>
              <w:t>FORM 259</w:t>
            </w:r>
          </w:p>
        </w:tc>
        <w:tc>
          <w:tcPr>
            <w:tcW w:w="3080" w:type="dxa"/>
          </w:tcPr>
          <w:p w14:paraId="7414EE83" w14:textId="77777777" w:rsidR="00CB4777" w:rsidRPr="007C2EA0" w:rsidRDefault="00CB4777" w:rsidP="00312957">
            <w:pPr>
              <w:spacing w:after="120" w:line="240" w:lineRule="auto"/>
              <w:rPr>
                <w:rFonts w:ascii="Times New Roman" w:hAnsi="Times New Roman" w:cs="Times New Roman"/>
                <w:lang w:val="en-GB" w:eastAsia="zh-CN"/>
              </w:rPr>
            </w:pPr>
          </w:p>
        </w:tc>
      </w:tr>
    </w:tbl>
    <w:p w14:paraId="77A63D5A" w14:textId="77777777"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14:paraId="3F8C8C0C" w14:textId="77777777"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14:paraId="0DE586FF" w14:textId="77777777"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14:paraId="3978A7EC" w14:textId="77777777"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14:paraId="64CEE6EB"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14:paraId="707DAB92"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202BF6F4"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roofErr w:type="gramStart"/>
      <w:r w:rsidRPr="007C2EA0">
        <w:rPr>
          <w:rFonts w:ascii="Times New Roman" w:hAnsi="Times New Roman" w:cs="Times New Roman"/>
          <w:color w:val="000000"/>
          <w:lang w:val="en-US" w:eastAsia="en-GB"/>
        </w:rPr>
        <w:t>*;</w:t>
      </w:r>
      <w:proofErr w:type="gramEnd"/>
    </w:p>
    <w:p w14:paraId="51ADAC4E"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0EB818FC"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roofErr w:type="gramStart"/>
      <w:r w:rsidRPr="007C2EA0">
        <w:rPr>
          <w:rFonts w:ascii="Times New Roman" w:hAnsi="Times New Roman" w:cs="Times New Roman"/>
          <w:color w:val="000000"/>
          <w:lang w:val="en-US" w:eastAsia="en-GB"/>
        </w:rPr>
        <w:t>*;</w:t>
      </w:r>
      <w:proofErr w:type="gramEnd"/>
    </w:p>
    <w:p w14:paraId="47A33D8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5C7D71C3"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w:t>
      </w:r>
      <w:proofErr w:type="gramStart"/>
      <w:r w:rsidRPr="007C2EA0">
        <w:rPr>
          <w:rFonts w:ascii="Times New Roman" w:hAnsi="Times New Roman" w:cs="Times New Roman"/>
          <w:color w:val="000000"/>
          <w:lang w:val="en-US" w:eastAsia="en-GB"/>
        </w:rPr>
        <w:t>_</w:t>
      </w:r>
      <w:r w:rsidRPr="007C2EA0">
        <w:rPr>
          <w:rFonts w:ascii="Times New Roman" w:hAnsi="Times New Roman" w:cs="Times New Roman"/>
          <w:color w:val="000000"/>
          <w:u w:val="single"/>
          <w:lang w:val="en-US" w:eastAsia="en-GB"/>
        </w:rPr>
        <w:t>(</w:t>
      </w:r>
      <w:proofErr w:type="gramEnd"/>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14:paraId="5382255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14:paraId="42E09E0E" w14:textId="77777777"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14:paraId="3E1C522F"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5F899968"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3CCF1DC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70B6ED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34D48B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590ACEE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0EB0995D"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14:paraId="27F83AA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14:paraId="78EF2FDF"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14:paraId="0B0C6CF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roofErr w:type="gramStart"/>
      <w:r w:rsidRPr="007C2EA0">
        <w:rPr>
          <w:rFonts w:ascii="Times New Roman" w:eastAsia="Calibri" w:hAnsi="Times New Roman" w:cs="Times New Roman"/>
          <w:lang w:val="en-GB" w:eastAsia="en-GB"/>
        </w:rPr>
        <w:t>Date :</w:t>
      </w:r>
      <w:proofErr w:type="gramEnd"/>
      <w:r w:rsidRPr="007C2EA0">
        <w:rPr>
          <w:rFonts w:ascii="Times New Roman" w:eastAsia="Calibri" w:hAnsi="Times New Roman" w:cs="Times New Roman"/>
          <w:lang w:val="en-GB" w:eastAsia="en-GB"/>
        </w:rPr>
        <w:t xml:space="preserve"> __________________</w:t>
      </w:r>
    </w:p>
    <w:p w14:paraId="76BDB378"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14:paraId="669AFE13"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proofErr w:type="spellStart"/>
      <w:r w:rsidRPr="00267633">
        <w:rPr>
          <w:rFonts w:ascii="Times New Roman" w:hAnsi="Times New Roman" w:cs="Times New Roman"/>
          <w:b/>
          <w:sz w:val="20"/>
          <w:szCs w:val="20"/>
          <w:lang w:val="en-US" w:eastAsia="zh-CN"/>
        </w:rPr>
        <w:t>LawNet</w:t>
      </w:r>
      <w:proofErr w:type="spellEnd"/>
      <w:r w:rsidRPr="00267633">
        <w:rPr>
          <w:rFonts w:ascii="Times New Roman" w:hAnsi="Times New Roman" w:cs="Times New Roman"/>
          <w:b/>
          <w:sz w:val="20"/>
          <w:szCs w:val="20"/>
          <w:lang w:val="en-US" w:eastAsia="zh-CN"/>
        </w:rPr>
        <w:t xml:space="preserve"> &amp; </w:t>
      </w:r>
      <w:proofErr w:type="spellStart"/>
      <w:r w:rsidRPr="00267633">
        <w:rPr>
          <w:rFonts w:ascii="Times New Roman" w:hAnsi="Times New Roman" w:cs="Times New Roman"/>
          <w:b/>
          <w:sz w:val="20"/>
          <w:szCs w:val="20"/>
          <w:lang w:val="en-US" w:eastAsia="zh-CN"/>
        </w:rPr>
        <w:t>CrimsonLogic</w:t>
      </w:r>
      <w:proofErr w:type="spellEnd"/>
      <w:r w:rsidRPr="00267633">
        <w:rPr>
          <w:rFonts w:ascii="Times New Roman" w:hAnsi="Times New Roman" w:cs="Times New Roman"/>
          <w:b/>
          <w:sz w:val="20"/>
          <w:szCs w:val="20"/>
          <w:lang w:val="en-US" w:eastAsia="zh-CN"/>
        </w:rPr>
        <w:t xml:space="preserve"> Service Bureau</w:t>
      </w:r>
      <w:r w:rsidRPr="00267633">
        <w:rPr>
          <w:rFonts w:ascii="Times New Roman" w:hAnsi="Times New Roman" w:cs="Times New Roman"/>
          <w:sz w:val="20"/>
          <w:szCs w:val="20"/>
          <w:lang w:val="en-US" w:eastAsia="zh-CN"/>
        </w:rPr>
        <w:t xml:space="preserve"> located at:</w:t>
      </w:r>
    </w:p>
    <w:p w14:paraId="631205ED" w14:textId="77777777"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14:paraId="457A4BEF" w14:textId="77777777"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14:paraId="7FBFECCF" w14:textId="77777777"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14:paraId="00ECAB01" w14:textId="77777777"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14:paraId="1268E4C3" w14:textId="77777777"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14:paraId="5D1CC470"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14:paraId="33A8D97D"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14:paraId="6FAC55A4" w14:textId="77777777"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14:paraId="415E6E7D"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F3C330" w14:textId="77777777" w:rsidTr="00267633">
        <w:trPr>
          <w:divId w:val="2116439976"/>
          <w:jc w:val="center"/>
        </w:trPr>
        <w:tc>
          <w:tcPr>
            <w:tcW w:w="3080" w:type="dxa"/>
          </w:tcPr>
          <w:p w14:paraId="5EC179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F5606F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6255DC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93D564"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E6E25B6"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22A97C6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B173C1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569E83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6AFDA0D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1F0FB69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8DD7788"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381881768"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381881768"/>
      <w:r w:rsidRPr="00267633">
        <w:rPr>
          <w:rFonts w:ascii="Times New Roman" w:hAnsi="Times New Roman" w:cs="Times New Roman"/>
          <w:lang w:val="en-US" w:eastAsia="en-GB"/>
        </w:rPr>
        <w:br/>
        <w:t xml:space="preserve">No. </w:t>
      </w:r>
      <w:permStart w:id="520715876"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20715876"/>
      <w:r w:rsidRPr="00267633">
        <w:rPr>
          <w:rFonts w:ascii="Times New Roman" w:hAnsi="Times New Roman" w:cs="Times New Roman"/>
          <w:lang w:val="en-US" w:eastAsia="en-GB"/>
        </w:rPr>
        <w:br/>
        <w:t xml:space="preserve">of </w:t>
      </w:r>
      <w:permStart w:id="736579356"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736579356"/>
    </w:p>
    <w:p w14:paraId="233F75B9"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54940177"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52160389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521603896"/>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4D09021B"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6DA29169"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0691798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0691798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10B14D8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7CF8DCFB"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2428350"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CB4974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71BC147"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D295D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2FCB12C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1C9D1712"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518AC3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5385E357"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526F5A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1501B82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E039F9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0F413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2046E76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B291CD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534408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3FC3B4F"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2E7C464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0A0DFF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66BC0BB2"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719A246"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0D7345E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1A4C722D"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1C4ECF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AC441B5"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5619A58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30EF343C"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63B3AAA0"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EA5AB3D" w14:textId="77777777" w:rsidR="00267633" w:rsidRPr="002F0484"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34A751A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1F51FE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03D5DAC1"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E35DEE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33B608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697137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77D0F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3CDEBA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1DD6672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453FCB7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3B6E341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0DD1C468"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43688008"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1B0479D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15C3E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1880D56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2187403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CB80E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1C16A96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C6DCFFA"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0BD07175"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569D3B7E"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9002E2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6F6B4A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17C5C02"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1AE27233"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7C43CE37"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04B0875"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9904519"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5EB7ACB1"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4768EF9F" w14:textId="77777777" w:rsidR="00267633" w:rsidRPr="00267633" w:rsidRDefault="00267633" w:rsidP="006172E9">
      <w:pPr>
        <w:keepNext/>
        <w:keepLines/>
        <w:numPr>
          <w:ilvl w:val="0"/>
          <w:numId w:val="25"/>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14:paraId="1FBD8121"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440F84B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22631D0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F5D4007"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476E260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7B4EFE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364F85E"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398FA7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ECEDDD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122275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64C66C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C1004C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D937B3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DEAC6D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2DA37F6"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A1B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6"/>
          <w:headerReference w:type="default" r:id="rId27"/>
          <w:pgSz w:w="11907" w:h="16840" w:code="9"/>
          <w:pgMar w:top="992" w:right="1440" w:bottom="1276" w:left="1440" w:header="709" w:footer="709" w:gutter="0"/>
          <w:paperSrc w:first="7" w:other="7"/>
          <w:cols w:space="708"/>
          <w:titlePg/>
          <w:docGrid w:linePitch="360"/>
        </w:sectPr>
      </w:pPr>
    </w:p>
    <w:p w14:paraId="1E32ED72"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299E7ECE" w14:textId="77777777" w:rsidTr="00043B9F">
        <w:trPr>
          <w:divId w:val="2116439976"/>
          <w:jc w:val="center"/>
        </w:trPr>
        <w:tc>
          <w:tcPr>
            <w:tcW w:w="3080" w:type="dxa"/>
          </w:tcPr>
          <w:p w14:paraId="22CBF1ED"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050CDDD4"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59A6C17D"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97" w:name="Form261"/>
            <w:bookmarkEnd w:id="197"/>
            <w:r w:rsidRPr="003D2C79">
              <w:rPr>
                <w:rFonts w:ascii="Times New Roman" w:hAnsi="Times New Roman"/>
                <w:bCs/>
                <w:iCs/>
                <w:spacing w:val="-3"/>
                <w:szCs w:val="28"/>
                <w:lang w:eastAsia="zh-CN"/>
              </w:rPr>
              <w:t>FORM 261</w:t>
            </w:r>
          </w:p>
        </w:tc>
        <w:tc>
          <w:tcPr>
            <w:tcW w:w="3080" w:type="dxa"/>
          </w:tcPr>
          <w:p w14:paraId="6D59D071"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40737323"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2814D870"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42C0088B"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5C149DC0"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1DF4C61D"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52610792"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F6C5F5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B92EE71"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3ED22A82"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495536349"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495536349"/>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1FB5A5AE"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6A1BFA2"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181670702"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81670702"/>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56415EE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4E28E7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2808788"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37DC4280"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17EFF707"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6BE488CE"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396128B1"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5F62F0D4"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71BDEFBF"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1EA3607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7CB83BE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2DEC6C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777C095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C8055E1"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126B86F6"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4225465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2B08293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21B98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6FD78A1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AD9A5F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4ABFE5B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EDB9AA8"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09C8F354"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7D2B9E40"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D62FB0F"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14:paraId="29462107"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26DD453"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4A773245"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59D04ACC" w14:textId="77777777" w:rsidR="00043B9F" w:rsidRPr="002F0484"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26D25AC3"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EF0BED5"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4D5E2F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C712C05"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5CB2932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49C543F8"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2FCD6F6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7371130"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69B51AE"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5F9941C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157D204D"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7C4CD581"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2AA7A42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C517AC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CDF315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7975319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1FFD782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F65C09"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5B359B2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328D6DB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6B639A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47CE9C6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5C52E21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72B7D7C1"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11DCF3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47D620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92798F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3F24FCF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0908C45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306194E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2A99299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50DD8C5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5E5E3442"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5F07A077"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2A3E2ED"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244574F1"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7A4090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0AFB5C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81F8B2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1D2B22E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1AE5C9F0"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7C80B88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71330F2B"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4ED9CA73"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143871ED"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547743E6"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7E74AE3C"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5D4D3246"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758E98A5"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A82DD63"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9740B17"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43DA2907"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64C9D0"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6C9EE2F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2676E71E" w14:textId="77777777" w:rsidR="00043B9F" w:rsidRPr="003D2C79" w:rsidRDefault="00043B9F" w:rsidP="006172E9">
      <w:pPr>
        <w:pStyle w:val="ListParagraph"/>
        <w:numPr>
          <w:ilvl w:val="0"/>
          <w:numId w:val="113"/>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14:paraId="3A8D3042" w14:textId="77777777" w:rsidR="00043B9F" w:rsidRPr="003D2C79" w:rsidRDefault="00043B9F" w:rsidP="00043B9F">
      <w:pPr>
        <w:pStyle w:val="ListParagraph"/>
        <w:tabs>
          <w:tab w:val="left" w:pos="851"/>
        </w:tabs>
        <w:ind w:left="786"/>
        <w:jc w:val="both"/>
        <w:divId w:val="2116439976"/>
        <w:rPr>
          <w:sz w:val="24"/>
          <w:szCs w:val="24"/>
        </w:rPr>
      </w:pPr>
    </w:p>
    <w:p w14:paraId="55811CF5"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5540B9B2"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2F20C193"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16AEEB10"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4F7C834D"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76C60D8A"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7026EE8"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14:paraId="236572DB" w14:textId="77777777" w:rsidR="00043B9F" w:rsidRPr="003D2C79" w:rsidRDefault="00043B9F" w:rsidP="00043B9F">
      <w:pPr>
        <w:pStyle w:val="ListParagraph"/>
        <w:tabs>
          <w:tab w:val="left" w:pos="851"/>
        </w:tabs>
        <w:ind w:left="786"/>
        <w:jc w:val="both"/>
        <w:divId w:val="2116439976"/>
        <w:rPr>
          <w:sz w:val="24"/>
          <w:szCs w:val="24"/>
        </w:rPr>
      </w:pPr>
    </w:p>
    <w:p w14:paraId="05F3F45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AF214C2"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34133E2E"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61452D2C"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35E2CF3F"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59356AB1" w14:textId="77777777" w:rsidR="00043B9F"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714AFB17" w14:textId="77777777" w:rsidR="00BF5509" w:rsidRDefault="00BF5509" w:rsidP="00BF5509">
      <w:pPr>
        <w:pStyle w:val="ListParagraph"/>
        <w:divId w:val="2116439976"/>
        <w:rPr>
          <w:sz w:val="24"/>
          <w:szCs w:val="24"/>
        </w:rPr>
      </w:pPr>
    </w:p>
    <w:p w14:paraId="648F85AF" w14:textId="77777777" w:rsidR="00BF5509" w:rsidRDefault="00BF5509" w:rsidP="00BF5509">
      <w:pPr>
        <w:pStyle w:val="ListParagraph"/>
        <w:tabs>
          <w:tab w:val="left" w:pos="851"/>
        </w:tabs>
        <w:ind w:left="786"/>
        <w:contextualSpacing/>
        <w:jc w:val="both"/>
        <w:divId w:val="2116439976"/>
        <w:rPr>
          <w:sz w:val="24"/>
          <w:szCs w:val="24"/>
        </w:rPr>
      </w:pPr>
    </w:p>
    <w:p w14:paraId="71086CCD" w14:textId="77777777" w:rsidR="00BF5509" w:rsidRDefault="00BF5509" w:rsidP="00BF5509">
      <w:pPr>
        <w:pStyle w:val="ListParagraph"/>
        <w:tabs>
          <w:tab w:val="left" w:pos="851"/>
        </w:tabs>
        <w:ind w:left="786"/>
        <w:contextualSpacing/>
        <w:jc w:val="both"/>
        <w:divId w:val="2116439976"/>
        <w:rPr>
          <w:sz w:val="24"/>
          <w:szCs w:val="24"/>
        </w:rPr>
      </w:pPr>
    </w:p>
    <w:p w14:paraId="6B42F9B1"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0371FA02" w14:textId="77777777" w:rsidR="00BF5509" w:rsidRPr="003D2C79" w:rsidRDefault="00BF5509" w:rsidP="00BF5509">
      <w:pPr>
        <w:pStyle w:val="ListParagraph"/>
        <w:tabs>
          <w:tab w:val="left" w:pos="851"/>
        </w:tabs>
        <w:ind w:left="786"/>
        <w:contextualSpacing/>
        <w:jc w:val="both"/>
        <w:divId w:val="2116439976"/>
        <w:rPr>
          <w:sz w:val="24"/>
          <w:szCs w:val="24"/>
        </w:rPr>
      </w:pPr>
    </w:p>
    <w:p w14:paraId="4690D832"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3DC2DC38"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778712F4"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13EF06D7"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3E624AB"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3F19A7A9"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641DBAE" w14:textId="77777777" w:rsidR="00043B9F" w:rsidRPr="003D2C79"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3795818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4AF9FD" w14:textId="77777777" w:rsidTr="00267633">
        <w:trPr>
          <w:divId w:val="2116439976"/>
          <w:jc w:val="center"/>
        </w:trPr>
        <w:tc>
          <w:tcPr>
            <w:tcW w:w="3080" w:type="dxa"/>
          </w:tcPr>
          <w:p w14:paraId="7D96A6F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78FBE1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007CAEC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96540FE"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7C7B2CA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1C6D27D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229D16E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7F855D0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A4FF5E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289A20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BE71A3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2BE4F61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9C08DF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B141C5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D912CD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5724D7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D1360E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B79ED2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8C3D4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17782D"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396A36B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3AC187D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D85CF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0164EE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81226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0B6E8E4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B5615E0"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2091F1C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9F6293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8F09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D530132"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2461DB08"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59E795" w14:textId="77777777" w:rsidTr="00267633">
        <w:trPr>
          <w:divId w:val="2116439976"/>
          <w:jc w:val="center"/>
        </w:trPr>
        <w:tc>
          <w:tcPr>
            <w:tcW w:w="3080" w:type="dxa"/>
          </w:tcPr>
          <w:p w14:paraId="591C8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687A2F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0C842A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5162901"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5E2FD81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C81C43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495083D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0DE824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6338E0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8026D4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3027EFB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7237FD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7ED39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BCD82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01BE2B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784E4C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04AC76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FD14C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B627C4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3C46BE62"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010282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585749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27BD746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2A2779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4768F9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214011F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31FEAEB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1282595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DAAE9F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DDEC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CEEF5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19C1962F"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32AB42EC"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Courts or the High Court.</w:t>
      </w:r>
    </w:p>
    <w:p w14:paraId="6F3313E6"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158F594A"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376133B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270ABAEB"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1B19A5E"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5EA4E21D" w14:textId="77777777" w:rsidTr="00757713">
        <w:trPr>
          <w:jc w:val="center"/>
        </w:trPr>
        <w:tc>
          <w:tcPr>
            <w:tcW w:w="3080" w:type="dxa"/>
          </w:tcPr>
          <w:p w14:paraId="757BEF8C"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2EA1C12D"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98" w:name="Form264"/>
            <w:bookmarkEnd w:id="198"/>
            <w:r w:rsidRPr="003D2C79">
              <w:rPr>
                <w:rFonts w:ascii="Times New Roman" w:hAnsi="Times New Roman"/>
                <w:bCs/>
                <w:iCs/>
                <w:spacing w:val="-3"/>
                <w:szCs w:val="28"/>
                <w:lang w:eastAsia="zh-CN"/>
              </w:rPr>
              <w:t>FORM 264</w:t>
            </w:r>
          </w:p>
        </w:tc>
        <w:tc>
          <w:tcPr>
            <w:tcW w:w="3080" w:type="dxa"/>
          </w:tcPr>
          <w:p w14:paraId="0E7CA3CF"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768348ED"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2591967F"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D475D47"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5D25027"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4059961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47E0242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7CD8F683"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75FED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0BBD8241"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03AA16D"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644F93B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5BE2810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1B7D2F48"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2C8B9E0C"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033AF161"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074AC08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59C7B30F"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5D2D3EF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14:paraId="2BD6B78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674B3EF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4CBB2E72"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43F1A567"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28634007"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029C1DB2"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3A2BDE47"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FB0E81"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1D684B00"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4511F433"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5CD22104"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7270ACC" w14:textId="77777777" w:rsidTr="00267633">
        <w:trPr>
          <w:divId w:val="2116439976"/>
          <w:jc w:val="center"/>
        </w:trPr>
        <w:tc>
          <w:tcPr>
            <w:tcW w:w="3080" w:type="dxa"/>
          </w:tcPr>
          <w:p w14:paraId="04498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35F7C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513DB3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FD619B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3A540A6"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45ADD880"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3957892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6E368C04"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DA65B48" w14:textId="77777777" w:rsidR="00267633" w:rsidRPr="00267633" w:rsidRDefault="00267633" w:rsidP="006172E9">
      <w:pPr>
        <w:numPr>
          <w:ilvl w:val="0"/>
          <w:numId w:val="23"/>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14:paraId="3208AD4D"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1ED3C24" w14:textId="77777777" w:rsidR="00267633" w:rsidRPr="00267633" w:rsidRDefault="00267633" w:rsidP="006172E9">
      <w:pPr>
        <w:numPr>
          <w:ilvl w:val="0"/>
          <w:numId w:val="23"/>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5528EA66"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DB5232C" w14:textId="77777777" w:rsidR="00267633" w:rsidRPr="00267633" w:rsidRDefault="00267633" w:rsidP="006172E9">
      <w:pPr>
        <w:numPr>
          <w:ilvl w:val="0"/>
          <w:numId w:val="23"/>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14:paraId="491319D6"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7CD31230" w14:textId="77777777" w:rsidR="00267633" w:rsidRPr="00267633" w:rsidRDefault="00267633" w:rsidP="006172E9">
      <w:pPr>
        <w:numPr>
          <w:ilvl w:val="0"/>
          <w:numId w:val="23"/>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86DA769"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1BC373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1CA0260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46DFD8F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492A6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8FD627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0BB7347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E648C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42797613"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48B3913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BD5D9E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4615F3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27608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9B3BC88" w14:textId="77777777" w:rsidTr="00267633">
        <w:trPr>
          <w:divId w:val="2116439976"/>
          <w:jc w:val="center"/>
        </w:trPr>
        <w:tc>
          <w:tcPr>
            <w:tcW w:w="3080" w:type="dxa"/>
          </w:tcPr>
          <w:p w14:paraId="28AEF8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B6E0E5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28290BB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F547E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78D9C4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4EB218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6E60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22812A1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037A2FE"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0174DBCB"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7B20B556"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30D9A61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8C5C3D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5F779E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20D835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B747F5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5F4510A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779DBD4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79730D01"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4DC6D2D4"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5F92E568"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2177B12E"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07D508DB" w14:textId="77777777" w:rsidR="00B4715E" w:rsidRPr="005B293D" w:rsidRDefault="00B4715E" w:rsidP="00B4715E">
      <w:pPr>
        <w:spacing w:before="0" w:after="0" w:line="240" w:lineRule="auto"/>
        <w:divId w:val="2116439976"/>
        <w:rPr>
          <w:rFonts w:ascii="Times New Roman" w:hAnsi="Times New Roman" w:cs="Times New Roman"/>
        </w:rPr>
      </w:pPr>
    </w:p>
    <w:p w14:paraId="12C1768E"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Technology Courts or </w:t>
      </w:r>
    </w:p>
    <w:p w14:paraId="22EDD385"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18D8560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3E6A2E87"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0A87C9E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1659B375"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0A4651BE"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46BAAF61"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02E6EF6A"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707B5A72"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4749B64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71E3DF05"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4DEFB95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00A69953"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254C0A6"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586F5C52"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4335AE16"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7D64608C"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0ED8E3E8"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777D1CCC" wp14:editId="15C6BC1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042998B1" wp14:editId="4AD380D6">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31ABF74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D3B0B68"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3164B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7AF22C8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37A2312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64444203"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9A56AAC"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49FA0C7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BC419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092CFE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3E440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5C411B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5DE85F2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697A54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2AB5DA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33545A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DBE247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28981F5" w14:textId="77777777" w:rsidR="00B4715E" w:rsidRDefault="00B4715E" w:rsidP="00B4715E">
      <w:pPr>
        <w:pStyle w:val="HTMLPreformatted"/>
        <w:spacing w:before="0"/>
        <w:divId w:val="2116439976"/>
        <w:rPr>
          <w:rFonts w:ascii="Times New Roman" w:hAnsi="Times New Roman"/>
          <w:sz w:val="24"/>
          <w:szCs w:val="24"/>
          <w:lang w:val="en-US"/>
        </w:rPr>
      </w:pPr>
    </w:p>
    <w:p w14:paraId="104B6B99"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386B8D05" w14:textId="77777777" w:rsidR="00B4715E" w:rsidRDefault="00B4715E" w:rsidP="00B4715E">
      <w:pPr>
        <w:spacing w:before="0" w:after="0" w:line="240" w:lineRule="auto"/>
        <w:divId w:val="2116439976"/>
        <w:rPr>
          <w:rFonts w:ascii="Times New Roman" w:hAnsi="Times New Roman" w:cs="Times New Roman"/>
          <w:b/>
        </w:rPr>
      </w:pPr>
    </w:p>
    <w:p w14:paraId="110DDAC0" w14:textId="77777777" w:rsidR="00D354F1" w:rsidRDefault="00D354F1" w:rsidP="00B4715E">
      <w:pPr>
        <w:spacing w:before="0" w:after="0" w:line="240" w:lineRule="auto"/>
        <w:divId w:val="2116439976"/>
        <w:rPr>
          <w:rFonts w:ascii="Times New Roman" w:hAnsi="Times New Roman" w:cs="Times New Roman"/>
          <w:b/>
        </w:rPr>
      </w:pPr>
    </w:p>
    <w:p w14:paraId="5B8DBAB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741A6F8" w14:textId="77777777" w:rsidR="003B1CCF" w:rsidRDefault="003B1CCF" w:rsidP="00B4715E">
      <w:pPr>
        <w:spacing w:before="0" w:after="0" w:line="240" w:lineRule="auto"/>
        <w:divId w:val="2116439976"/>
        <w:rPr>
          <w:rFonts w:ascii="Times New Roman" w:hAnsi="Times New Roman" w:cs="Times New Roman"/>
        </w:rPr>
      </w:pPr>
    </w:p>
    <w:p w14:paraId="5CAF6EC7"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2F0276F9" wp14:editId="0C9AF126">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2F21E53F" wp14:editId="42645C55">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Technology Court</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5139BDB4"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1F36F66F" wp14:editId="1A98B3BA">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6F33B145" wp14:editId="2D24A7F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2F2F946F" w14:textId="77777777" w:rsidR="00B4715E" w:rsidRPr="005B293D" w:rsidRDefault="00B4715E" w:rsidP="00B4715E">
      <w:pPr>
        <w:spacing w:before="0" w:after="0" w:line="240" w:lineRule="auto"/>
        <w:divId w:val="2116439976"/>
        <w:rPr>
          <w:rFonts w:ascii="Times New Roman" w:hAnsi="Times New Roman" w:cs="Times New Roman"/>
        </w:rPr>
      </w:pPr>
    </w:p>
    <w:p w14:paraId="4F5E2B55" w14:textId="77777777" w:rsidR="00B4715E" w:rsidRPr="005B293D" w:rsidRDefault="00B4715E" w:rsidP="006172E9">
      <w:pPr>
        <w:pStyle w:val="ListParagraph"/>
        <w:numPr>
          <w:ilvl w:val="0"/>
          <w:numId w:val="115"/>
        </w:numPr>
        <w:ind w:left="0" w:firstLine="0"/>
        <w:contextualSpacing/>
        <w:divId w:val="2116439976"/>
        <w:rPr>
          <w:sz w:val="24"/>
          <w:szCs w:val="24"/>
        </w:rPr>
      </w:pPr>
      <w:r w:rsidRPr="005B293D">
        <w:rPr>
          <w:sz w:val="24"/>
          <w:szCs w:val="24"/>
        </w:rPr>
        <w:t>Date(s) and time when use of Technology Court is required:</w:t>
      </w:r>
    </w:p>
    <w:p w14:paraId="6AB140E1" w14:textId="77777777" w:rsidR="00B4715E" w:rsidRDefault="00B4715E" w:rsidP="00B4715E">
      <w:pPr>
        <w:spacing w:before="0" w:after="0" w:line="240" w:lineRule="auto"/>
        <w:divId w:val="2116439976"/>
        <w:rPr>
          <w:rFonts w:ascii="Times New Roman" w:hAnsi="Times New Roman" w:cs="Times New Roman"/>
        </w:rPr>
      </w:pPr>
    </w:p>
    <w:p w14:paraId="2D12F23F"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4AE4340D" w14:textId="77777777" w:rsidR="00B4715E" w:rsidRDefault="00B4715E" w:rsidP="00B4715E">
      <w:pPr>
        <w:spacing w:before="0" w:after="0" w:line="240" w:lineRule="auto"/>
        <w:divId w:val="2116439976"/>
        <w:rPr>
          <w:rFonts w:ascii="Times New Roman" w:hAnsi="Times New Roman" w:cs="Times New Roman"/>
        </w:rPr>
      </w:pPr>
    </w:p>
    <w:p w14:paraId="2FADB66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63B8BE6" w14:textId="77777777" w:rsidR="00B4715E" w:rsidRDefault="00B4715E" w:rsidP="00B4715E">
      <w:pPr>
        <w:spacing w:before="0" w:after="0" w:line="240" w:lineRule="auto"/>
        <w:divId w:val="2116439976"/>
        <w:rPr>
          <w:rFonts w:ascii="Times New Roman" w:hAnsi="Times New Roman" w:cs="Times New Roman"/>
        </w:rPr>
      </w:pPr>
    </w:p>
    <w:p w14:paraId="2572C169"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3E729E3B"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2FDA8D05" w14:textId="77777777" w:rsidTr="0080319E">
        <w:trPr>
          <w:divId w:val="2116439976"/>
        </w:trPr>
        <w:tc>
          <w:tcPr>
            <w:tcW w:w="9016" w:type="dxa"/>
            <w:gridSpan w:val="2"/>
            <w:shd w:val="clear" w:color="auto" w:fill="auto"/>
          </w:tcPr>
          <w:p w14:paraId="4E2D030B"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1372C939" w14:textId="77777777" w:rsidTr="0080319E">
        <w:trPr>
          <w:divId w:val="2116439976"/>
        </w:trPr>
        <w:tc>
          <w:tcPr>
            <w:tcW w:w="9016" w:type="dxa"/>
            <w:gridSpan w:val="2"/>
            <w:shd w:val="clear" w:color="auto" w:fill="auto"/>
          </w:tcPr>
          <w:p w14:paraId="6E60D25A" w14:textId="77777777" w:rsidR="00B4715E" w:rsidRPr="0080319E" w:rsidRDefault="00B4715E" w:rsidP="006172E9">
            <w:pPr>
              <w:pStyle w:val="ListParagraph"/>
              <w:numPr>
                <w:ilvl w:val="0"/>
                <w:numId w:val="116"/>
              </w:numPr>
              <w:ind w:left="426" w:firstLine="0"/>
              <w:contextualSpacing/>
              <w:rPr>
                <w:rFonts w:eastAsia="SimSun"/>
                <w:b/>
                <w:sz w:val="24"/>
                <w:szCs w:val="24"/>
              </w:rPr>
            </w:pPr>
            <w:r w:rsidRPr="0080319E">
              <w:rPr>
                <w:rFonts w:eastAsia="SimSun"/>
                <w:b/>
                <w:sz w:val="24"/>
                <w:szCs w:val="24"/>
              </w:rPr>
              <w:t>Audio-visual e</w:t>
            </w:r>
            <w:r w:rsidRPr="0080319E">
              <w:rPr>
                <w:rFonts w:eastAsia="SimSun"/>
                <w:b/>
                <w:bCs/>
                <w:sz w:val="24"/>
                <w:szCs w:val="24"/>
              </w:rPr>
              <w:t xml:space="preserve">quipment ($50 per day or part thereof) </w:t>
            </w:r>
            <w:r w:rsidRPr="0080319E">
              <w:rPr>
                <w:rFonts w:eastAsia="SimSun"/>
                <w:sz w:val="24"/>
                <w:szCs w:val="24"/>
              </w:rPr>
              <w:t xml:space="preserve"> </w:t>
            </w:r>
          </w:p>
        </w:tc>
      </w:tr>
      <w:tr w:rsidR="0080319E" w:rsidRPr="005B293D" w14:paraId="5D2B5828" w14:textId="77777777" w:rsidTr="0080319E">
        <w:trPr>
          <w:divId w:val="2116439976"/>
        </w:trPr>
        <w:tc>
          <w:tcPr>
            <w:tcW w:w="7715" w:type="dxa"/>
            <w:shd w:val="clear" w:color="auto" w:fill="auto"/>
          </w:tcPr>
          <w:p w14:paraId="359E535E" w14:textId="77777777" w:rsidR="00B4715E" w:rsidRPr="0080319E" w:rsidRDefault="00B4715E" w:rsidP="006172E9">
            <w:pPr>
              <w:pStyle w:val="ListParagraph"/>
              <w:numPr>
                <w:ilvl w:val="0"/>
                <w:numId w:val="117"/>
              </w:numPr>
              <w:ind w:left="426" w:firstLine="0"/>
              <w:contextualSpacing/>
              <w:rPr>
                <w:rFonts w:eastAsia="SimSun"/>
                <w:sz w:val="24"/>
                <w:szCs w:val="24"/>
              </w:rPr>
            </w:pPr>
            <w:r w:rsidRPr="0080319E">
              <w:rPr>
                <w:rFonts w:eastAsia="SimSun"/>
                <w:sz w:val="24"/>
                <w:szCs w:val="24"/>
              </w:rPr>
              <w:t>Projector Screen (STEWART, Grayhawk)</w:t>
            </w:r>
          </w:p>
        </w:tc>
        <w:tc>
          <w:tcPr>
            <w:tcW w:w="1301" w:type="dxa"/>
            <w:shd w:val="clear" w:color="auto" w:fill="auto"/>
          </w:tcPr>
          <w:p w14:paraId="15F117D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9711F4E" w14:textId="77777777" w:rsidTr="0080319E">
        <w:trPr>
          <w:divId w:val="2116439976"/>
        </w:trPr>
        <w:tc>
          <w:tcPr>
            <w:tcW w:w="7715" w:type="dxa"/>
            <w:shd w:val="clear" w:color="auto" w:fill="auto"/>
          </w:tcPr>
          <w:p w14:paraId="62E1EF50" w14:textId="77777777" w:rsidR="00B4715E" w:rsidRPr="0080319E" w:rsidRDefault="00B4715E" w:rsidP="0080319E">
            <w:pPr>
              <w:tabs>
                <w:tab w:val="left" w:pos="567"/>
              </w:tabs>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 xml:space="preserve">(b)    Sound system (speakers and </w:t>
            </w:r>
            <w:proofErr w:type="spellStart"/>
            <w:r w:rsidRPr="0080319E">
              <w:rPr>
                <w:rFonts w:ascii="Times New Roman" w:eastAsia="SimSun" w:hAnsi="Times New Roman" w:cs="Times New Roman"/>
              </w:rPr>
              <w:t>Tannoy</w:t>
            </w:r>
            <w:proofErr w:type="spellEnd"/>
            <w:r w:rsidRPr="0080319E">
              <w:rPr>
                <w:rFonts w:ascii="Times New Roman" w:eastAsia="SimSun" w:hAnsi="Times New Roman" w:cs="Times New Roman"/>
              </w:rPr>
              <w:t xml:space="preserve"> microphones)</w:t>
            </w:r>
          </w:p>
        </w:tc>
        <w:tc>
          <w:tcPr>
            <w:tcW w:w="1301" w:type="dxa"/>
            <w:shd w:val="clear" w:color="auto" w:fill="auto"/>
          </w:tcPr>
          <w:p w14:paraId="10A6C8C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9FB9150" w14:textId="77777777" w:rsidTr="0080319E">
        <w:trPr>
          <w:divId w:val="2116439976"/>
        </w:trPr>
        <w:tc>
          <w:tcPr>
            <w:tcW w:w="7715" w:type="dxa"/>
            <w:shd w:val="clear" w:color="auto" w:fill="auto"/>
          </w:tcPr>
          <w:p w14:paraId="33CAE933"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(c)    Visualiser (</w:t>
            </w:r>
            <w:proofErr w:type="spellStart"/>
            <w:r w:rsidRPr="0080319E">
              <w:rPr>
                <w:rFonts w:ascii="Times New Roman" w:eastAsia="SimSun" w:hAnsi="Times New Roman" w:cs="Times New Roman"/>
              </w:rPr>
              <w:t>Wolfvision</w:t>
            </w:r>
            <w:proofErr w:type="spellEnd"/>
            <w:r w:rsidRPr="0080319E">
              <w:rPr>
                <w:rFonts w:ascii="Times New Roman" w:eastAsia="SimSun" w:hAnsi="Times New Roman" w:cs="Times New Roman"/>
              </w:rPr>
              <w:t xml:space="preserve">)  </w:t>
            </w:r>
          </w:p>
        </w:tc>
        <w:tc>
          <w:tcPr>
            <w:tcW w:w="1301" w:type="dxa"/>
            <w:shd w:val="clear" w:color="auto" w:fill="auto"/>
          </w:tcPr>
          <w:p w14:paraId="0A6118A8"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5C4B2AC" w14:textId="77777777" w:rsidTr="0080319E">
        <w:trPr>
          <w:divId w:val="2116439976"/>
        </w:trPr>
        <w:tc>
          <w:tcPr>
            <w:tcW w:w="7715" w:type="dxa"/>
            <w:shd w:val="clear" w:color="auto" w:fill="auto"/>
          </w:tcPr>
          <w:p w14:paraId="53029150"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(d)    Multi-format disc player (which allows the playback of DVD-Audio, DVD-Video, DVD-</w:t>
            </w:r>
            <w:proofErr w:type="gramStart"/>
            <w:r w:rsidRPr="0080319E">
              <w:rPr>
                <w:rFonts w:ascii="Times New Roman" w:eastAsia="SimSun" w:hAnsi="Times New Roman" w:cs="Times New Roman"/>
              </w:rPr>
              <w:t>RAM</w:t>
            </w:r>
            <w:proofErr w:type="gramEnd"/>
            <w:r w:rsidRPr="0080319E">
              <w:rPr>
                <w:rFonts w:ascii="Times New Roman" w:eastAsia="SimSun" w:hAnsi="Times New Roman" w:cs="Times New Roman"/>
              </w:rPr>
              <w:t xml:space="preserve"> and DVD-R)</w:t>
            </w:r>
          </w:p>
        </w:tc>
        <w:tc>
          <w:tcPr>
            <w:tcW w:w="1301" w:type="dxa"/>
            <w:shd w:val="clear" w:color="auto" w:fill="auto"/>
          </w:tcPr>
          <w:p w14:paraId="248D8F7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D107E1C" w14:textId="77777777" w:rsidTr="003C39EA">
        <w:trPr>
          <w:divId w:val="2116439976"/>
          <w:trHeight w:val="358"/>
        </w:trPr>
        <w:tc>
          <w:tcPr>
            <w:tcW w:w="7715" w:type="dxa"/>
            <w:shd w:val="clear" w:color="auto" w:fill="auto"/>
          </w:tcPr>
          <w:p w14:paraId="46075B68" w14:textId="77777777" w:rsidR="00B4715E" w:rsidRPr="0080319E" w:rsidRDefault="00B4715E" w:rsidP="006172E9">
            <w:pPr>
              <w:pStyle w:val="ListParagraph"/>
              <w:numPr>
                <w:ilvl w:val="0"/>
                <w:numId w:val="116"/>
              </w:numPr>
              <w:ind w:left="426" w:firstLine="0"/>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w:t>
            </w:r>
            <w:proofErr w:type="gramStart"/>
            <w:r w:rsidRPr="0080319E">
              <w:rPr>
                <w:rFonts w:eastAsia="SimSun"/>
                <w:sz w:val="24"/>
                <w:szCs w:val="24"/>
              </w:rPr>
              <w:t>state</w:t>
            </w:r>
            <w:proofErr w:type="gramEnd"/>
            <w:r w:rsidRPr="0080319E">
              <w:rPr>
                <w:rFonts w:eastAsia="SimSun"/>
                <w:sz w:val="24"/>
                <w:szCs w:val="24"/>
              </w:rPr>
              <w:t xml:space="preserve"> and city) </w:t>
            </w:r>
          </w:p>
        </w:tc>
        <w:tc>
          <w:tcPr>
            <w:tcW w:w="1301" w:type="dxa"/>
            <w:shd w:val="clear" w:color="auto" w:fill="auto"/>
          </w:tcPr>
          <w:p w14:paraId="234A8657" w14:textId="77777777" w:rsidR="00B4715E" w:rsidRPr="0080319E" w:rsidRDefault="00B4715E" w:rsidP="0080319E">
            <w:pPr>
              <w:spacing w:before="0" w:after="0" w:line="240" w:lineRule="auto"/>
              <w:rPr>
                <w:rFonts w:ascii="Times New Roman" w:eastAsia="SimSun" w:hAnsi="Times New Roman" w:cs="Times New Roman"/>
              </w:rPr>
            </w:pPr>
          </w:p>
        </w:tc>
      </w:tr>
    </w:tbl>
    <w:p w14:paraId="7CC2F573" w14:textId="77777777" w:rsidR="00B4715E" w:rsidRDefault="00B4715E" w:rsidP="00B4715E">
      <w:pPr>
        <w:spacing w:before="0" w:after="0" w:line="240" w:lineRule="auto"/>
        <w:divId w:val="2116439976"/>
        <w:rPr>
          <w:rFonts w:ascii="Times New Roman" w:hAnsi="Times New Roman" w:cs="Times New Roman"/>
        </w:rPr>
      </w:pPr>
    </w:p>
    <w:p w14:paraId="5E4F3197" w14:textId="77777777" w:rsidR="00B4715E" w:rsidRDefault="00B4715E" w:rsidP="00B4715E">
      <w:pPr>
        <w:spacing w:before="0" w:after="0" w:line="240" w:lineRule="auto"/>
        <w:divId w:val="2116439976"/>
        <w:rPr>
          <w:rFonts w:ascii="Times New Roman" w:hAnsi="Times New Roman" w:cs="Times New Roman"/>
        </w:rPr>
      </w:pPr>
    </w:p>
    <w:p w14:paraId="1F2E4E97"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14:paraId="4E89BD70" w14:textId="77777777" w:rsidR="00B4715E" w:rsidRDefault="00B4715E" w:rsidP="00B4715E">
      <w:pPr>
        <w:spacing w:before="0" w:after="0" w:line="240" w:lineRule="auto"/>
        <w:divId w:val="2116439976"/>
        <w:rPr>
          <w:rFonts w:ascii="Times New Roman" w:hAnsi="Times New Roman" w:cs="Times New Roman"/>
        </w:rPr>
      </w:pPr>
    </w:p>
    <w:p w14:paraId="15354F93"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93A84BB" w14:textId="77777777" w:rsidR="00B4715E" w:rsidRDefault="00B4715E" w:rsidP="00B4715E">
      <w:pPr>
        <w:spacing w:before="0" w:after="0" w:line="240" w:lineRule="auto"/>
        <w:divId w:val="2116439976"/>
        <w:rPr>
          <w:rFonts w:ascii="Times New Roman" w:hAnsi="Times New Roman" w:cs="Times New Roman"/>
        </w:rPr>
      </w:pPr>
    </w:p>
    <w:p w14:paraId="1502DAF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9971830" w14:textId="77777777" w:rsidR="00B4715E" w:rsidRDefault="00B4715E" w:rsidP="00B4715E">
      <w:pPr>
        <w:spacing w:before="0" w:after="0" w:line="240" w:lineRule="auto"/>
        <w:divId w:val="2116439976"/>
        <w:rPr>
          <w:rFonts w:ascii="Times New Roman" w:hAnsi="Times New Roman" w:cs="Times New Roman"/>
        </w:rPr>
      </w:pPr>
    </w:p>
    <w:p w14:paraId="2487B6D7"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057E21F0" w14:textId="77777777" w:rsidR="00B4715E" w:rsidRDefault="00B4715E" w:rsidP="003B1CCF">
      <w:pPr>
        <w:spacing w:before="0" w:after="0" w:line="240" w:lineRule="auto"/>
        <w:ind w:firstLine="720"/>
        <w:divId w:val="2116439976"/>
        <w:rPr>
          <w:rFonts w:ascii="Times New Roman" w:hAnsi="Times New Roman" w:cs="Times New Roman"/>
        </w:rPr>
      </w:pPr>
    </w:p>
    <w:p w14:paraId="52E8A0C5"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7AD0A568" w14:textId="77777777" w:rsidTr="0080319E">
        <w:trPr>
          <w:divId w:val="2116439976"/>
        </w:trPr>
        <w:tc>
          <w:tcPr>
            <w:tcW w:w="9016" w:type="dxa"/>
            <w:gridSpan w:val="2"/>
            <w:shd w:val="clear" w:color="auto" w:fill="auto"/>
          </w:tcPr>
          <w:p w14:paraId="416C8254"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442D308A" w14:textId="77777777" w:rsidTr="0080319E">
        <w:trPr>
          <w:divId w:val="2116439976"/>
        </w:trPr>
        <w:tc>
          <w:tcPr>
            <w:tcW w:w="9016" w:type="dxa"/>
            <w:gridSpan w:val="2"/>
            <w:shd w:val="clear" w:color="auto" w:fill="auto"/>
          </w:tcPr>
          <w:p w14:paraId="31667F44" w14:textId="77777777" w:rsidR="00B4715E" w:rsidRPr="0080319E" w:rsidRDefault="00B4715E" w:rsidP="006172E9">
            <w:pPr>
              <w:pStyle w:val="ListParagraph"/>
              <w:numPr>
                <w:ilvl w:val="0"/>
                <w:numId w:val="118"/>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r w:rsidRPr="0080319E">
              <w:rPr>
                <w:rFonts w:eastAsia="SimSun"/>
                <w:b/>
                <w:bCs/>
                <w:sz w:val="24"/>
                <w:szCs w:val="24"/>
                <w:lang w:val="en-SG"/>
              </w:rPr>
              <w:t>(MITv2) ($100 per day or part thereof)</w:t>
            </w:r>
          </w:p>
        </w:tc>
      </w:tr>
      <w:tr w:rsidR="0080319E" w:rsidRPr="005B293D" w14:paraId="08213F6E" w14:textId="77777777" w:rsidTr="0080319E">
        <w:trPr>
          <w:divId w:val="2116439976"/>
        </w:trPr>
        <w:tc>
          <w:tcPr>
            <w:tcW w:w="7694" w:type="dxa"/>
            <w:shd w:val="clear" w:color="auto" w:fill="auto"/>
          </w:tcPr>
          <w:p w14:paraId="14ABF9F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24A279A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1B27126" w14:textId="77777777" w:rsidTr="0080319E">
        <w:trPr>
          <w:divId w:val="2116439976"/>
        </w:trPr>
        <w:tc>
          <w:tcPr>
            <w:tcW w:w="7694" w:type="dxa"/>
            <w:shd w:val="clear" w:color="auto" w:fill="auto"/>
          </w:tcPr>
          <w:p w14:paraId="7E8B10E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3815A6F2"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C61ACF7" w14:textId="77777777" w:rsidTr="0080319E">
        <w:trPr>
          <w:divId w:val="2116439976"/>
        </w:trPr>
        <w:tc>
          <w:tcPr>
            <w:tcW w:w="7694" w:type="dxa"/>
            <w:shd w:val="clear" w:color="auto" w:fill="auto"/>
          </w:tcPr>
          <w:p w14:paraId="25AB937A" w14:textId="77777777" w:rsidR="00B4715E" w:rsidRPr="0080319E" w:rsidRDefault="00B4715E" w:rsidP="006172E9">
            <w:pPr>
              <w:pStyle w:val="ListParagraph"/>
              <w:numPr>
                <w:ilvl w:val="0"/>
                <w:numId w:val="119"/>
              </w:numPr>
              <w:tabs>
                <w:tab w:val="left" w:pos="426"/>
              </w:tabs>
              <w:ind w:left="567" w:firstLine="0"/>
              <w:contextualSpacing/>
              <w:rPr>
                <w:rFonts w:eastAsia="SimSun"/>
                <w:sz w:val="24"/>
                <w:szCs w:val="24"/>
              </w:rPr>
            </w:pPr>
            <w:r w:rsidRPr="0080319E">
              <w:rPr>
                <w:rFonts w:eastAsia="SimSun"/>
                <w:sz w:val="24"/>
                <w:szCs w:val="24"/>
              </w:rPr>
              <w:t>Recording of voices and actions (e.g., annotations on image or on google maps)</w:t>
            </w:r>
          </w:p>
        </w:tc>
        <w:tc>
          <w:tcPr>
            <w:tcW w:w="1322" w:type="dxa"/>
            <w:shd w:val="clear" w:color="auto" w:fill="auto"/>
          </w:tcPr>
          <w:p w14:paraId="42456C89"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2EA4915" w14:textId="77777777" w:rsidTr="0080319E">
        <w:trPr>
          <w:divId w:val="2116439976"/>
        </w:trPr>
        <w:tc>
          <w:tcPr>
            <w:tcW w:w="7694" w:type="dxa"/>
            <w:shd w:val="clear" w:color="auto" w:fill="auto"/>
          </w:tcPr>
          <w:p w14:paraId="4A3580D5" w14:textId="77777777" w:rsidR="00B4715E" w:rsidRPr="0080319E" w:rsidRDefault="00B4715E" w:rsidP="006172E9">
            <w:pPr>
              <w:pStyle w:val="ListParagraph"/>
              <w:numPr>
                <w:ilvl w:val="0"/>
                <w:numId w:val="119"/>
              </w:numPr>
              <w:tabs>
                <w:tab w:val="left" w:pos="426"/>
              </w:tabs>
              <w:ind w:left="567" w:firstLine="0"/>
              <w:contextualSpacing/>
              <w:rPr>
                <w:rFonts w:eastAsia="SimSun"/>
                <w:sz w:val="24"/>
                <w:szCs w:val="24"/>
              </w:rPr>
            </w:pPr>
            <w:r w:rsidRPr="0080319E">
              <w:rPr>
                <w:rFonts w:eastAsia="SimSun"/>
                <w:sz w:val="24"/>
                <w:szCs w:val="24"/>
              </w:rPr>
              <w:t>Multi-format disc player (which allows the playback of DVD-audio, DVD-video, DVDRAM, DVD-R, CD, CD-R/RW and SVCD media)</w:t>
            </w:r>
          </w:p>
        </w:tc>
        <w:tc>
          <w:tcPr>
            <w:tcW w:w="1322" w:type="dxa"/>
            <w:shd w:val="clear" w:color="auto" w:fill="auto"/>
          </w:tcPr>
          <w:p w14:paraId="019C440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CB15DE9" w14:textId="77777777" w:rsidTr="0080319E">
        <w:trPr>
          <w:divId w:val="2116439976"/>
        </w:trPr>
        <w:tc>
          <w:tcPr>
            <w:tcW w:w="9016" w:type="dxa"/>
            <w:gridSpan w:val="2"/>
            <w:shd w:val="clear" w:color="auto" w:fill="auto"/>
          </w:tcPr>
          <w:p w14:paraId="51029F98"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Audio visual Cart with projector </w:t>
            </w:r>
            <w:r w:rsidRPr="0080319E">
              <w:rPr>
                <w:rFonts w:eastAsia="SimSun"/>
                <w:b/>
                <w:bCs/>
                <w:sz w:val="24"/>
                <w:szCs w:val="24"/>
                <w:lang w:val="en-SG"/>
              </w:rPr>
              <w:t>(MITv1) ($100 per day or part thereof)</w:t>
            </w:r>
          </w:p>
        </w:tc>
      </w:tr>
      <w:tr w:rsidR="0080319E" w:rsidRPr="005B293D" w14:paraId="29BB3758" w14:textId="77777777" w:rsidTr="0080319E">
        <w:trPr>
          <w:divId w:val="2116439976"/>
        </w:trPr>
        <w:tc>
          <w:tcPr>
            <w:tcW w:w="7694" w:type="dxa"/>
            <w:shd w:val="clear" w:color="auto" w:fill="auto"/>
          </w:tcPr>
          <w:p w14:paraId="6B6CAFB9"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XGA 2500 ANSI Lumens projector</w:t>
            </w:r>
          </w:p>
        </w:tc>
        <w:tc>
          <w:tcPr>
            <w:tcW w:w="1322" w:type="dxa"/>
            <w:shd w:val="clear" w:color="auto" w:fill="auto"/>
          </w:tcPr>
          <w:p w14:paraId="439E449E"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0E3C13F" w14:textId="77777777" w:rsidTr="0080319E">
        <w:trPr>
          <w:divId w:val="2116439976"/>
        </w:trPr>
        <w:tc>
          <w:tcPr>
            <w:tcW w:w="7694" w:type="dxa"/>
            <w:shd w:val="clear" w:color="auto" w:fill="auto"/>
          </w:tcPr>
          <w:p w14:paraId="0E46EB8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Multi-format disc player (which allows the playback of DVD-Audio, DVD-Video, DVDRAM and DVD-R)</w:t>
            </w:r>
          </w:p>
        </w:tc>
        <w:tc>
          <w:tcPr>
            <w:tcW w:w="1322" w:type="dxa"/>
            <w:shd w:val="clear" w:color="auto" w:fill="auto"/>
          </w:tcPr>
          <w:p w14:paraId="51C7967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1BA391E" w14:textId="77777777" w:rsidTr="0080319E">
        <w:trPr>
          <w:divId w:val="2116439976"/>
        </w:trPr>
        <w:tc>
          <w:tcPr>
            <w:tcW w:w="7694" w:type="dxa"/>
            <w:shd w:val="clear" w:color="auto" w:fill="auto"/>
          </w:tcPr>
          <w:p w14:paraId="6C79774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 xml:space="preserve">Portable </w:t>
            </w:r>
            <w:proofErr w:type="gramStart"/>
            <w:r w:rsidRPr="0080319E">
              <w:rPr>
                <w:rFonts w:eastAsia="SimSun"/>
                <w:sz w:val="24"/>
                <w:szCs w:val="24"/>
              </w:rPr>
              <w:t>90 or 100 inch</w:t>
            </w:r>
            <w:proofErr w:type="gramEnd"/>
            <w:r w:rsidRPr="0080319E">
              <w:rPr>
                <w:rFonts w:eastAsia="SimSun"/>
                <w:sz w:val="24"/>
                <w:szCs w:val="24"/>
              </w:rPr>
              <w:t xml:space="preserve"> tripod screen</w:t>
            </w:r>
          </w:p>
        </w:tc>
        <w:tc>
          <w:tcPr>
            <w:tcW w:w="1322" w:type="dxa"/>
            <w:shd w:val="clear" w:color="auto" w:fill="auto"/>
          </w:tcPr>
          <w:p w14:paraId="0AE3016C" w14:textId="77777777" w:rsidR="00B4715E" w:rsidRPr="0080319E" w:rsidRDefault="00B4715E" w:rsidP="0080319E">
            <w:pPr>
              <w:spacing w:before="0" w:after="0" w:line="240" w:lineRule="auto"/>
              <w:rPr>
                <w:rFonts w:ascii="Times New Roman" w:eastAsia="SimSun" w:hAnsi="Times New Roman" w:cs="Times New Roman"/>
              </w:rPr>
            </w:pPr>
          </w:p>
        </w:tc>
      </w:tr>
    </w:tbl>
    <w:p w14:paraId="202E062C" w14:textId="77777777" w:rsidR="00B4715E" w:rsidRDefault="00B4715E" w:rsidP="00B4715E">
      <w:pPr>
        <w:spacing w:before="0" w:after="0" w:line="240" w:lineRule="auto"/>
        <w:divId w:val="2116439976"/>
      </w:pPr>
    </w:p>
    <w:p w14:paraId="20AF8A65" w14:textId="77777777" w:rsidR="00B4715E" w:rsidRDefault="00B4715E" w:rsidP="00B4715E">
      <w:pPr>
        <w:spacing w:before="0" w:after="0" w:line="240" w:lineRule="auto"/>
        <w:divId w:val="2116439976"/>
      </w:pPr>
    </w:p>
    <w:p w14:paraId="095D1851" w14:textId="77777777" w:rsidR="00B4715E" w:rsidRDefault="00B4715E" w:rsidP="00B4715E">
      <w:pPr>
        <w:spacing w:before="0" w:after="0" w:line="240" w:lineRule="auto"/>
        <w:divId w:val="211643997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1E1F98BC" w14:textId="77777777" w:rsidTr="0080319E">
        <w:trPr>
          <w:divId w:val="2116439976"/>
        </w:trPr>
        <w:tc>
          <w:tcPr>
            <w:tcW w:w="9016" w:type="dxa"/>
            <w:gridSpan w:val="2"/>
            <w:shd w:val="clear" w:color="auto" w:fill="auto"/>
          </w:tcPr>
          <w:p w14:paraId="537A83D0"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lastRenderedPageBreak/>
              <w:t xml:space="preserve">Video conferencing Mobile </w:t>
            </w:r>
            <w:proofErr w:type="gramStart"/>
            <w:r w:rsidRPr="0080319E">
              <w:rPr>
                <w:rFonts w:eastAsia="SimSun"/>
                <w:b/>
                <w:sz w:val="24"/>
                <w:szCs w:val="24"/>
              </w:rPr>
              <w:t>Cart</w:t>
            </w:r>
            <w:r w:rsidRPr="0080319E">
              <w:rPr>
                <w:rFonts w:eastAsia="SimSun"/>
                <w:b/>
                <w:bCs/>
                <w:sz w:val="24"/>
                <w:szCs w:val="24"/>
                <w:lang w:val="en-SG"/>
              </w:rPr>
              <w:t xml:space="preserve">  (</w:t>
            </w:r>
            <w:proofErr w:type="gramEnd"/>
            <w:r w:rsidRPr="0080319E">
              <w:rPr>
                <w:rFonts w:eastAsia="SimSun"/>
                <w:b/>
                <w:bCs/>
                <w:sz w:val="24"/>
                <w:szCs w:val="24"/>
                <w:lang w:val="en-SG"/>
              </w:rPr>
              <w:t xml:space="preserve">MVC) ($250 per day or part thereof)  </w:t>
            </w:r>
          </w:p>
        </w:tc>
      </w:tr>
      <w:tr w:rsidR="0080319E" w:rsidRPr="005B293D" w14:paraId="3A4567AD" w14:textId="77777777" w:rsidTr="0080319E">
        <w:trPr>
          <w:divId w:val="2116439976"/>
        </w:trPr>
        <w:tc>
          <w:tcPr>
            <w:tcW w:w="7694" w:type="dxa"/>
            <w:shd w:val="clear" w:color="auto" w:fill="auto"/>
          </w:tcPr>
          <w:p w14:paraId="3D33136D" w14:textId="77777777" w:rsidR="00B4715E" w:rsidRPr="0080319E" w:rsidRDefault="00B4715E" w:rsidP="006172E9">
            <w:pPr>
              <w:pStyle w:val="ListParagraph"/>
              <w:numPr>
                <w:ilvl w:val="0"/>
                <w:numId w:val="122"/>
              </w:numPr>
              <w:ind w:left="426" w:firstLine="0"/>
              <w:contextualSpacing/>
              <w:rPr>
                <w:rFonts w:eastAsia="SimSun"/>
                <w:sz w:val="24"/>
                <w:szCs w:val="24"/>
              </w:rPr>
            </w:pPr>
            <w:r w:rsidRPr="0080319E">
              <w:rPr>
                <w:rFonts w:eastAsia="SimSun"/>
                <w:sz w:val="24"/>
                <w:szCs w:val="24"/>
              </w:rPr>
              <w:t>Single 34” Multimedia Display</w:t>
            </w:r>
          </w:p>
        </w:tc>
        <w:tc>
          <w:tcPr>
            <w:tcW w:w="1322" w:type="dxa"/>
            <w:shd w:val="clear" w:color="auto" w:fill="auto"/>
          </w:tcPr>
          <w:p w14:paraId="6B7D201A"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00CDA0A1" w14:textId="77777777" w:rsidTr="0080319E">
        <w:trPr>
          <w:divId w:val="2116439976"/>
        </w:trPr>
        <w:tc>
          <w:tcPr>
            <w:tcW w:w="7694" w:type="dxa"/>
            <w:shd w:val="clear" w:color="auto" w:fill="auto"/>
          </w:tcPr>
          <w:p w14:paraId="13A736C9" w14:textId="77777777" w:rsidR="00B4715E" w:rsidRPr="0080319E" w:rsidRDefault="00B4715E" w:rsidP="006172E9">
            <w:pPr>
              <w:pStyle w:val="ListParagraph"/>
              <w:numPr>
                <w:ilvl w:val="0"/>
                <w:numId w:val="122"/>
              </w:numPr>
              <w:ind w:left="426" w:firstLine="0"/>
              <w:contextualSpacing/>
              <w:rPr>
                <w:rFonts w:eastAsia="SimSun"/>
                <w:sz w:val="24"/>
                <w:szCs w:val="24"/>
              </w:rPr>
            </w:pPr>
            <w:r w:rsidRPr="0080319E">
              <w:rPr>
                <w:rFonts w:eastAsia="SimSun"/>
                <w:sz w:val="24"/>
                <w:szCs w:val="24"/>
              </w:rPr>
              <w:t>Polycom videoconferencing system</w:t>
            </w:r>
          </w:p>
        </w:tc>
        <w:tc>
          <w:tcPr>
            <w:tcW w:w="1322" w:type="dxa"/>
            <w:shd w:val="clear" w:color="auto" w:fill="auto"/>
          </w:tcPr>
          <w:p w14:paraId="10ED75D2"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rPr>
              <w:tab/>
            </w:r>
          </w:p>
        </w:tc>
      </w:tr>
      <w:tr w:rsidR="0080319E" w:rsidRPr="005B293D" w14:paraId="418AE47A" w14:textId="77777777" w:rsidTr="0080319E">
        <w:trPr>
          <w:divId w:val="2116439976"/>
        </w:trPr>
        <w:tc>
          <w:tcPr>
            <w:tcW w:w="9016" w:type="dxa"/>
            <w:gridSpan w:val="2"/>
            <w:shd w:val="clear" w:color="auto" w:fill="auto"/>
          </w:tcPr>
          <w:p w14:paraId="6B9801D3"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r>
      <w:tr w:rsidR="0080319E" w:rsidRPr="005B293D" w14:paraId="4BC89CAB" w14:textId="77777777" w:rsidTr="0080319E">
        <w:trPr>
          <w:divId w:val="2116439976"/>
        </w:trPr>
        <w:tc>
          <w:tcPr>
            <w:tcW w:w="7694" w:type="dxa"/>
            <w:shd w:val="clear" w:color="auto" w:fill="auto"/>
          </w:tcPr>
          <w:p w14:paraId="086C0633" w14:textId="77777777" w:rsidR="00B4715E" w:rsidRPr="0080319E" w:rsidRDefault="00B4715E" w:rsidP="006172E9">
            <w:pPr>
              <w:pStyle w:val="ListParagraph"/>
              <w:numPr>
                <w:ilvl w:val="0"/>
                <w:numId w:val="120"/>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33678E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06EE2F1" w14:textId="77777777" w:rsidTr="0080319E">
        <w:trPr>
          <w:divId w:val="2116439976"/>
        </w:trPr>
        <w:tc>
          <w:tcPr>
            <w:tcW w:w="7694" w:type="dxa"/>
            <w:shd w:val="clear" w:color="auto" w:fill="auto"/>
          </w:tcPr>
          <w:p w14:paraId="6A2F1DCA"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Portable visualiser (</w:t>
            </w:r>
            <w:proofErr w:type="spellStart"/>
            <w:r w:rsidRPr="0080319E">
              <w:rPr>
                <w:rFonts w:eastAsia="SimSun"/>
                <w:sz w:val="24"/>
                <w:szCs w:val="24"/>
                <w:lang w:val="en-SG"/>
              </w:rPr>
              <w:t>AVerMedia</w:t>
            </w:r>
            <w:proofErr w:type="spellEnd"/>
            <w:r w:rsidRPr="0080319E">
              <w:rPr>
                <w:rFonts w:eastAsia="SimSun"/>
                <w:sz w:val="24"/>
                <w:szCs w:val="24"/>
                <w:lang w:val="en-SG"/>
              </w:rPr>
              <w:t xml:space="preserve">) </w:t>
            </w:r>
            <w:r w:rsidRPr="0080319E">
              <w:rPr>
                <w:rFonts w:eastAsia="SimSun"/>
                <w:b/>
                <w:bCs/>
                <w:sz w:val="24"/>
                <w:szCs w:val="24"/>
                <w:lang w:val="en-SG"/>
              </w:rPr>
              <w:t xml:space="preserve"> </w:t>
            </w:r>
          </w:p>
        </w:tc>
        <w:tc>
          <w:tcPr>
            <w:tcW w:w="1322" w:type="dxa"/>
            <w:shd w:val="clear" w:color="auto" w:fill="auto"/>
          </w:tcPr>
          <w:p w14:paraId="2C96CE23"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A8C44F2" w14:textId="77777777" w:rsidTr="0080319E">
        <w:trPr>
          <w:divId w:val="2116439976"/>
        </w:trPr>
        <w:tc>
          <w:tcPr>
            <w:tcW w:w="7694" w:type="dxa"/>
            <w:shd w:val="clear" w:color="auto" w:fill="auto"/>
          </w:tcPr>
          <w:p w14:paraId="2905034E"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405C9350" w14:textId="77777777" w:rsidR="00B4715E" w:rsidRPr="0080319E" w:rsidRDefault="00B4715E" w:rsidP="0080319E">
            <w:pPr>
              <w:spacing w:before="0" w:after="0" w:line="240" w:lineRule="auto"/>
              <w:rPr>
                <w:rFonts w:ascii="Times New Roman" w:eastAsia="SimSun" w:hAnsi="Times New Roman" w:cs="Times New Roman"/>
              </w:rPr>
            </w:pPr>
          </w:p>
        </w:tc>
      </w:tr>
    </w:tbl>
    <w:p w14:paraId="323DCC6F" w14:textId="77777777" w:rsidR="00B4715E" w:rsidRPr="005B293D" w:rsidRDefault="00B4715E" w:rsidP="00B4715E">
      <w:pPr>
        <w:spacing w:before="0" w:after="0" w:line="240" w:lineRule="auto"/>
        <w:divId w:val="2116439976"/>
        <w:rPr>
          <w:rFonts w:ascii="Times New Roman" w:hAnsi="Times New Roman" w:cs="Times New Roman"/>
        </w:rPr>
      </w:pPr>
    </w:p>
    <w:p w14:paraId="07D893F9"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Available only as add-ons to facilities in (a)1, (a)2, (b)1, (b)2 or (b)3  </w:t>
      </w:r>
    </w:p>
    <w:p w14:paraId="1AB15C2D"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2129DDFA" w14:textId="77777777" w:rsidR="00B4715E" w:rsidRPr="005B293D" w:rsidRDefault="00B4715E" w:rsidP="00B4715E">
      <w:pPr>
        <w:spacing w:before="0" w:after="0" w:line="240" w:lineRule="auto"/>
        <w:divId w:val="2116439976"/>
        <w:rPr>
          <w:rFonts w:ascii="Times New Roman" w:hAnsi="Times New Roman" w:cs="Times New Roman"/>
        </w:rPr>
      </w:pPr>
    </w:p>
    <w:p w14:paraId="5E357910" w14:textId="77777777"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pay all prescribed fees and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44725253" w14:textId="77777777" w:rsidR="00B4715E" w:rsidRPr="005B293D" w:rsidRDefault="00B4715E" w:rsidP="00B4715E">
      <w:pPr>
        <w:spacing w:before="0" w:after="0" w:line="240" w:lineRule="auto"/>
        <w:jc w:val="both"/>
        <w:divId w:val="2116439976"/>
        <w:rPr>
          <w:rFonts w:ascii="Times New Roman" w:hAnsi="Times New Roman" w:cs="Times New Roman"/>
        </w:rPr>
      </w:pPr>
    </w:p>
    <w:p w14:paraId="70CD0920" w14:textId="77777777" w:rsidR="00B4715E" w:rsidRPr="005B293D" w:rsidRDefault="00B4715E" w:rsidP="00B4715E">
      <w:pPr>
        <w:spacing w:before="0" w:after="0" w:line="240" w:lineRule="auto"/>
        <w:jc w:val="both"/>
        <w:divId w:val="2116439976"/>
        <w:rPr>
          <w:rFonts w:ascii="Times New Roman" w:hAnsi="Times New Roman" w:cs="Times New Roman"/>
        </w:rPr>
      </w:pPr>
    </w:p>
    <w:p w14:paraId="04E3FBB4" w14:textId="77777777" w:rsidR="00B4715E" w:rsidRPr="005B293D" w:rsidRDefault="00B4715E" w:rsidP="00B4715E">
      <w:pPr>
        <w:spacing w:before="0" w:after="0" w:line="240" w:lineRule="auto"/>
        <w:jc w:val="both"/>
        <w:divId w:val="2116439976"/>
        <w:rPr>
          <w:rFonts w:ascii="Times New Roman" w:hAnsi="Times New Roman" w:cs="Times New Roman"/>
        </w:rPr>
      </w:pPr>
    </w:p>
    <w:p w14:paraId="393BCB3C" w14:textId="77777777" w:rsidR="00B4715E" w:rsidRPr="005B293D" w:rsidRDefault="00B4715E" w:rsidP="00B4715E">
      <w:pPr>
        <w:spacing w:before="0" w:after="0" w:line="240" w:lineRule="auto"/>
        <w:jc w:val="both"/>
        <w:divId w:val="2116439976"/>
        <w:rPr>
          <w:rFonts w:ascii="Times New Roman" w:hAnsi="Times New Roman" w:cs="Times New Roman"/>
        </w:rPr>
      </w:pPr>
    </w:p>
    <w:p w14:paraId="45F08208" w14:textId="77777777" w:rsidR="00B4715E" w:rsidRPr="005B293D" w:rsidRDefault="00B4715E" w:rsidP="00B4715E">
      <w:pPr>
        <w:spacing w:before="0" w:after="0" w:line="240" w:lineRule="auto"/>
        <w:jc w:val="both"/>
        <w:divId w:val="2116439976"/>
        <w:rPr>
          <w:rFonts w:ascii="Times New Roman" w:hAnsi="Times New Roman" w:cs="Times New Roman"/>
        </w:rPr>
      </w:pPr>
    </w:p>
    <w:p w14:paraId="36B94074" w14:textId="77777777" w:rsidR="00B4715E" w:rsidRPr="005B293D" w:rsidRDefault="00B4715E" w:rsidP="00B4715E">
      <w:pPr>
        <w:spacing w:before="0" w:after="0" w:line="240" w:lineRule="auto"/>
        <w:jc w:val="both"/>
        <w:divId w:val="2116439976"/>
        <w:rPr>
          <w:rFonts w:ascii="Times New Roman" w:hAnsi="Times New Roman" w:cs="Times New Roman"/>
        </w:rPr>
      </w:pPr>
    </w:p>
    <w:p w14:paraId="7BEA69EB"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6AEE5D05"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5573845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99" w:name="form17_A"/>
      <w:bookmarkStart w:id="200" w:name="form17_B"/>
      <w:bookmarkStart w:id="201" w:name="_Hlt454157110"/>
      <w:bookmarkEnd w:id="199"/>
      <w:bookmarkEnd w:id="200"/>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6340561A" w14:textId="77777777" w:rsidTr="00267633">
        <w:trPr>
          <w:divId w:val="2116439976"/>
        </w:trPr>
        <w:tc>
          <w:tcPr>
            <w:tcW w:w="2825" w:type="dxa"/>
          </w:tcPr>
          <w:p w14:paraId="4BAA1E9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58640D7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202" w:name="form18"/>
            <w:bookmarkStart w:id="203" w:name="_Toc66445375"/>
            <w:bookmarkStart w:id="204" w:name="_Toc81709932"/>
            <w:bookmarkStart w:id="205" w:name="_Toc81710657"/>
            <w:bookmarkStart w:id="206" w:name="_Toc81717563"/>
            <w:bookmarkStart w:id="207" w:name="_Toc122854443"/>
            <w:bookmarkStart w:id="208" w:name="_Toc122854823"/>
            <w:bookmarkStart w:id="209" w:name="_Toc243995901"/>
            <w:bookmarkEnd w:id="202"/>
            <w:r w:rsidRPr="00267633">
              <w:rPr>
                <w:rFonts w:ascii="Times New Roman" w:hAnsi="Times New Roman"/>
                <w:bCs/>
                <w:iCs/>
                <w:spacing w:val="-3"/>
                <w:szCs w:val="28"/>
                <w:lang w:val="en-GB" w:eastAsia="zh-CN"/>
              </w:rPr>
              <w:t xml:space="preserve">FORM </w:t>
            </w:r>
            <w:bookmarkEnd w:id="203"/>
            <w:bookmarkEnd w:id="204"/>
            <w:bookmarkEnd w:id="205"/>
            <w:bookmarkEnd w:id="206"/>
            <w:bookmarkEnd w:id="207"/>
            <w:bookmarkEnd w:id="208"/>
            <w:bookmarkEnd w:id="209"/>
            <w:r w:rsidRPr="00267633">
              <w:rPr>
                <w:rFonts w:ascii="Times New Roman" w:hAnsi="Times New Roman"/>
                <w:bCs/>
                <w:iCs/>
                <w:spacing w:val="-3"/>
                <w:szCs w:val="28"/>
                <w:lang w:val="en-GB" w:eastAsia="zh-CN"/>
              </w:rPr>
              <w:t>267</w:t>
            </w:r>
          </w:p>
        </w:tc>
        <w:tc>
          <w:tcPr>
            <w:tcW w:w="2826" w:type="dxa"/>
          </w:tcPr>
          <w:p w14:paraId="1164CE05"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201"/>
    <w:p w14:paraId="36341DCE"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8683311"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210" w:name="_Toc66445376"/>
      <w:bookmarkStart w:id="211" w:name="_Toc81709933"/>
      <w:bookmarkStart w:id="212" w:name="_Toc81710658"/>
      <w:bookmarkStart w:id="213" w:name="_Toc81717564"/>
      <w:bookmarkStart w:id="214" w:name="_Toc122854444"/>
      <w:bookmarkStart w:id="215" w:name="_Toc122854824"/>
      <w:bookmarkStart w:id="216" w:name="_Toc243995902"/>
      <w:r w:rsidRPr="00267633">
        <w:rPr>
          <w:rFonts w:ascii="Times New Roman" w:hAnsi="Times New Roman"/>
          <w:b/>
          <w:bCs/>
          <w:iCs/>
          <w:spacing w:val="-3"/>
          <w:szCs w:val="28"/>
          <w:lang w:val="en-GB" w:eastAsia="zh-CN"/>
        </w:rPr>
        <w:t>SPECIMEN GOVERNMENT MEDICAL CERTIFICATE</w:t>
      </w:r>
      <w:bookmarkEnd w:id="210"/>
      <w:bookmarkEnd w:id="211"/>
      <w:bookmarkEnd w:id="212"/>
      <w:bookmarkEnd w:id="213"/>
      <w:bookmarkEnd w:id="214"/>
      <w:bookmarkEnd w:id="215"/>
      <w:bookmarkEnd w:id="216"/>
    </w:p>
    <w:p w14:paraId="207BD4BE"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499D2E07"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2DFB947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019F0F7E" w14:textId="77777777" w:rsidTr="00267633">
        <w:trPr>
          <w:divId w:val="2116439976"/>
        </w:trPr>
        <w:tc>
          <w:tcPr>
            <w:tcW w:w="886" w:type="dxa"/>
            <w:tcBorders>
              <w:top w:val="single" w:sz="6" w:space="0" w:color="auto"/>
              <w:left w:val="single" w:sz="6" w:space="0" w:color="auto"/>
            </w:tcBorders>
          </w:tcPr>
          <w:p w14:paraId="277A7AF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0CCD76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D70A4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15513B9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6867FFB9"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78CA3D5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9E7CE" w14:textId="77777777" w:rsidTr="00267633">
        <w:trPr>
          <w:divId w:val="2116439976"/>
        </w:trPr>
        <w:tc>
          <w:tcPr>
            <w:tcW w:w="886" w:type="dxa"/>
            <w:tcBorders>
              <w:left w:val="single" w:sz="6" w:space="0" w:color="auto"/>
            </w:tcBorders>
          </w:tcPr>
          <w:p w14:paraId="4E21F7C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082AED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71E152A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6C2C447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794AFF1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EE2163" w14:textId="77777777" w:rsidTr="00267633">
        <w:trPr>
          <w:divId w:val="2116439976"/>
        </w:trPr>
        <w:tc>
          <w:tcPr>
            <w:tcW w:w="886" w:type="dxa"/>
            <w:tcBorders>
              <w:left w:val="single" w:sz="6" w:space="0" w:color="auto"/>
            </w:tcBorders>
          </w:tcPr>
          <w:p w14:paraId="5BAEB5C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58819639"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7E6CE23E"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3230670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0319609" w14:textId="77777777" w:rsidTr="00267633">
        <w:trPr>
          <w:divId w:val="2116439976"/>
        </w:trPr>
        <w:tc>
          <w:tcPr>
            <w:tcW w:w="886" w:type="dxa"/>
            <w:tcBorders>
              <w:left w:val="single" w:sz="6" w:space="0" w:color="auto"/>
            </w:tcBorders>
          </w:tcPr>
          <w:p w14:paraId="1B83874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FE90D4D"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4AB015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77F8540" w14:textId="77777777" w:rsidTr="00267633">
        <w:trPr>
          <w:divId w:val="2116439976"/>
        </w:trPr>
        <w:tc>
          <w:tcPr>
            <w:tcW w:w="886" w:type="dxa"/>
            <w:tcBorders>
              <w:left w:val="single" w:sz="6" w:space="0" w:color="auto"/>
            </w:tcBorders>
          </w:tcPr>
          <w:p w14:paraId="6955C90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1B0D479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67803AF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3D6381D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D7889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436DB1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C5FBDB2" w14:textId="77777777" w:rsidTr="00267633">
        <w:trPr>
          <w:divId w:val="2116439976"/>
        </w:trPr>
        <w:tc>
          <w:tcPr>
            <w:tcW w:w="886" w:type="dxa"/>
            <w:tcBorders>
              <w:left w:val="single" w:sz="6" w:space="0" w:color="auto"/>
            </w:tcBorders>
          </w:tcPr>
          <w:p w14:paraId="0227D32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4CDD208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5A363B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6D82834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42F34CE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0ADA1B8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1EEA191" w14:textId="77777777" w:rsidTr="00267633">
        <w:trPr>
          <w:divId w:val="2116439976"/>
        </w:trPr>
        <w:tc>
          <w:tcPr>
            <w:tcW w:w="886" w:type="dxa"/>
            <w:tcBorders>
              <w:left w:val="single" w:sz="6" w:space="0" w:color="auto"/>
            </w:tcBorders>
          </w:tcPr>
          <w:p w14:paraId="2FFD4ED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3C5C38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74EBDC53"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17704FC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4AB0F6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6579E63" w14:textId="77777777" w:rsidTr="00267633">
        <w:trPr>
          <w:divId w:val="2116439976"/>
        </w:trPr>
        <w:tc>
          <w:tcPr>
            <w:tcW w:w="886" w:type="dxa"/>
            <w:tcBorders>
              <w:left w:val="single" w:sz="6" w:space="0" w:color="auto"/>
            </w:tcBorders>
          </w:tcPr>
          <w:p w14:paraId="3AB8E93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62D74C34"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78934F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0F3965B1" w14:textId="77777777" w:rsidTr="00267633">
        <w:trPr>
          <w:divId w:val="2116439976"/>
        </w:trPr>
        <w:tc>
          <w:tcPr>
            <w:tcW w:w="886" w:type="dxa"/>
            <w:tcBorders>
              <w:left w:val="single" w:sz="6" w:space="0" w:color="auto"/>
            </w:tcBorders>
          </w:tcPr>
          <w:p w14:paraId="2A64177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5CE48EA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4741DB3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4837D1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0362800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74D52CA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311F0CC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1B23D752" w14:textId="77777777" w:rsidTr="00267633">
        <w:trPr>
          <w:divId w:val="2116439976"/>
        </w:trPr>
        <w:tc>
          <w:tcPr>
            <w:tcW w:w="886" w:type="dxa"/>
            <w:tcBorders>
              <w:left w:val="single" w:sz="6" w:space="0" w:color="auto"/>
            </w:tcBorders>
          </w:tcPr>
          <w:p w14:paraId="27FEEA6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7973469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5668BCA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0B1AB8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033BE6E" w14:textId="77777777" w:rsidTr="00267633">
        <w:trPr>
          <w:divId w:val="2116439976"/>
        </w:trPr>
        <w:tc>
          <w:tcPr>
            <w:tcW w:w="886" w:type="dxa"/>
            <w:tcBorders>
              <w:left w:val="single" w:sz="6" w:space="0" w:color="auto"/>
            </w:tcBorders>
          </w:tcPr>
          <w:p w14:paraId="490824B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5874E4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177E78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69D2D69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587F217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9AF9E07" w14:textId="77777777" w:rsidTr="00267633">
        <w:trPr>
          <w:divId w:val="2116439976"/>
        </w:trPr>
        <w:tc>
          <w:tcPr>
            <w:tcW w:w="886" w:type="dxa"/>
            <w:tcBorders>
              <w:left w:val="single" w:sz="6" w:space="0" w:color="auto"/>
            </w:tcBorders>
          </w:tcPr>
          <w:p w14:paraId="7C1D408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09414839"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87C69C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47F2E48A"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C365587"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5B7BFC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3E8905C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7D47870" w14:textId="77777777" w:rsidTr="00267633">
        <w:trPr>
          <w:divId w:val="2116439976"/>
        </w:trPr>
        <w:tc>
          <w:tcPr>
            <w:tcW w:w="886" w:type="dxa"/>
            <w:tcBorders>
              <w:left w:val="single" w:sz="6" w:space="0" w:color="auto"/>
            </w:tcBorders>
          </w:tcPr>
          <w:p w14:paraId="514E3A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411D7C92"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2340C64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07037873"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2B308169"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7EE1645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4A5FEAFB" w14:textId="77777777" w:rsidTr="00267633">
        <w:trPr>
          <w:divId w:val="2116439976"/>
        </w:trPr>
        <w:tc>
          <w:tcPr>
            <w:tcW w:w="886" w:type="dxa"/>
            <w:tcBorders>
              <w:left w:val="single" w:sz="6" w:space="0" w:color="auto"/>
              <w:bottom w:val="single" w:sz="6" w:space="0" w:color="auto"/>
            </w:tcBorders>
          </w:tcPr>
          <w:p w14:paraId="1D1D38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04FF22DB"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4AE8EF5E"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6533D1BF"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10027C1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5CC66A7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42F005F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0D20C1CD"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3CB7816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6EB51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8FB3B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FEE1BD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AFE9E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ACAC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25A72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E7D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7A1B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36C123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403C23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3D8F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7558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988CC4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012588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ADBE40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0C6B8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A0106B"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51A282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51F449B" w14:textId="77777777" w:rsidTr="00267633">
        <w:trPr>
          <w:divId w:val="2116439976"/>
          <w:jc w:val="center"/>
        </w:trPr>
        <w:tc>
          <w:tcPr>
            <w:tcW w:w="3080" w:type="dxa"/>
          </w:tcPr>
          <w:p w14:paraId="62681598"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4E1149A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14:paraId="08425E1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B97E25F"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r w:rsidRPr="00267633">
        <w:rPr>
          <w:rFonts w:ascii="Times New Roman" w:hAnsi="Times New Roman"/>
          <w:bCs/>
          <w:iCs/>
          <w:sz w:val="22"/>
          <w:szCs w:val="22"/>
          <w:lang w:val="en-GB" w:eastAsia="zh-CN"/>
        </w:rPr>
        <w:t>Para 168</w:t>
      </w:r>
    </w:p>
    <w:p w14:paraId="1CD43E4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RE-FIXING OF HEARING DATE</w:t>
      </w:r>
    </w:p>
    <w:p w14:paraId="15666651" w14:textId="77777777" w:rsidR="00267633" w:rsidRPr="00267633" w:rsidRDefault="00267633" w:rsidP="00267633">
      <w:pPr>
        <w:spacing w:before="0" w:after="0" w:line="480" w:lineRule="auto"/>
        <w:jc w:val="center"/>
        <w:divId w:val="2116439976"/>
        <w:rPr>
          <w:rFonts w:ascii="Times New Roman" w:hAnsi="Times New Roman" w:cs="Times New Roman"/>
          <w:b/>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5"/>
        <w:gridCol w:w="1391"/>
        <w:gridCol w:w="588"/>
        <w:gridCol w:w="2003"/>
        <w:gridCol w:w="1989"/>
      </w:tblGrid>
      <w:tr w:rsidR="00267633" w:rsidRPr="00267633" w14:paraId="23B8C313" w14:textId="77777777" w:rsidTr="00267633">
        <w:trPr>
          <w:divId w:val="2116439976"/>
        </w:trPr>
        <w:tc>
          <w:tcPr>
            <w:tcW w:w="8516" w:type="dxa"/>
            <w:gridSpan w:val="5"/>
          </w:tcPr>
          <w:p w14:paraId="146FE534"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Case No: D/OS* No. ___________________________</w:t>
            </w:r>
          </w:p>
        </w:tc>
      </w:tr>
      <w:tr w:rsidR="00267633" w:rsidRPr="00267633" w14:paraId="5FD92634" w14:textId="77777777" w:rsidTr="00267633">
        <w:trPr>
          <w:divId w:val="2116439976"/>
        </w:trPr>
        <w:tc>
          <w:tcPr>
            <w:tcW w:w="2545" w:type="dxa"/>
          </w:tcPr>
          <w:p w14:paraId="022078D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Type of Hearing</w:t>
            </w:r>
          </w:p>
          <w:p w14:paraId="32C76CED"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(please tick)</w:t>
            </w:r>
          </w:p>
        </w:tc>
        <w:tc>
          <w:tcPr>
            <w:tcW w:w="5971" w:type="dxa"/>
            <w:gridSpan w:val="4"/>
          </w:tcPr>
          <w:p w14:paraId="27AA7DC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Contested divorce       (   ) Uncontested divorce</w:t>
            </w:r>
          </w:p>
          <w:p w14:paraId="52A7A57D"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Ancillary matters        (   ) Recording of consent orders</w:t>
            </w:r>
          </w:p>
          <w:p w14:paraId="04848BB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OS Hearing                 (   ) SUM Hearing</w:t>
            </w:r>
          </w:p>
          <w:p w14:paraId="6BF0ED7B"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Status Conference       (   ) Case conference</w:t>
            </w:r>
          </w:p>
          <w:p w14:paraId="14D3672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Registrar’s Appeal / Taxation / Further Arguments*</w:t>
            </w:r>
          </w:p>
          <w:p w14:paraId="0D28B9CE"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Others (</w:t>
            </w:r>
            <w:r w:rsidRPr="00267633">
              <w:rPr>
                <w:rFonts w:ascii="Times New Roman" w:hAnsi="Times New Roman" w:cs="Times New Roman"/>
                <w:i/>
                <w:sz w:val="20"/>
                <w:szCs w:val="20"/>
                <w:lang w:val="en-US" w:eastAsia="zh-CN"/>
              </w:rPr>
              <w:t>please specify</w:t>
            </w:r>
            <w:r w:rsidRPr="00267633">
              <w:rPr>
                <w:rFonts w:ascii="Times New Roman" w:hAnsi="Times New Roman" w:cs="Times New Roman"/>
                <w:sz w:val="20"/>
                <w:szCs w:val="20"/>
                <w:lang w:val="en-US" w:eastAsia="zh-CN"/>
              </w:rPr>
              <w:t>) _________________________________</w:t>
            </w:r>
          </w:p>
          <w:p w14:paraId="6E6CD2A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r w:rsidR="00267633" w:rsidRPr="00267633" w14:paraId="7479A99E" w14:textId="77777777" w:rsidTr="00267633">
        <w:trPr>
          <w:divId w:val="2116439976"/>
        </w:trPr>
        <w:tc>
          <w:tcPr>
            <w:tcW w:w="2545" w:type="dxa"/>
          </w:tcPr>
          <w:p w14:paraId="289B9041"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Date / Time of Hearing</w:t>
            </w:r>
          </w:p>
        </w:tc>
        <w:tc>
          <w:tcPr>
            <w:tcW w:w="5971" w:type="dxa"/>
            <w:gridSpan w:val="4"/>
          </w:tcPr>
          <w:p w14:paraId="72F9CEA6" w14:textId="77777777" w:rsidR="00267633" w:rsidRPr="00267633" w:rsidRDefault="00267633" w:rsidP="00267633">
            <w:pPr>
              <w:spacing w:before="0" w:after="0" w:line="240" w:lineRule="auto"/>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(To indicate if it is a special date)</w:t>
            </w:r>
          </w:p>
        </w:tc>
      </w:tr>
      <w:tr w:rsidR="00267633" w:rsidRPr="00267633" w14:paraId="42D48DB2" w14:textId="77777777" w:rsidTr="00267633">
        <w:trPr>
          <w:divId w:val="2116439976"/>
        </w:trPr>
        <w:tc>
          <w:tcPr>
            <w:tcW w:w="8516" w:type="dxa"/>
            <w:gridSpan w:val="5"/>
          </w:tcPr>
          <w:p w14:paraId="7A6D0137"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A. </w:t>
            </w:r>
            <w:proofErr w:type="gramStart"/>
            <w:r w:rsidRPr="00267633">
              <w:rPr>
                <w:rFonts w:ascii="Times New Roman" w:hAnsi="Times New Roman" w:cs="Times New Roman"/>
                <w:b/>
                <w:sz w:val="20"/>
                <w:szCs w:val="20"/>
                <w:lang w:val="en-US" w:eastAsia="zh-CN"/>
              </w:rPr>
              <w:t>Particulars of</w:t>
            </w:r>
            <w:proofErr w:type="gramEnd"/>
            <w:r w:rsidRPr="00267633">
              <w:rPr>
                <w:rFonts w:ascii="Times New Roman" w:hAnsi="Times New Roman" w:cs="Times New Roman"/>
                <w:b/>
                <w:sz w:val="20"/>
                <w:szCs w:val="20"/>
                <w:lang w:val="en-US" w:eastAsia="zh-CN"/>
              </w:rPr>
              <w:t xml:space="preserve"> party making the request</w:t>
            </w:r>
          </w:p>
        </w:tc>
      </w:tr>
      <w:tr w:rsidR="00267633" w:rsidRPr="00267633" w14:paraId="75EC010F" w14:textId="77777777" w:rsidTr="00267633">
        <w:trPr>
          <w:divId w:val="2116439976"/>
        </w:trPr>
        <w:tc>
          <w:tcPr>
            <w:tcW w:w="2545" w:type="dxa"/>
          </w:tcPr>
          <w:p w14:paraId="6F4CC31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Name of solicitor </w:t>
            </w:r>
          </w:p>
        </w:tc>
        <w:tc>
          <w:tcPr>
            <w:tcW w:w="5971" w:type="dxa"/>
            <w:gridSpan w:val="4"/>
          </w:tcPr>
          <w:p w14:paraId="6EE5835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36C8712F" w14:textId="77777777" w:rsidTr="00267633">
        <w:trPr>
          <w:divId w:val="2116439976"/>
        </w:trPr>
        <w:tc>
          <w:tcPr>
            <w:tcW w:w="2545" w:type="dxa"/>
          </w:tcPr>
          <w:p w14:paraId="79F18AA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law firm</w:t>
            </w:r>
          </w:p>
        </w:tc>
        <w:tc>
          <w:tcPr>
            <w:tcW w:w="5971" w:type="dxa"/>
            <w:gridSpan w:val="4"/>
          </w:tcPr>
          <w:p w14:paraId="4261A374"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6162759F" w14:textId="77777777" w:rsidTr="00267633">
        <w:trPr>
          <w:divId w:val="2116439976"/>
        </w:trPr>
        <w:tc>
          <w:tcPr>
            <w:tcW w:w="2545" w:type="dxa"/>
          </w:tcPr>
          <w:p w14:paraId="42AADBF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No.</w:t>
            </w:r>
          </w:p>
        </w:tc>
        <w:tc>
          <w:tcPr>
            <w:tcW w:w="1979" w:type="dxa"/>
            <w:gridSpan w:val="2"/>
          </w:tcPr>
          <w:p w14:paraId="2FC5359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c>
          <w:tcPr>
            <w:tcW w:w="2003" w:type="dxa"/>
          </w:tcPr>
          <w:p w14:paraId="3BA50DA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Fax No. </w:t>
            </w:r>
          </w:p>
        </w:tc>
        <w:tc>
          <w:tcPr>
            <w:tcW w:w="1989" w:type="dxa"/>
          </w:tcPr>
          <w:p w14:paraId="4608F9C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5AE4DAD7" w14:textId="77777777" w:rsidTr="00267633">
        <w:trPr>
          <w:divId w:val="2116439976"/>
        </w:trPr>
        <w:tc>
          <w:tcPr>
            <w:tcW w:w="8516" w:type="dxa"/>
            <w:gridSpan w:val="5"/>
          </w:tcPr>
          <w:p w14:paraId="19472F0E"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B. </w:t>
            </w:r>
            <w:proofErr w:type="gramStart"/>
            <w:r w:rsidRPr="00267633">
              <w:rPr>
                <w:rFonts w:ascii="Times New Roman" w:hAnsi="Times New Roman" w:cs="Times New Roman"/>
                <w:b/>
                <w:sz w:val="20"/>
                <w:szCs w:val="20"/>
                <w:lang w:val="en-US" w:eastAsia="zh-CN"/>
              </w:rPr>
              <w:t>Particulars of</w:t>
            </w:r>
            <w:proofErr w:type="gramEnd"/>
            <w:r w:rsidRPr="00267633">
              <w:rPr>
                <w:rFonts w:ascii="Times New Roman" w:hAnsi="Times New Roman" w:cs="Times New Roman"/>
                <w:b/>
                <w:sz w:val="20"/>
                <w:szCs w:val="20"/>
                <w:lang w:val="en-US" w:eastAsia="zh-CN"/>
              </w:rPr>
              <w:t xml:space="preserve"> the other parties</w:t>
            </w:r>
          </w:p>
        </w:tc>
      </w:tr>
      <w:tr w:rsidR="00267633" w:rsidRPr="00267633" w14:paraId="1F365CA4" w14:textId="77777777" w:rsidTr="00267633">
        <w:trPr>
          <w:divId w:val="2116439976"/>
        </w:trPr>
        <w:tc>
          <w:tcPr>
            <w:tcW w:w="2545" w:type="dxa"/>
          </w:tcPr>
          <w:p w14:paraId="18AC512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solicitor</w:t>
            </w:r>
          </w:p>
        </w:tc>
        <w:tc>
          <w:tcPr>
            <w:tcW w:w="5971" w:type="dxa"/>
            <w:gridSpan w:val="4"/>
          </w:tcPr>
          <w:p w14:paraId="25B155D4"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1D869394" w14:textId="77777777" w:rsidTr="00267633">
        <w:trPr>
          <w:divId w:val="2116439976"/>
        </w:trPr>
        <w:tc>
          <w:tcPr>
            <w:tcW w:w="2545" w:type="dxa"/>
          </w:tcPr>
          <w:p w14:paraId="038CC30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law firm</w:t>
            </w:r>
          </w:p>
        </w:tc>
        <w:tc>
          <w:tcPr>
            <w:tcW w:w="5971" w:type="dxa"/>
            <w:gridSpan w:val="4"/>
          </w:tcPr>
          <w:p w14:paraId="4A223636"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48C71053" w14:textId="77777777" w:rsidTr="00267633">
        <w:trPr>
          <w:divId w:val="2116439976"/>
        </w:trPr>
        <w:tc>
          <w:tcPr>
            <w:tcW w:w="2545" w:type="dxa"/>
          </w:tcPr>
          <w:p w14:paraId="4ED8661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No.</w:t>
            </w:r>
          </w:p>
        </w:tc>
        <w:tc>
          <w:tcPr>
            <w:tcW w:w="1979" w:type="dxa"/>
            <w:gridSpan w:val="2"/>
          </w:tcPr>
          <w:p w14:paraId="5ED050B9"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c>
          <w:tcPr>
            <w:tcW w:w="2003" w:type="dxa"/>
          </w:tcPr>
          <w:p w14:paraId="78B5AC0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No.</w:t>
            </w:r>
          </w:p>
        </w:tc>
        <w:tc>
          <w:tcPr>
            <w:tcW w:w="1989" w:type="dxa"/>
          </w:tcPr>
          <w:p w14:paraId="6C95C582"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40ACE76D" w14:textId="77777777" w:rsidTr="00267633">
        <w:trPr>
          <w:divId w:val="2116439976"/>
        </w:trPr>
        <w:tc>
          <w:tcPr>
            <w:tcW w:w="8516" w:type="dxa"/>
            <w:gridSpan w:val="5"/>
          </w:tcPr>
          <w:p w14:paraId="17CA22FC" w14:textId="77777777" w:rsidR="00267633" w:rsidRPr="00267633" w:rsidRDefault="00267633" w:rsidP="00267633">
            <w:pPr>
              <w:spacing w:before="0" w:after="0" w:line="240" w:lineRule="auto"/>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C. Reason for Request </w:t>
            </w:r>
          </w:p>
        </w:tc>
      </w:tr>
      <w:tr w:rsidR="00267633" w:rsidRPr="00267633" w14:paraId="118DC5E5" w14:textId="77777777" w:rsidTr="00267633">
        <w:trPr>
          <w:divId w:val="2116439976"/>
        </w:trPr>
        <w:tc>
          <w:tcPr>
            <w:tcW w:w="8516" w:type="dxa"/>
            <w:gridSpan w:val="5"/>
          </w:tcPr>
          <w:p w14:paraId="44371E2F" w14:textId="77777777" w:rsidR="00267633" w:rsidRPr="00267633" w:rsidRDefault="00267633" w:rsidP="00267633">
            <w:pPr>
              <w:spacing w:before="0" w:after="0" w:line="240" w:lineRule="auto"/>
              <w:jc w:val="both"/>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(Please state (with documentary evidence if relevant) why an adjournment is warranted.  If the reason is a conflict of court dates, please explain how this situation arose and when and how dates for the relevant hearings were given The case number, nature of hearing, date and time of hearing and the relevant Court are also to be stated.    All supporting documents are to be submitted.)</w:t>
            </w:r>
          </w:p>
        </w:tc>
      </w:tr>
      <w:tr w:rsidR="00267633" w:rsidRPr="00267633" w14:paraId="671FE9ED" w14:textId="77777777" w:rsidTr="00267633">
        <w:trPr>
          <w:divId w:val="2116439976"/>
          <w:trHeight w:val="1445"/>
        </w:trPr>
        <w:tc>
          <w:tcPr>
            <w:tcW w:w="8516" w:type="dxa"/>
            <w:gridSpan w:val="5"/>
          </w:tcPr>
          <w:p w14:paraId="06EDAD59" w14:textId="77777777" w:rsidR="00267633" w:rsidRPr="00267633" w:rsidRDefault="00267633" w:rsidP="00267633">
            <w:pPr>
              <w:spacing w:before="0" w:after="0" w:line="240" w:lineRule="auto"/>
              <w:rPr>
                <w:rFonts w:ascii="Times New Roman" w:hAnsi="Times New Roman" w:cs="Times New Roman"/>
                <w:i/>
                <w:sz w:val="20"/>
                <w:szCs w:val="20"/>
                <w:lang w:val="en-US" w:eastAsia="zh-CN"/>
              </w:rPr>
            </w:pPr>
          </w:p>
        </w:tc>
      </w:tr>
      <w:tr w:rsidR="00267633" w:rsidRPr="00267633" w14:paraId="44ADAEC0" w14:textId="77777777" w:rsidTr="00267633">
        <w:trPr>
          <w:divId w:val="2116439976"/>
        </w:trPr>
        <w:tc>
          <w:tcPr>
            <w:tcW w:w="3936" w:type="dxa"/>
            <w:gridSpan w:val="2"/>
          </w:tcPr>
          <w:p w14:paraId="4E5E0496"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D. Has the other party been informed?</w:t>
            </w:r>
          </w:p>
          <w:p w14:paraId="07E2C005" w14:textId="77777777" w:rsidR="00267633" w:rsidRPr="00267633" w:rsidRDefault="00267633" w:rsidP="00267633">
            <w:pPr>
              <w:spacing w:before="0" w:after="0" w:line="240" w:lineRule="auto"/>
              <w:ind w:left="567" w:right="-108" w:hanging="567"/>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 </w:t>
            </w:r>
            <w:r w:rsidRPr="00267633">
              <w:rPr>
                <w:rFonts w:ascii="Times New Roman" w:hAnsi="Times New Roman" w:cs="Times New Roman"/>
                <w:sz w:val="20"/>
                <w:szCs w:val="20"/>
                <w:lang w:val="en-US" w:eastAsia="zh-CN"/>
              </w:rPr>
              <w:t xml:space="preserve"> </w:t>
            </w: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Yes                 (     ) No </w:t>
            </w:r>
          </w:p>
        </w:tc>
        <w:tc>
          <w:tcPr>
            <w:tcW w:w="4580" w:type="dxa"/>
            <w:gridSpan w:val="3"/>
          </w:tcPr>
          <w:p w14:paraId="20ED24E8" w14:textId="77777777" w:rsidR="00267633" w:rsidRPr="00267633" w:rsidRDefault="00267633" w:rsidP="00267633">
            <w:pPr>
              <w:spacing w:before="0" w:after="0" w:line="240" w:lineRule="auto"/>
              <w:ind w:left="317" w:hanging="317"/>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w:t>
            </w:r>
            <w:r w:rsidRPr="00267633">
              <w:rPr>
                <w:rFonts w:ascii="Times New Roman" w:hAnsi="Times New Roman" w:cs="Times New Roman"/>
                <w:b/>
                <w:sz w:val="20"/>
                <w:szCs w:val="20"/>
                <w:lang w:val="en-US" w:eastAsia="zh-CN"/>
              </w:rPr>
              <w:t xml:space="preserve">E. Has the other party consented to this Request?          </w:t>
            </w:r>
            <w:r w:rsidRPr="00267633">
              <w:rPr>
                <w:rFonts w:ascii="Times New Roman" w:hAnsi="Times New Roman" w:cs="Times New Roman"/>
                <w:sz w:val="20"/>
                <w:szCs w:val="20"/>
                <w:lang w:val="en-US" w:eastAsia="zh-CN"/>
              </w:rPr>
              <w:t xml:space="preserve">    </w:t>
            </w: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Yes                        (     ) No</w:t>
            </w:r>
          </w:p>
        </w:tc>
      </w:tr>
      <w:tr w:rsidR="00267633" w:rsidRPr="00267633" w14:paraId="13048D05" w14:textId="77777777" w:rsidTr="00267633">
        <w:trPr>
          <w:divId w:val="2116439976"/>
        </w:trPr>
        <w:tc>
          <w:tcPr>
            <w:tcW w:w="8516" w:type="dxa"/>
            <w:gridSpan w:val="5"/>
          </w:tcPr>
          <w:p w14:paraId="5615C6C1"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1C76AD2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0FDCD51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25E75767"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_________________________</w:t>
            </w:r>
          </w:p>
          <w:p w14:paraId="3710DCE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Name and Signature of </w:t>
            </w:r>
          </w:p>
          <w:p w14:paraId="1CF7D65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lawyer making request</w:t>
            </w:r>
          </w:p>
          <w:p w14:paraId="6AE5F568"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r w:rsidR="00267633" w:rsidRPr="00267633" w14:paraId="6F5BE104" w14:textId="77777777" w:rsidTr="00267633">
        <w:trPr>
          <w:divId w:val="2116439976"/>
        </w:trPr>
        <w:tc>
          <w:tcPr>
            <w:tcW w:w="8516" w:type="dxa"/>
            <w:gridSpan w:val="5"/>
          </w:tcPr>
          <w:p w14:paraId="30A2C49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FOR OFFICIAL USE ONLY</w:t>
            </w:r>
          </w:p>
        </w:tc>
      </w:tr>
      <w:tr w:rsidR="00267633" w:rsidRPr="00267633" w14:paraId="5EC480FE" w14:textId="77777777" w:rsidTr="00267633">
        <w:trPr>
          <w:divId w:val="2116439976"/>
          <w:trHeight w:val="572"/>
        </w:trPr>
        <w:tc>
          <w:tcPr>
            <w:tcW w:w="8516" w:type="dxa"/>
            <w:gridSpan w:val="5"/>
          </w:tcPr>
          <w:p w14:paraId="32D4375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Request is approved: </w:t>
            </w:r>
            <w:proofErr w:type="gramStart"/>
            <w:r w:rsidRPr="00267633">
              <w:rPr>
                <w:rFonts w:ascii="Times New Roman" w:hAnsi="Times New Roman" w:cs="Times New Roman"/>
                <w:sz w:val="20"/>
                <w:szCs w:val="20"/>
                <w:lang w:val="en-US" w:eastAsia="zh-CN"/>
              </w:rPr>
              <w:t>Yes  /</w:t>
            </w:r>
            <w:proofErr w:type="gramEnd"/>
            <w:r w:rsidRPr="00267633">
              <w:rPr>
                <w:rFonts w:ascii="Times New Roman" w:hAnsi="Times New Roman" w:cs="Times New Roman"/>
                <w:sz w:val="20"/>
                <w:szCs w:val="20"/>
                <w:lang w:val="en-US" w:eastAsia="zh-CN"/>
              </w:rPr>
              <w:t xml:space="preserve">  No  /   Further information required *</w:t>
            </w:r>
          </w:p>
          <w:p w14:paraId="125BB2D7"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62E8985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1029A20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________________________                                    ____________________________</w:t>
            </w:r>
          </w:p>
          <w:p w14:paraId="28394DD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Date                                                                             District Judge / Assistant Registrar</w:t>
            </w:r>
          </w:p>
          <w:p w14:paraId="396B270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bl>
    <w:p w14:paraId="3395877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0" w:type="auto"/>
        <w:tblLook w:val="0000" w:firstRow="0" w:lastRow="0" w:firstColumn="0" w:lastColumn="0" w:noHBand="0" w:noVBand="0"/>
      </w:tblPr>
      <w:tblGrid>
        <w:gridCol w:w="2600"/>
        <w:gridCol w:w="2600"/>
        <w:gridCol w:w="2600"/>
      </w:tblGrid>
      <w:tr w:rsidR="00267633" w:rsidRPr="00267633" w14:paraId="0B6B6406" w14:textId="77777777" w:rsidTr="00267633">
        <w:trPr>
          <w:divId w:val="2116439976"/>
        </w:trPr>
        <w:tc>
          <w:tcPr>
            <w:tcW w:w="2600" w:type="dxa"/>
          </w:tcPr>
          <w:p w14:paraId="0A7B7984"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3DF16BC9"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217" w:name="form19"/>
            <w:bookmarkStart w:id="218" w:name="_Toc66445377"/>
            <w:bookmarkStart w:id="219" w:name="_Toc81709934"/>
            <w:bookmarkStart w:id="220" w:name="_Toc81710659"/>
            <w:bookmarkStart w:id="221" w:name="_Toc81717565"/>
            <w:bookmarkStart w:id="222" w:name="_Toc122854445"/>
            <w:bookmarkStart w:id="223" w:name="_Toc122854825"/>
            <w:bookmarkStart w:id="224" w:name="_Toc243995903"/>
            <w:bookmarkEnd w:id="217"/>
            <w:r w:rsidRPr="00267633">
              <w:rPr>
                <w:rFonts w:ascii="Times New Roman" w:hAnsi="Times New Roman"/>
                <w:bCs/>
                <w:iCs/>
                <w:spacing w:val="-3"/>
                <w:szCs w:val="28"/>
                <w:lang w:val="en-GB" w:eastAsia="zh-CN"/>
              </w:rPr>
              <w:t xml:space="preserve">FORM </w:t>
            </w:r>
            <w:bookmarkEnd w:id="218"/>
            <w:bookmarkEnd w:id="219"/>
            <w:bookmarkEnd w:id="220"/>
            <w:bookmarkEnd w:id="221"/>
            <w:bookmarkEnd w:id="222"/>
            <w:bookmarkEnd w:id="223"/>
            <w:bookmarkEnd w:id="224"/>
            <w:r w:rsidRPr="00267633">
              <w:rPr>
                <w:rFonts w:ascii="Times New Roman" w:hAnsi="Times New Roman"/>
                <w:bCs/>
                <w:iCs/>
                <w:spacing w:val="-3"/>
                <w:szCs w:val="28"/>
                <w:lang w:val="en-GB" w:eastAsia="zh-CN"/>
              </w:rPr>
              <w:t>269</w:t>
            </w:r>
          </w:p>
        </w:tc>
        <w:tc>
          <w:tcPr>
            <w:tcW w:w="2600" w:type="dxa"/>
          </w:tcPr>
          <w:p w14:paraId="71C0C5A6"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31E8F141"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507C117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sectPr w:rsidR="00267633" w:rsidRPr="00267633" w:rsidSect="00850BD7">
      <w:headerReference w:type="default" r:id="rId28"/>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A76E62" w14:textId="77777777" w:rsidR="006172E9" w:rsidRDefault="006172E9" w:rsidP="00F22AA5">
      <w:pPr>
        <w:spacing w:before="0" w:after="0" w:line="240" w:lineRule="auto"/>
      </w:pPr>
      <w:r>
        <w:separator/>
      </w:r>
    </w:p>
  </w:endnote>
  <w:endnote w:type="continuationSeparator" w:id="0">
    <w:p w14:paraId="56B60B09" w14:textId="77777777" w:rsidR="006172E9" w:rsidRDefault="006172E9"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E261E" w14:textId="77777777" w:rsidR="000D3C6D" w:rsidRDefault="000D3C6D">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1B894D1A" w14:textId="77777777" w:rsidR="000D3C6D" w:rsidRDefault="000D3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72828" w14:textId="77777777" w:rsidR="000D3C6D" w:rsidRPr="00E3509F" w:rsidRDefault="000D3C6D"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ECE67" w14:textId="77777777" w:rsidR="000D3C6D" w:rsidRPr="0036267D" w:rsidRDefault="000D3C6D"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77D5D" w14:textId="77777777" w:rsidR="000D3C6D" w:rsidRPr="0036267D" w:rsidRDefault="000D3C6D"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82AD" w14:textId="77777777" w:rsidR="000D3C6D" w:rsidRDefault="000D3C6D">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F825D" w14:textId="77777777" w:rsidR="000D3C6D" w:rsidRDefault="000D3C6D">
    <w:pPr>
      <w:pStyle w:val="Footer"/>
      <w:jc w:val="center"/>
    </w:pPr>
  </w:p>
  <w:p w14:paraId="03191649" w14:textId="77777777" w:rsidR="000D3C6D" w:rsidRDefault="000D3C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C775E" w14:textId="77777777" w:rsidR="000D3C6D" w:rsidRDefault="000D3C6D">
    <w:pPr>
      <w:pStyle w:val="Footer"/>
      <w:framePr w:wrap="around" w:vAnchor="text" w:hAnchor="margin" w:xAlign="center" w:y="1"/>
      <w:rPr>
        <w:rStyle w:val="PageNumber"/>
      </w:rPr>
    </w:pPr>
  </w:p>
  <w:p w14:paraId="491C4A28" w14:textId="77777777" w:rsidR="000D3C6D" w:rsidRDefault="000D3C6D">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108E8" w14:textId="77777777" w:rsidR="000D3C6D" w:rsidRDefault="000D3C6D">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97BF5" w14:textId="77777777" w:rsidR="000D3C6D" w:rsidRDefault="000D3C6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402A20" w14:textId="77777777" w:rsidR="006172E9" w:rsidRDefault="006172E9" w:rsidP="00F22AA5">
      <w:pPr>
        <w:spacing w:before="0" w:after="0" w:line="240" w:lineRule="auto"/>
      </w:pPr>
      <w:r>
        <w:separator/>
      </w:r>
    </w:p>
  </w:footnote>
  <w:footnote w:type="continuationSeparator" w:id="0">
    <w:p w14:paraId="26D318A1" w14:textId="77777777" w:rsidR="006172E9" w:rsidRDefault="006172E9" w:rsidP="00F22AA5">
      <w:pPr>
        <w:spacing w:before="0" w:after="0" w:line="240" w:lineRule="auto"/>
      </w:pPr>
      <w:r>
        <w:continuationSeparator/>
      </w:r>
    </w:p>
  </w:footnote>
  <w:footnote w:id="1">
    <w:p w14:paraId="7A97978A" w14:textId="77777777" w:rsidR="000D3C6D" w:rsidRDefault="000D3C6D" w:rsidP="000D3C6D">
      <w:pPr>
        <w:pStyle w:val="FootnoteText"/>
        <w:rPr>
          <w:rFonts w:ascii="Times New Roman" w:hAnsi="Times New Roman"/>
          <w:sz w:val="18"/>
          <w:szCs w:val="18"/>
          <w:lang w:val="en-US"/>
        </w:rPr>
      </w:pPr>
      <w:r w:rsidRPr="000D3C6D">
        <w:rPr>
          <w:rStyle w:val="FootnoteReference"/>
          <w:rFonts w:ascii="Times New Roman" w:hAnsi="Times New Roman"/>
        </w:rPr>
        <w:t>*</w:t>
      </w:r>
      <w:r w:rsidRPr="000D3C6D">
        <w:rPr>
          <w:rFonts w:ascii="Times New Roman" w:hAnsi="Times New Roman"/>
          <w:sz w:val="18"/>
          <w:szCs w:val="18"/>
        </w:rPr>
        <w:t xml:space="preserve"> </w:t>
      </w:r>
      <w:r w:rsidRPr="000D3C6D">
        <w:rPr>
          <w:rFonts w:ascii="Times New Roman" w:hAnsi="Times New Roman"/>
          <w:sz w:val="18"/>
          <w:szCs w:val="18"/>
          <w:lang w:val="en-US"/>
        </w:rPr>
        <w:t>Check one only.</w:t>
      </w:r>
    </w:p>
  </w:footnote>
  <w:footnote w:id="2">
    <w:p w14:paraId="15895160" w14:textId="77777777" w:rsidR="000D3C6D" w:rsidRPr="00B63C8D" w:rsidRDefault="000D3C6D"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w:t>
      </w:r>
      <w:r w:rsidRPr="008D4B91">
        <w:rPr>
          <w:rFonts w:ascii="Times New Roman" w:hAnsi="Times New Roman"/>
          <w:sz w:val="22"/>
          <w:szCs w:val="22"/>
        </w:rPr>
        <w:t>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500393FC" w14:textId="77777777" w:rsidR="000D3C6D" w:rsidRPr="00F776C4" w:rsidRDefault="000D3C6D"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w:t>
      </w:r>
      <w:r w:rsidRPr="00F776C4">
        <w:rPr>
          <w:rFonts w:ascii="Times New Roman" w:hAnsi="Times New Roman"/>
        </w:rPr>
        <w:t xml:space="preserve">This would include rental income </w:t>
      </w:r>
      <w:r>
        <w:rPr>
          <w:rFonts w:ascii="Times New Roman" w:hAnsi="Times New Roman"/>
        </w:rPr>
        <w:t xml:space="preserve">from any immovable property owned by you. </w:t>
      </w:r>
    </w:p>
  </w:footnote>
  <w:footnote w:id="4">
    <w:p w14:paraId="345108A8" w14:textId="77777777" w:rsidR="000D3C6D" w:rsidRPr="0025080F" w:rsidRDefault="000D3C6D"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23C5F444" w14:textId="77777777" w:rsidR="000D3C6D" w:rsidRPr="005272EC" w:rsidRDefault="000D3C6D"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7C38A95E" w14:textId="77777777" w:rsidR="000D3C6D" w:rsidRDefault="000D3C6D" w:rsidP="00267633">
      <w:pPr>
        <w:pStyle w:val="FootnoteText"/>
      </w:pPr>
    </w:p>
  </w:footnote>
  <w:footnote w:id="6">
    <w:p w14:paraId="24C68518" w14:textId="77777777" w:rsidR="000D3C6D" w:rsidRPr="00F82317" w:rsidRDefault="000D3C6D"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4D26B796" w14:textId="77777777" w:rsidR="00B22AB7" w:rsidRDefault="00B22AB7" w:rsidP="00B22AB7">
      <w:pPr>
        <w:pStyle w:val="FootnoteText"/>
        <w:rPr>
          <w:rFonts w:ascii="Times New Roman" w:hAnsi="Times New Roman"/>
        </w:rPr>
      </w:pPr>
      <w:r w:rsidRPr="00B22AB7">
        <w:rPr>
          <w:rStyle w:val="FootnoteReference"/>
          <w:rFonts w:ascii="Times New Roman" w:hAnsi="Times New Roman"/>
        </w:rPr>
        <w:footnoteRef/>
      </w:r>
      <w:r w:rsidRPr="00B22AB7">
        <w:rPr>
          <w:rFonts w:ascii="Times New Roman" w:hAnsi="Times New Roman"/>
        </w:rPr>
        <w:t xml:space="preserve"> </w:t>
      </w:r>
      <w:r w:rsidRPr="00B22AB7">
        <w:rPr>
          <w:rFonts w:ascii="Times New Roman" w:hAnsi="Times New Roman"/>
        </w:rPr>
        <w:t xml:space="preserve">Section 72 of the Women’s Charter does not apply to the variation or rescission of a maintenance order made in nullity, divorce, judicial separation or originating summons proceedings.  </w:t>
      </w:r>
    </w:p>
  </w:footnote>
  <w:footnote w:id="8">
    <w:p w14:paraId="6EECACA1" w14:textId="77777777" w:rsidR="000D3C6D" w:rsidRPr="00703056" w:rsidRDefault="000D3C6D" w:rsidP="00267633">
      <w:pPr>
        <w:pStyle w:val="FootnoteText"/>
        <w:jc w:val="both"/>
        <w:rPr>
          <w:rFonts w:cs="Arial"/>
          <w:lang w:val="en-US"/>
        </w:rPr>
      </w:pPr>
      <w:r>
        <w:rPr>
          <w:rStyle w:val="FootnoteReference"/>
        </w:rPr>
        <w:t xml:space="preserve">* </w:t>
      </w:r>
      <w:r>
        <w:t>Delete as applicable.</w:t>
      </w:r>
    </w:p>
  </w:footnote>
  <w:footnote w:id="9">
    <w:p w14:paraId="08A77E33" w14:textId="77777777" w:rsidR="000D3C6D" w:rsidRDefault="000D3C6D" w:rsidP="00267633">
      <w:pPr>
        <w:pStyle w:val="FootnoteText"/>
        <w:rPr>
          <w:rFonts w:ascii="Times New Roman" w:hAnsi="Times New Roman"/>
        </w:rPr>
      </w:pPr>
      <w:r>
        <w:rPr>
          <w:rStyle w:val="FootnoteReference"/>
        </w:rPr>
        <w:t>1</w:t>
      </w:r>
      <w:r>
        <w:rPr>
          <w:rFonts w:ascii="Times New Roman" w:hAnsi="Times New Roman"/>
        </w:rPr>
        <w:tab/>
      </w:r>
      <w:r>
        <w:rPr>
          <w:rFonts w:ascii="Times New Roman" w:hAnsi="Times New Roman"/>
        </w:rPr>
        <w:t>This notice is not a substitute for the endorsement of a penal notice.</w:t>
      </w:r>
    </w:p>
  </w:footnote>
  <w:footnote w:id="10">
    <w:p w14:paraId="1CA1189C" w14:textId="77777777" w:rsidR="000D3C6D" w:rsidRDefault="000D3C6D"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w:t>
      </w:r>
      <w:r>
        <w:rPr>
          <w:rFonts w:ascii="Times New Roman" w:hAnsi="Times New Roman"/>
          <w:sz w:val="16"/>
        </w:rPr>
        <w:t>This notice is not a substitute for the indorsement of a penal notice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28447" w14:textId="77777777" w:rsidR="000D3C6D" w:rsidRDefault="000D3C6D"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025114E6" wp14:editId="7B9B72A0">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2F6DCC1" w14:textId="77777777" w:rsidR="000D3C6D" w:rsidRDefault="000D3C6D">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14E6"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" o:allowincell="f" filled="f" stroked="f" strokeweight="0">
              <v:textbox inset="0,0,0,0">
                <w:txbxContent>
                  <w:p w14:paraId="62F6DCC1" w14:textId="77777777" w:rsidR="000D3C6D" w:rsidRDefault="000D3C6D">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04E1C" w14:textId="77777777" w:rsidR="000D3C6D" w:rsidRDefault="000D3C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15E6F" w14:textId="77777777" w:rsidR="000D3C6D" w:rsidRDefault="000D3C6D">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A0388" w14:textId="77777777" w:rsidR="000D3C6D" w:rsidRDefault="000D3C6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7E0FD" w14:textId="77777777" w:rsidR="000D3C6D" w:rsidRDefault="000D3C6D">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18EDE" w14:textId="77777777" w:rsidR="000D3C6D" w:rsidRDefault="000D3C6D">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77C01" w14:textId="77777777" w:rsidR="000D3C6D" w:rsidRPr="00D86B46" w:rsidRDefault="000D3C6D"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0471BD6"/>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5"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16" w15:restartNumberingAfterBreak="0">
    <w:nsid w:val="142C1ED0"/>
    <w:multiLevelType w:val="hybridMultilevel"/>
    <w:tmpl w:val="B6FC66D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7"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0"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25"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00931E4"/>
    <w:multiLevelType w:val="hybridMultilevel"/>
    <w:tmpl w:val="0F963A36"/>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8"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1"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23616CCF"/>
    <w:multiLevelType w:val="hybridMultilevel"/>
    <w:tmpl w:val="9AC88E5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34"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35" w15:restartNumberingAfterBreak="0">
    <w:nsid w:val="284519F6"/>
    <w:multiLevelType w:val="hybridMultilevel"/>
    <w:tmpl w:val="2A8A5A2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6"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1"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43"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45"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47"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1"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2"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54"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56" w15:restartNumberingAfterBreak="0">
    <w:nsid w:val="377E1B8F"/>
    <w:multiLevelType w:val="hybridMultilevel"/>
    <w:tmpl w:val="CBA4E474"/>
    <w:lvl w:ilvl="0" w:tplc="C194FB00">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57"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1"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3"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64"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8"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69"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45E53528"/>
    <w:multiLevelType w:val="hybridMultilevel"/>
    <w:tmpl w:val="A5543910"/>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2"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73"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15:restartNumberingAfterBreak="0">
    <w:nsid w:val="46F43C9D"/>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5"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77"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9"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0"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1"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4"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5"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88"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7870CF3"/>
    <w:multiLevelType w:val="hybridMultilevel"/>
    <w:tmpl w:val="4A6C943C"/>
    <w:lvl w:ilvl="0" w:tplc="87D4310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93" w15:restartNumberingAfterBreak="0">
    <w:nsid w:val="5A897042"/>
    <w:multiLevelType w:val="hybridMultilevel"/>
    <w:tmpl w:val="AAF861F4"/>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4"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6"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7"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98"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99"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00"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02"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05"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6"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08"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0"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2"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6521417"/>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14"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5" w15:restartNumberingAfterBreak="0">
    <w:nsid w:val="674C2DDA"/>
    <w:multiLevelType w:val="hybridMultilevel"/>
    <w:tmpl w:val="487AC68A"/>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6"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7"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8"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20"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21"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23"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24"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26"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7"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28"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9"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30"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2"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3"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4"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5"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6"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7"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8"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9"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1"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2"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3"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5"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6"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48"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9"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0"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51"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4"/>
  </w:num>
  <w:num w:numId="2">
    <w:abstractNumId w:val="102"/>
  </w:num>
  <w:num w:numId="3">
    <w:abstractNumId w:val="139"/>
  </w:num>
  <w:num w:numId="4">
    <w:abstractNumId w:val="66"/>
  </w:num>
  <w:num w:numId="5">
    <w:abstractNumId w:val="94"/>
  </w:num>
  <w:num w:numId="6">
    <w:abstractNumId w:val="130"/>
  </w:num>
  <w:num w:numId="7">
    <w:abstractNumId w:val="98"/>
  </w:num>
  <w:num w:numId="8">
    <w:abstractNumId w:val="82"/>
  </w:num>
  <w:num w:numId="9">
    <w:abstractNumId w:val="65"/>
  </w:num>
  <w:num w:numId="10">
    <w:abstractNumId w:val="50"/>
  </w:num>
  <w:num w:numId="11">
    <w:abstractNumId w:val="134"/>
  </w:num>
  <w:num w:numId="12">
    <w:abstractNumId w:val="64"/>
  </w:num>
  <w:num w:numId="13">
    <w:abstractNumId w:val="88"/>
  </w:num>
  <w:num w:numId="14">
    <w:abstractNumId w:val="125"/>
  </w:num>
  <w:num w:numId="15">
    <w:abstractNumId w:val="107"/>
  </w:num>
  <w:num w:numId="16">
    <w:abstractNumId w:val="124"/>
  </w:num>
  <w:num w:numId="17">
    <w:abstractNumId w:val="23"/>
  </w:num>
  <w:num w:numId="18">
    <w:abstractNumId w:val="47"/>
  </w:num>
  <w:num w:numId="19">
    <w:abstractNumId w:val="41"/>
  </w:num>
  <w:num w:numId="20">
    <w:abstractNumId w:val="106"/>
  </w:num>
  <w:num w:numId="21">
    <w:abstractNumId w:val="6"/>
  </w:num>
  <w:num w:numId="22">
    <w:abstractNumId w:val="147"/>
  </w:num>
  <w:num w:numId="23">
    <w:abstractNumId w:val="61"/>
  </w:num>
  <w:num w:numId="24">
    <w:abstractNumId w:val="7"/>
  </w:num>
  <w:num w:numId="25">
    <w:abstractNumId w:val="143"/>
  </w:num>
  <w:num w:numId="26">
    <w:abstractNumId w:val="108"/>
  </w:num>
  <w:num w:numId="27">
    <w:abstractNumId w:val="58"/>
  </w:num>
  <w:num w:numId="28">
    <w:abstractNumId w:val="59"/>
  </w:num>
  <w:num w:numId="29">
    <w:abstractNumId w:val="112"/>
  </w:num>
  <w:num w:numId="30">
    <w:abstractNumId w:val="34"/>
  </w:num>
  <w:num w:numId="31">
    <w:abstractNumId w:val="63"/>
  </w:num>
  <w:num w:numId="32">
    <w:abstractNumId w:val="127"/>
  </w:num>
  <w:num w:numId="33">
    <w:abstractNumId w:val="43"/>
  </w:num>
  <w:num w:numId="34">
    <w:abstractNumId w:val="62"/>
  </w:num>
  <w:num w:numId="35">
    <w:abstractNumId w:val="100"/>
  </w:num>
  <w:num w:numId="36">
    <w:abstractNumId w:val="18"/>
  </w:num>
  <w:num w:numId="37">
    <w:abstractNumId w:val="68"/>
  </w:num>
  <w:num w:numId="38">
    <w:abstractNumId w:val="4"/>
  </w:num>
  <w:num w:numId="39">
    <w:abstractNumId w:val="33"/>
  </w:num>
  <w:num w:numId="40">
    <w:abstractNumId w:val="19"/>
  </w:num>
  <w:num w:numId="41">
    <w:abstractNumId w:val="128"/>
  </w:num>
  <w:num w:numId="42">
    <w:abstractNumId w:val="77"/>
  </w:num>
  <w:num w:numId="43">
    <w:abstractNumId w:val="15"/>
  </w:num>
  <w:num w:numId="44">
    <w:abstractNumId w:val="44"/>
  </w:num>
  <w:num w:numId="45">
    <w:abstractNumId w:val="73"/>
  </w:num>
  <w:num w:numId="46">
    <w:abstractNumId w:val="55"/>
  </w:num>
  <w:num w:numId="47">
    <w:abstractNumId w:val="99"/>
  </w:num>
  <w:num w:numId="48">
    <w:abstractNumId w:val="101"/>
  </w:num>
  <w:num w:numId="49">
    <w:abstractNumId w:val="22"/>
  </w:num>
  <w:num w:numId="50">
    <w:abstractNumId w:val="30"/>
  </w:num>
  <w:num w:numId="51">
    <w:abstractNumId w:val="17"/>
  </w:num>
  <w:num w:numId="52">
    <w:abstractNumId w:val="97"/>
  </w:num>
  <w:num w:numId="53">
    <w:abstractNumId w:val="116"/>
  </w:num>
  <w:num w:numId="54">
    <w:abstractNumId w:val="67"/>
  </w:num>
  <w:num w:numId="55">
    <w:abstractNumId w:val="109"/>
  </w:num>
  <w:num w:numId="56">
    <w:abstractNumId w:val="79"/>
  </w:num>
  <w:num w:numId="57">
    <w:abstractNumId w:val="137"/>
  </w:num>
  <w:num w:numId="58">
    <w:abstractNumId w:val="46"/>
  </w:num>
  <w:num w:numId="59">
    <w:abstractNumId w:val="72"/>
  </w:num>
  <w:num w:numId="60">
    <w:abstractNumId w:val="141"/>
  </w:num>
  <w:num w:numId="61">
    <w:abstractNumId w:val="140"/>
  </w:num>
  <w:num w:numId="62">
    <w:abstractNumId w:val="126"/>
  </w:num>
  <w:num w:numId="63">
    <w:abstractNumId w:val="49"/>
  </w:num>
  <w:num w:numId="64">
    <w:abstractNumId w:val="138"/>
  </w:num>
  <w:num w:numId="65">
    <w:abstractNumId w:val="37"/>
  </w:num>
  <w:num w:numId="66">
    <w:abstractNumId w:val="149"/>
  </w:num>
  <w:num w:numId="67">
    <w:abstractNumId w:val="117"/>
  </w:num>
  <w:num w:numId="68">
    <w:abstractNumId w:val="135"/>
  </w:num>
  <w:num w:numId="69">
    <w:abstractNumId w:val="150"/>
  </w:num>
  <w:num w:numId="70">
    <w:abstractNumId w:val="0"/>
  </w:num>
  <w:num w:numId="71">
    <w:abstractNumId w:val="69"/>
  </w:num>
  <w:num w:numId="72">
    <w:abstractNumId w:val="36"/>
  </w:num>
  <w:num w:numId="73">
    <w:abstractNumId w:val="133"/>
  </w:num>
  <w:num w:numId="74">
    <w:abstractNumId w:val="8"/>
  </w:num>
  <w:num w:numId="75">
    <w:abstractNumId w:val="142"/>
  </w:num>
  <w:num w:numId="76">
    <w:abstractNumId w:val="104"/>
  </w:num>
  <w:num w:numId="77">
    <w:abstractNumId w:val="103"/>
  </w:num>
  <w:num w:numId="78">
    <w:abstractNumId w:val="76"/>
  </w:num>
  <w:num w:numId="79">
    <w:abstractNumId w:val="60"/>
  </w:num>
  <w:num w:numId="80">
    <w:abstractNumId w:val="120"/>
  </w:num>
  <w:num w:numId="81">
    <w:abstractNumId w:val="40"/>
  </w:num>
  <w:num w:numId="82">
    <w:abstractNumId w:val="29"/>
  </w:num>
  <w:num w:numId="83">
    <w:abstractNumId w:val="12"/>
  </w:num>
  <w:num w:numId="84">
    <w:abstractNumId w:val="75"/>
  </w:num>
  <w:num w:numId="85">
    <w:abstractNumId w:val="81"/>
  </w:num>
  <w:num w:numId="86">
    <w:abstractNumId w:val="118"/>
  </w:num>
  <w:num w:numId="87">
    <w:abstractNumId w:val="122"/>
  </w:num>
  <w:num w:numId="88">
    <w:abstractNumId w:val="3"/>
  </w:num>
  <w:num w:numId="89">
    <w:abstractNumId w:val="148"/>
  </w:num>
  <w:num w:numId="90">
    <w:abstractNumId w:val="2"/>
  </w:num>
  <w:num w:numId="91">
    <w:abstractNumId w:val="26"/>
  </w:num>
  <w:num w:numId="9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0"/>
  </w:num>
  <w:num w:numId="97">
    <w:abstractNumId w:val="28"/>
  </w:num>
  <w:num w:numId="98">
    <w:abstractNumId w:val="31"/>
  </w:num>
  <w:num w:numId="99">
    <w:abstractNumId w:val="83"/>
  </w:num>
  <w:num w:numId="100">
    <w:abstractNumId w:val="39"/>
  </w:num>
  <w:num w:numId="101">
    <w:abstractNumId w:val="92"/>
  </w:num>
  <w:num w:numId="102">
    <w:abstractNumId w:val="123"/>
  </w:num>
  <w:num w:numId="103">
    <w:abstractNumId w:val="129"/>
  </w:num>
  <w:num w:numId="104">
    <w:abstractNumId w:val="85"/>
  </w:num>
  <w:num w:numId="105">
    <w:abstractNumId w:val="20"/>
  </w:num>
  <w:num w:numId="106">
    <w:abstractNumId w:val="87"/>
  </w:num>
  <w:num w:numId="107">
    <w:abstractNumId w:val="105"/>
  </w:num>
  <w:num w:numId="108">
    <w:abstractNumId w:val="145"/>
  </w:num>
  <w:num w:numId="109">
    <w:abstractNumId w:val="136"/>
  </w:num>
  <w:num w:numId="110">
    <w:abstractNumId w:val="121"/>
  </w:num>
  <w:num w:numId="1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0"/>
  </w:num>
  <w:num w:numId="113">
    <w:abstractNumId w:val="95"/>
  </w:num>
  <w:num w:numId="114">
    <w:abstractNumId w:val="144"/>
  </w:num>
  <w:num w:numId="115">
    <w:abstractNumId w:val="70"/>
  </w:num>
  <w:num w:numId="116">
    <w:abstractNumId w:val="74"/>
  </w:num>
  <w:num w:numId="117">
    <w:abstractNumId w:val="91"/>
  </w:num>
  <w:num w:numId="118">
    <w:abstractNumId w:val="1"/>
  </w:num>
  <w:num w:numId="119">
    <w:abstractNumId w:val="56"/>
  </w:num>
  <w:num w:numId="120">
    <w:abstractNumId w:val="111"/>
  </w:num>
  <w:num w:numId="121">
    <w:abstractNumId w:val="114"/>
  </w:num>
  <w:num w:numId="122">
    <w:abstractNumId w:val="16"/>
  </w:num>
  <w:num w:numId="123">
    <w:abstractNumId w:val="53"/>
  </w:num>
  <w:num w:numId="124">
    <w:abstractNumId w:val="48"/>
  </w:num>
  <w:num w:numId="125">
    <w:abstractNumId w:val="42"/>
  </w:num>
  <w:num w:numId="126">
    <w:abstractNumId w:val="84"/>
  </w:num>
  <w:num w:numId="127">
    <w:abstractNumId w:val="11"/>
  </w:num>
  <w:num w:numId="128">
    <w:abstractNumId w:val="24"/>
  </w:num>
  <w:num w:numId="129">
    <w:abstractNumId w:val="131"/>
  </w:num>
  <w:num w:numId="130">
    <w:abstractNumId w:val="89"/>
  </w:num>
  <w:num w:numId="131">
    <w:abstractNumId w:val="10"/>
  </w:num>
  <w:num w:numId="132">
    <w:abstractNumId w:val="80"/>
  </w:num>
  <w:num w:numId="133">
    <w:abstractNumId w:val="9"/>
  </w:num>
  <w:num w:numId="134">
    <w:abstractNumId w:val="86"/>
  </w:num>
  <w:num w:numId="135">
    <w:abstractNumId w:val="57"/>
  </w:num>
  <w:num w:numId="136">
    <w:abstractNumId w:val="38"/>
  </w:num>
  <w:num w:numId="137">
    <w:abstractNumId w:val="52"/>
  </w:num>
  <w:num w:numId="138">
    <w:abstractNumId w:val="25"/>
  </w:num>
  <w:num w:numId="139">
    <w:abstractNumId w:val="28"/>
  </w:num>
  <w:num w:numId="140">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riene CHEONG (FJCOURTS)">
    <w15:presenceInfo w15:providerId="AD" w15:userId="S-1-5-21-1216582894-834684500-1334827815-89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0850"/>
    <w:rsid w:val="000D1FE3"/>
    <w:rsid w:val="000D34D7"/>
    <w:rsid w:val="000D3C6D"/>
    <w:rsid w:val="000D3DCA"/>
    <w:rsid w:val="000D6545"/>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7E"/>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576D"/>
    <w:rsid w:val="001B38F1"/>
    <w:rsid w:val="001B599E"/>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078F"/>
    <w:rsid w:val="001E0F0E"/>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8758F"/>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0028"/>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C9A"/>
    <w:rsid w:val="004C2D59"/>
    <w:rsid w:val="004C64D0"/>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1BDF"/>
    <w:rsid w:val="0053218C"/>
    <w:rsid w:val="00533224"/>
    <w:rsid w:val="0053393F"/>
    <w:rsid w:val="00536377"/>
    <w:rsid w:val="005377F3"/>
    <w:rsid w:val="005419BF"/>
    <w:rsid w:val="00542AFE"/>
    <w:rsid w:val="00542B75"/>
    <w:rsid w:val="00543308"/>
    <w:rsid w:val="00545562"/>
    <w:rsid w:val="00545841"/>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2E9"/>
    <w:rsid w:val="00617A9F"/>
    <w:rsid w:val="0062006A"/>
    <w:rsid w:val="0062025F"/>
    <w:rsid w:val="00620F60"/>
    <w:rsid w:val="00622861"/>
    <w:rsid w:val="0062394C"/>
    <w:rsid w:val="00624383"/>
    <w:rsid w:val="006243BA"/>
    <w:rsid w:val="00624A78"/>
    <w:rsid w:val="00625B2F"/>
    <w:rsid w:val="0062702D"/>
    <w:rsid w:val="00627742"/>
    <w:rsid w:val="00630598"/>
    <w:rsid w:val="0063157B"/>
    <w:rsid w:val="00631A91"/>
    <w:rsid w:val="00632015"/>
    <w:rsid w:val="00632D5B"/>
    <w:rsid w:val="00634BCD"/>
    <w:rsid w:val="00635E23"/>
    <w:rsid w:val="00637592"/>
    <w:rsid w:val="00643E12"/>
    <w:rsid w:val="006453E7"/>
    <w:rsid w:val="006456DD"/>
    <w:rsid w:val="00646563"/>
    <w:rsid w:val="00651AEE"/>
    <w:rsid w:val="00652042"/>
    <w:rsid w:val="00653B9F"/>
    <w:rsid w:val="00653FDD"/>
    <w:rsid w:val="0065768D"/>
    <w:rsid w:val="00657740"/>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6A1"/>
    <w:rsid w:val="006A3806"/>
    <w:rsid w:val="006A47CB"/>
    <w:rsid w:val="006A69CF"/>
    <w:rsid w:val="006B0CA0"/>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0BD7"/>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2A9E"/>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5C3"/>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49D2"/>
    <w:rsid w:val="009757C5"/>
    <w:rsid w:val="00977700"/>
    <w:rsid w:val="00977903"/>
    <w:rsid w:val="00980009"/>
    <w:rsid w:val="00981024"/>
    <w:rsid w:val="009816CE"/>
    <w:rsid w:val="00986FC3"/>
    <w:rsid w:val="009872D0"/>
    <w:rsid w:val="0099203D"/>
    <w:rsid w:val="0099235B"/>
    <w:rsid w:val="00992607"/>
    <w:rsid w:val="00993D2C"/>
    <w:rsid w:val="0099496D"/>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A5C"/>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5225"/>
    <w:rsid w:val="00A47D13"/>
    <w:rsid w:val="00A53BFA"/>
    <w:rsid w:val="00A5520E"/>
    <w:rsid w:val="00A55427"/>
    <w:rsid w:val="00A5569E"/>
    <w:rsid w:val="00A605D9"/>
    <w:rsid w:val="00A61848"/>
    <w:rsid w:val="00A61946"/>
    <w:rsid w:val="00A63746"/>
    <w:rsid w:val="00A65789"/>
    <w:rsid w:val="00A66195"/>
    <w:rsid w:val="00A74CA6"/>
    <w:rsid w:val="00A7602E"/>
    <w:rsid w:val="00A76CF0"/>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E27"/>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2AB7"/>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A21"/>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B6F46"/>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2720"/>
    <w:rsid w:val="00C040DD"/>
    <w:rsid w:val="00C05E20"/>
    <w:rsid w:val="00C06D45"/>
    <w:rsid w:val="00C107D1"/>
    <w:rsid w:val="00C11225"/>
    <w:rsid w:val="00C122C8"/>
    <w:rsid w:val="00C1393B"/>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158C"/>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16B86"/>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1250"/>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6B46"/>
    <w:rsid w:val="00D92737"/>
    <w:rsid w:val="00D9311D"/>
    <w:rsid w:val="00D94088"/>
    <w:rsid w:val="00D9441C"/>
    <w:rsid w:val="00D94902"/>
    <w:rsid w:val="00D95964"/>
    <w:rsid w:val="00D96EE4"/>
    <w:rsid w:val="00D97713"/>
    <w:rsid w:val="00DA0117"/>
    <w:rsid w:val="00DA01C3"/>
    <w:rsid w:val="00DA0C34"/>
    <w:rsid w:val="00DA4EDA"/>
    <w:rsid w:val="00DA5169"/>
    <w:rsid w:val="00DA60B4"/>
    <w:rsid w:val="00DA6298"/>
    <w:rsid w:val="00DA72C6"/>
    <w:rsid w:val="00DB0F56"/>
    <w:rsid w:val="00DB16AE"/>
    <w:rsid w:val="00DB4A28"/>
    <w:rsid w:val="00DB6945"/>
    <w:rsid w:val="00DC54D7"/>
    <w:rsid w:val="00DC5A5B"/>
    <w:rsid w:val="00DC63F1"/>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53AE"/>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2A0"/>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8A1"/>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52A83"/>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2"/>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2AB7"/>
    <w:rPr>
      <w:color w:val="605E5C"/>
      <w:shd w:val="clear" w:color="auto" w:fill="E1DFDD"/>
    </w:rPr>
  </w:style>
  <w:style w:type="paragraph" w:customStyle="1" w:styleId="Table-hdg">
    <w:name w:val="Table-hdg"/>
    <w:basedOn w:val="Normal"/>
    <w:rsid w:val="001B599E"/>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rsid w:val="001B599E"/>
    <w:pPr>
      <w:keepLines/>
      <w:snapToGrid w:val="0"/>
      <w:spacing w:before="120" w:after="120" w:line="240" w:lineRule="auto"/>
    </w:pPr>
    <w:rPr>
      <w:rFonts w:ascii="Times New Roman" w:hAnsi="Times New Roman" w:cs="Times New Roman"/>
      <w:szCs w:val="20"/>
      <w:lang w:val="en-GB" w:eastAsia="en-US"/>
    </w:rPr>
  </w:style>
  <w:style w:type="paragraph" w:customStyle="1" w:styleId="Table-fig">
    <w:name w:val="Table-fig"/>
    <w:basedOn w:val="Normal"/>
    <w:rsid w:val="001B599E"/>
    <w:pPr>
      <w:keepLines/>
      <w:spacing w:before="120" w:after="120" w:line="240" w:lineRule="auto"/>
      <w:ind w:right="142"/>
      <w:jc w:val="right"/>
    </w:pPr>
    <w:rPr>
      <w:rFonts w:ascii="Times New Roman" w:hAnsi="Times New Roman" w:cs="Times New Roman"/>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51858">
      <w:bodyDiv w:val="1"/>
      <w:marLeft w:val="0"/>
      <w:marRight w:val="0"/>
      <w:marTop w:val="0"/>
      <w:marBottom w:val="0"/>
      <w:divBdr>
        <w:top w:val="none" w:sz="0" w:space="0" w:color="auto"/>
        <w:left w:val="none" w:sz="0" w:space="0" w:color="auto"/>
        <w:bottom w:val="none" w:sz="0" w:space="0" w:color="auto"/>
        <w:right w:val="none" w:sz="0" w:space="0" w:color="auto"/>
      </w:divBdr>
    </w:div>
    <w:div w:id="62223601">
      <w:bodyDiv w:val="1"/>
      <w:marLeft w:val="0"/>
      <w:marRight w:val="0"/>
      <w:marTop w:val="0"/>
      <w:marBottom w:val="0"/>
      <w:divBdr>
        <w:top w:val="none" w:sz="0" w:space="0" w:color="auto"/>
        <w:left w:val="none" w:sz="0" w:space="0" w:color="auto"/>
        <w:bottom w:val="none" w:sz="0" w:space="0" w:color="auto"/>
        <w:right w:val="none" w:sz="0" w:space="0" w:color="auto"/>
      </w:divBdr>
    </w:div>
    <w:div w:id="73287461">
      <w:bodyDiv w:val="1"/>
      <w:marLeft w:val="0"/>
      <w:marRight w:val="0"/>
      <w:marTop w:val="0"/>
      <w:marBottom w:val="0"/>
      <w:divBdr>
        <w:top w:val="none" w:sz="0" w:space="0" w:color="auto"/>
        <w:left w:val="none" w:sz="0" w:space="0" w:color="auto"/>
        <w:bottom w:val="none" w:sz="0" w:space="0" w:color="auto"/>
        <w:right w:val="none" w:sz="0" w:space="0" w:color="auto"/>
      </w:divBdr>
    </w:div>
    <w:div w:id="85201408">
      <w:bodyDiv w:val="1"/>
      <w:marLeft w:val="0"/>
      <w:marRight w:val="0"/>
      <w:marTop w:val="0"/>
      <w:marBottom w:val="0"/>
      <w:divBdr>
        <w:top w:val="none" w:sz="0" w:space="0" w:color="auto"/>
        <w:left w:val="none" w:sz="0" w:space="0" w:color="auto"/>
        <w:bottom w:val="none" w:sz="0" w:space="0" w:color="auto"/>
        <w:right w:val="none" w:sz="0" w:space="0" w:color="auto"/>
      </w:divBdr>
    </w:div>
    <w:div w:id="397752499">
      <w:bodyDiv w:val="1"/>
      <w:marLeft w:val="0"/>
      <w:marRight w:val="0"/>
      <w:marTop w:val="0"/>
      <w:marBottom w:val="0"/>
      <w:divBdr>
        <w:top w:val="none" w:sz="0" w:space="0" w:color="auto"/>
        <w:left w:val="none" w:sz="0" w:space="0" w:color="auto"/>
        <w:bottom w:val="none" w:sz="0" w:space="0" w:color="auto"/>
        <w:right w:val="none" w:sz="0" w:space="0" w:color="auto"/>
      </w:divBdr>
    </w:div>
    <w:div w:id="500583517">
      <w:bodyDiv w:val="1"/>
      <w:marLeft w:val="0"/>
      <w:marRight w:val="0"/>
      <w:marTop w:val="0"/>
      <w:marBottom w:val="0"/>
      <w:divBdr>
        <w:top w:val="none" w:sz="0" w:space="0" w:color="auto"/>
        <w:left w:val="none" w:sz="0" w:space="0" w:color="auto"/>
        <w:bottom w:val="none" w:sz="0" w:space="0" w:color="auto"/>
        <w:right w:val="none" w:sz="0" w:space="0" w:color="auto"/>
      </w:divBdr>
    </w:div>
    <w:div w:id="511189202">
      <w:bodyDiv w:val="1"/>
      <w:marLeft w:val="0"/>
      <w:marRight w:val="0"/>
      <w:marTop w:val="0"/>
      <w:marBottom w:val="0"/>
      <w:divBdr>
        <w:top w:val="none" w:sz="0" w:space="0" w:color="auto"/>
        <w:left w:val="none" w:sz="0" w:space="0" w:color="auto"/>
        <w:bottom w:val="none" w:sz="0" w:space="0" w:color="auto"/>
        <w:right w:val="none" w:sz="0" w:space="0" w:color="auto"/>
      </w:divBdr>
    </w:div>
    <w:div w:id="546575847">
      <w:bodyDiv w:val="1"/>
      <w:marLeft w:val="0"/>
      <w:marRight w:val="0"/>
      <w:marTop w:val="0"/>
      <w:marBottom w:val="0"/>
      <w:divBdr>
        <w:top w:val="none" w:sz="0" w:space="0" w:color="auto"/>
        <w:left w:val="none" w:sz="0" w:space="0" w:color="auto"/>
        <w:bottom w:val="none" w:sz="0" w:space="0" w:color="auto"/>
        <w:right w:val="none" w:sz="0" w:space="0" w:color="auto"/>
      </w:divBdr>
    </w:div>
    <w:div w:id="765417618">
      <w:bodyDiv w:val="1"/>
      <w:marLeft w:val="0"/>
      <w:marRight w:val="0"/>
      <w:marTop w:val="0"/>
      <w:marBottom w:val="0"/>
      <w:divBdr>
        <w:top w:val="none" w:sz="0" w:space="0" w:color="auto"/>
        <w:left w:val="none" w:sz="0" w:space="0" w:color="auto"/>
        <w:bottom w:val="none" w:sz="0" w:space="0" w:color="auto"/>
        <w:right w:val="none" w:sz="0" w:space="0" w:color="auto"/>
      </w:divBdr>
    </w:div>
    <w:div w:id="91521177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982123638">
      <w:bodyDiv w:val="1"/>
      <w:marLeft w:val="0"/>
      <w:marRight w:val="0"/>
      <w:marTop w:val="0"/>
      <w:marBottom w:val="0"/>
      <w:divBdr>
        <w:top w:val="none" w:sz="0" w:space="0" w:color="auto"/>
        <w:left w:val="none" w:sz="0" w:space="0" w:color="auto"/>
        <w:bottom w:val="none" w:sz="0" w:space="0" w:color="auto"/>
        <w:right w:val="none" w:sz="0" w:space="0" w:color="auto"/>
      </w:divBdr>
    </w:div>
    <w:div w:id="1158962531">
      <w:bodyDiv w:val="1"/>
      <w:marLeft w:val="0"/>
      <w:marRight w:val="0"/>
      <w:marTop w:val="0"/>
      <w:marBottom w:val="0"/>
      <w:divBdr>
        <w:top w:val="none" w:sz="0" w:space="0" w:color="auto"/>
        <w:left w:val="none" w:sz="0" w:space="0" w:color="auto"/>
        <w:bottom w:val="none" w:sz="0" w:space="0" w:color="auto"/>
        <w:right w:val="none" w:sz="0" w:space="0" w:color="auto"/>
      </w:divBdr>
    </w:div>
    <w:div w:id="1243684089">
      <w:bodyDiv w:val="1"/>
      <w:marLeft w:val="0"/>
      <w:marRight w:val="0"/>
      <w:marTop w:val="0"/>
      <w:marBottom w:val="0"/>
      <w:divBdr>
        <w:top w:val="none" w:sz="0" w:space="0" w:color="auto"/>
        <w:left w:val="none" w:sz="0" w:space="0" w:color="auto"/>
        <w:bottom w:val="none" w:sz="0" w:space="0" w:color="auto"/>
        <w:right w:val="none" w:sz="0" w:space="0" w:color="auto"/>
      </w:divBdr>
    </w:div>
    <w:div w:id="1318261808">
      <w:bodyDiv w:val="1"/>
      <w:marLeft w:val="0"/>
      <w:marRight w:val="0"/>
      <w:marTop w:val="0"/>
      <w:marBottom w:val="0"/>
      <w:divBdr>
        <w:top w:val="none" w:sz="0" w:space="0" w:color="auto"/>
        <w:left w:val="none" w:sz="0" w:space="0" w:color="auto"/>
        <w:bottom w:val="none" w:sz="0" w:space="0" w:color="auto"/>
        <w:right w:val="none" w:sz="0" w:space="0" w:color="auto"/>
      </w:divBdr>
    </w:div>
    <w:div w:id="1342852782">
      <w:bodyDiv w:val="1"/>
      <w:marLeft w:val="0"/>
      <w:marRight w:val="0"/>
      <w:marTop w:val="0"/>
      <w:marBottom w:val="0"/>
      <w:divBdr>
        <w:top w:val="none" w:sz="0" w:space="0" w:color="auto"/>
        <w:left w:val="none" w:sz="0" w:space="0" w:color="auto"/>
        <w:bottom w:val="none" w:sz="0" w:space="0" w:color="auto"/>
        <w:right w:val="none" w:sz="0" w:space="0" w:color="auto"/>
      </w:divBdr>
    </w:div>
    <w:div w:id="1345791145">
      <w:bodyDiv w:val="1"/>
      <w:marLeft w:val="0"/>
      <w:marRight w:val="0"/>
      <w:marTop w:val="0"/>
      <w:marBottom w:val="0"/>
      <w:divBdr>
        <w:top w:val="none" w:sz="0" w:space="0" w:color="auto"/>
        <w:left w:val="none" w:sz="0" w:space="0" w:color="auto"/>
        <w:bottom w:val="none" w:sz="0" w:space="0" w:color="auto"/>
        <w:right w:val="none" w:sz="0" w:space="0" w:color="auto"/>
      </w:divBdr>
    </w:div>
    <w:div w:id="1372416933">
      <w:bodyDiv w:val="1"/>
      <w:marLeft w:val="0"/>
      <w:marRight w:val="0"/>
      <w:marTop w:val="0"/>
      <w:marBottom w:val="0"/>
      <w:divBdr>
        <w:top w:val="none" w:sz="0" w:space="0" w:color="auto"/>
        <w:left w:val="none" w:sz="0" w:space="0" w:color="auto"/>
        <w:bottom w:val="none" w:sz="0" w:space="0" w:color="auto"/>
        <w:right w:val="none" w:sz="0" w:space="0" w:color="auto"/>
      </w:divBdr>
    </w:div>
    <w:div w:id="1419399804">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734281054">
      <w:bodyDiv w:val="1"/>
      <w:marLeft w:val="0"/>
      <w:marRight w:val="0"/>
      <w:marTop w:val="0"/>
      <w:marBottom w:val="0"/>
      <w:divBdr>
        <w:top w:val="none" w:sz="0" w:space="0" w:color="auto"/>
        <w:left w:val="none" w:sz="0" w:space="0" w:color="auto"/>
        <w:bottom w:val="none" w:sz="0" w:space="0" w:color="auto"/>
        <w:right w:val="none" w:sz="0" w:space="0" w:color="auto"/>
      </w:divBdr>
    </w:div>
    <w:div w:id="1775587518">
      <w:bodyDiv w:val="1"/>
      <w:marLeft w:val="0"/>
      <w:marRight w:val="0"/>
      <w:marTop w:val="0"/>
      <w:marBottom w:val="0"/>
      <w:divBdr>
        <w:top w:val="none" w:sz="0" w:space="0" w:color="auto"/>
        <w:left w:val="none" w:sz="0" w:space="0" w:color="auto"/>
        <w:bottom w:val="none" w:sz="0" w:space="0" w:color="auto"/>
        <w:right w:val="none" w:sz="0" w:space="0" w:color="auto"/>
      </w:divBdr>
    </w:div>
    <w:div w:id="1829133572">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0739109">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f.gov.sg"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2.xml"/><Relationship Id="rId28" Type="http://schemas.openxmlformats.org/officeDocument/2006/relationships/header" Target="header7.xml"/><Relationship Id="rId10" Type="http://schemas.openxmlformats.org/officeDocument/2006/relationships/footer" Target="footer3.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FJCourts_MAINTPOS@fjcourts.gov.sg" TargetMode="External"/><Relationship Id="rId22" Type="http://schemas.openxmlformats.org/officeDocument/2006/relationships/footer" Target="footer9.xml"/><Relationship Id="rId27" Type="http://schemas.openxmlformats.org/officeDocument/2006/relationships/header" Target="header6.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BAFD9-433C-4C56-8D55-AAA45CED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529</Pages>
  <Words>127474</Words>
  <Characters>726607</Characters>
  <Application>Microsoft Office Word</Application>
  <DocSecurity>0</DocSecurity>
  <Lines>6055</Lines>
  <Paragraphs>1704</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852377</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Farhana Salamat Siti</cp:lastModifiedBy>
  <cp:revision>23</cp:revision>
  <cp:lastPrinted>2018-07-18T04:35:00Z</cp:lastPrinted>
  <dcterms:created xsi:type="dcterms:W3CDTF">2019-04-23T03:23:00Z</dcterms:created>
  <dcterms:modified xsi:type="dcterms:W3CDTF">2020-07-01T09:20:00Z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